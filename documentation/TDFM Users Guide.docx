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116A" w:rsidRPr="00666890" w:rsidRDefault="002E116A" w:rsidP="002E116A">
      <w:pPr>
        <w:pStyle w:val="Title"/>
        <w:rPr>
          <w:rFonts w:ascii="Helvetica" w:hAnsi="Helvetica" w:cs="Arial"/>
          <w:b/>
        </w:rPr>
      </w:pPr>
      <w:r w:rsidRPr="00666890">
        <w:rPr>
          <w:rFonts w:ascii="Helvetica" w:hAnsi="Helvetica" w:cs="Arial"/>
          <w:b/>
        </w:rPr>
        <w:t>User</w:t>
      </w:r>
      <w:r w:rsidR="00D71060" w:rsidRPr="00666890">
        <w:rPr>
          <w:rFonts w:ascii="Helvetica" w:hAnsi="Helvetica" w:cs="Arial"/>
          <w:b/>
        </w:rPr>
        <w:t>’</w:t>
      </w:r>
      <w:r w:rsidRPr="00666890">
        <w:rPr>
          <w:rFonts w:ascii="Helvetica" w:hAnsi="Helvetica" w:cs="Arial"/>
          <w:b/>
        </w:rPr>
        <w:t>s Guide</w:t>
      </w:r>
    </w:p>
    <w:p w:rsidR="002E116A" w:rsidRPr="00666890" w:rsidRDefault="00984883" w:rsidP="002E116A">
      <w:pPr>
        <w:pStyle w:val="Title"/>
        <w:rPr>
          <w:rFonts w:ascii="Helvetica" w:hAnsi="Helvetica" w:cs="Arial"/>
          <w:b/>
        </w:rPr>
      </w:pPr>
      <w:r w:rsidRPr="00666890">
        <w:rPr>
          <w:rFonts w:ascii="Helvetica" w:hAnsi="Helvetica" w:cs="Arial"/>
          <w:b/>
        </w:rPr>
        <w:t>For T</w:t>
      </w:r>
      <w:r w:rsidR="002E116A" w:rsidRPr="00666890">
        <w:rPr>
          <w:rFonts w:ascii="Helvetica" w:hAnsi="Helvetica" w:cs="Arial"/>
          <w:b/>
        </w:rPr>
        <w:t>he</w:t>
      </w:r>
    </w:p>
    <w:p w:rsidR="002E116A" w:rsidRPr="00666890" w:rsidRDefault="00055BCF" w:rsidP="002E116A">
      <w:pPr>
        <w:pStyle w:val="Title"/>
        <w:rPr>
          <w:rFonts w:ascii="Helvetica" w:hAnsi="Helvetica" w:cs="Arial"/>
          <w:b/>
        </w:rPr>
      </w:pPr>
      <w:proofErr w:type="spellStart"/>
      <w:r w:rsidRPr="00666890">
        <w:rPr>
          <w:rFonts w:ascii="Helvetica" w:hAnsi="Helvetica" w:cs="Arial"/>
          <w:b/>
        </w:rPr>
        <w:t>OahuMPO</w:t>
      </w:r>
      <w:proofErr w:type="spellEnd"/>
      <w:r w:rsidR="002E116A" w:rsidRPr="00666890">
        <w:rPr>
          <w:rFonts w:ascii="Helvetica" w:hAnsi="Helvetica" w:cs="Arial"/>
          <w:b/>
        </w:rPr>
        <w:t xml:space="preserve"> Planning Model</w:t>
      </w:r>
    </w:p>
    <w:p w:rsidR="002E116A" w:rsidRPr="00666890" w:rsidRDefault="005056CA" w:rsidP="002E116A">
      <w:pPr>
        <w:pStyle w:val="Title"/>
        <w:rPr>
          <w:rFonts w:ascii="Helvetica" w:hAnsi="Helvetica" w:cs="Arial"/>
          <w:b/>
        </w:rPr>
      </w:pPr>
      <w:r w:rsidRPr="00666890">
        <w:rPr>
          <w:rFonts w:ascii="Helvetica" w:hAnsi="Helvetica" w:cs="Arial"/>
          <w:b/>
        </w:rPr>
        <w:t xml:space="preserve">In </w:t>
      </w:r>
      <w:proofErr w:type="spellStart"/>
      <w:r w:rsidR="00AF0132" w:rsidRPr="00666890">
        <w:rPr>
          <w:rFonts w:ascii="Helvetica" w:hAnsi="Helvetica" w:cs="Arial"/>
          <w:b/>
        </w:rPr>
        <w:t>TransCAD</w:t>
      </w:r>
      <w:proofErr w:type="spellEnd"/>
      <w:r w:rsidRPr="00666890">
        <w:rPr>
          <w:rFonts w:ascii="Helvetica" w:hAnsi="Helvetica" w:cs="Arial"/>
          <w:b/>
        </w:rPr>
        <w:t xml:space="preserve"> 6</w:t>
      </w:r>
      <w:r w:rsidR="002E116A" w:rsidRPr="00666890">
        <w:rPr>
          <w:rFonts w:ascii="Helvetica" w:hAnsi="Helvetica" w:cs="Arial"/>
          <w:b/>
        </w:rPr>
        <w:t>.0</w:t>
      </w:r>
    </w:p>
    <w:p w:rsidR="00D71060" w:rsidRDefault="00D71060" w:rsidP="002E116A">
      <w:pPr>
        <w:rPr>
          <w:rFonts w:cs="Arial"/>
        </w:rPr>
      </w:pPr>
    </w:p>
    <w:p w:rsidR="00D71060" w:rsidRDefault="00D71060" w:rsidP="002E116A">
      <w:pPr>
        <w:rPr>
          <w:rFonts w:cs="Arial"/>
        </w:rPr>
      </w:pPr>
    </w:p>
    <w:p w:rsidR="00F712ED" w:rsidRDefault="00F712ED" w:rsidP="00F712ED">
      <w:pPr>
        <w:rPr>
          <w:rFonts w:cs="Arial"/>
        </w:rPr>
      </w:pPr>
    </w:p>
    <w:p w:rsidR="00F712ED" w:rsidRDefault="00F712ED" w:rsidP="00F712ED">
      <w:pPr>
        <w:ind w:left="2700" w:hanging="1260"/>
        <w:rPr>
          <w:rFonts w:cs="Arial"/>
        </w:rPr>
      </w:pPr>
      <w:r>
        <w:rPr>
          <w:rFonts w:cs="Arial"/>
        </w:rPr>
        <w:tab/>
      </w:r>
    </w:p>
    <w:p w:rsidR="00984883" w:rsidRDefault="00984883" w:rsidP="00F712ED">
      <w:pPr>
        <w:ind w:left="2700" w:hanging="1260"/>
        <w:rPr>
          <w:rFonts w:cs="Arial"/>
        </w:rPr>
      </w:pPr>
    </w:p>
    <w:p w:rsidR="00F712ED" w:rsidRDefault="00F712ED" w:rsidP="00F712ED">
      <w:pPr>
        <w:ind w:left="2700" w:hanging="1260"/>
        <w:rPr>
          <w:rFonts w:cs="Arial"/>
        </w:rPr>
      </w:pPr>
    </w:p>
    <w:p w:rsidR="00D71060" w:rsidRPr="00A211F9" w:rsidRDefault="00F712ED" w:rsidP="00F712ED">
      <w:pPr>
        <w:ind w:left="2700"/>
        <w:rPr>
          <w:rFonts w:cs="Arial"/>
          <w:b/>
          <w:sz w:val="24"/>
          <w:szCs w:val="24"/>
        </w:rPr>
      </w:pPr>
      <w:r w:rsidRPr="00A211F9">
        <w:rPr>
          <w:rFonts w:cs="Arial"/>
          <w:b/>
          <w:sz w:val="24"/>
          <w:szCs w:val="24"/>
        </w:rPr>
        <w:t>Submitted To:</w:t>
      </w:r>
    </w:p>
    <w:tbl>
      <w:tblPr>
        <w:tblW w:w="0" w:type="auto"/>
        <w:tblInd w:w="468" w:type="dxa"/>
        <w:tblLook w:val="01E0"/>
      </w:tblPr>
      <w:tblGrid>
        <w:gridCol w:w="2340"/>
        <w:gridCol w:w="6768"/>
      </w:tblGrid>
      <w:tr w:rsidR="00F712ED">
        <w:tc>
          <w:tcPr>
            <w:tcW w:w="2340" w:type="dxa"/>
          </w:tcPr>
          <w:p w:rsidR="00F712ED" w:rsidRPr="00796A95" w:rsidRDefault="00666890" w:rsidP="00D71060">
            <w:pPr>
              <w:rPr>
                <w:rFonts w:cs="Arial"/>
              </w:rPr>
            </w:pPr>
            <w:bookmarkStart w:id="0" w:name="OLE_LINK7"/>
            <w:bookmarkStart w:id="1" w:name="OLE_LINK8"/>
            <w:r w:rsidRPr="00796A95">
              <w:rPr>
                <w:rFonts w:cs="Arial"/>
                <w:noProof/>
              </w:rPr>
              <w:drawing>
                <wp:inline distT="0" distB="0" distL="0" distR="0">
                  <wp:extent cx="1024255" cy="965200"/>
                  <wp:effectExtent l="0" t="0" r="0" b="0"/>
                  <wp:docPr id="11" name="Picture 4" descr="OahuMP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ahuMPO Logo"/>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024255" cy="965200"/>
                          </a:xfrm>
                          <a:prstGeom prst="rect">
                            <a:avLst/>
                          </a:prstGeom>
                          <a:noFill/>
                          <a:ln>
                            <a:noFill/>
                          </a:ln>
                        </pic:spPr>
                      </pic:pic>
                    </a:graphicData>
                  </a:graphic>
                </wp:inline>
              </w:drawing>
            </w:r>
          </w:p>
        </w:tc>
        <w:tc>
          <w:tcPr>
            <w:tcW w:w="6768" w:type="dxa"/>
          </w:tcPr>
          <w:p w:rsidR="00F712ED" w:rsidRPr="00796A95" w:rsidRDefault="00F712ED" w:rsidP="00F712ED">
            <w:pPr>
              <w:rPr>
                <w:rFonts w:cs="Arial"/>
              </w:rPr>
            </w:pPr>
          </w:p>
          <w:p w:rsidR="00F712ED" w:rsidRPr="00796A95" w:rsidRDefault="00F712ED" w:rsidP="00F712ED">
            <w:pPr>
              <w:rPr>
                <w:rFonts w:cs="Arial"/>
              </w:rPr>
            </w:pPr>
            <w:proofErr w:type="spellStart"/>
            <w:r w:rsidRPr="00796A95">
              <w:rPr>
                <w:rFonts w:cs="Arial"/>
              </w:rPr>
              <w:t>OahuMPO</w:t>
            </w:r>
            <w:proofErr w:type="spellEnd"/>
          </w:p>
          <w:p w:rsidR="00F712ED" w:rsidRPr="00796A95" w:rsidRDefault="00F712ED" w:rsidP="00F712ED">
            <w:pPr>
              <w:rPr>
                <w:rFonts w:cs="Arial"/>
              </w:rPr>
            </w:pPr>
            <w:smartTag w:uri="urn:schemas-microsoft-com:office:smarttags" w:element="Street">
              <w:smartTag w:uri="urn:schemas-microsoft-com:office:smarttags" w:element="address">
                <w:r w:rsidRPr="00796A95">
                  <w:rPr>
                    <w:rFonts w:cs="Arial"/>
                  </w:rPr>
                  <w:t>707 Richards Street, Suite 200</w:t>
                </w:r>
              </w:smartTag>
            </w:smartTag>
          </w:p>
          <w:p w:rsidR="00F712ED" w:rsidRPr="00796A95" w:rsidRDefault="00F712ED" w:rsidP="00F712ED">
            <w:pPr>
              <w:rPr>
                <w:rFonts w:cs="Arial"/>
              </w:rPr>
            </w:pPr>
            <w:smartTag w:uri="urn:schemas-microsoft-com:office:smarttags" w:element="place">
              <w:smartTag w:uri="urn:schemas-microsoft-com:office:smarttags" w:element="City">
                <w:r w:rsidRPr="00796A95">
                  <w:rPr>
                    <w:rFonts w:cs="Arial"/>
                  </w:rPr>
                  <w:t>Honolulu</w:t>
                </w:r>
              </w:smartTag>
              <w:r w:rsidRPr="00796A95">
                <w:rPr>
                  <w:rFonts w:cs="Arial"/>
                </w:rPr>
                <w:t xml:space="preserve">, </w:t>
              </w:r>
              <w:smartTag w:uri="urn:schemas-microsoft-com:office:smarttags" w:element="State">
                <w:r w:rsidRPr="00796A95">
                  <w:rPr>
                    <w:rFonts w:cs="Arial"/>
                  </w:rPr>
                  <w:t>Hawaii</w:t>
                </w:r>
              </w:smartTag>
              <w:r w:rsidRPr="00796A95">
                <w:rPr>
                  <w:rFonts w:cs="Arial"/>
                </w:rPr>
                <w:t xml:space="preserve">  </w:t>
              </w:r>
              <w:smartTag w:uri="urn:schemas-microsoft-com:office:smarttags" w:element="PostalCode">
                <w:r w:rsidRPr="00796A95">
                  <w:rPr>
                    <w:rFonts w:cs="Arial"/>
                  </w:rPr>
                  <w:t>96813-4623</w:t>
                </w:r>
              </w:smartTag>
            </w:smartTag>
          </w:p>
        </w:tc>
      </w:tr>
      <w:bookmarkEnd w:id="0"/>
      <w:bookmarkEnd w:id="1"/>
    </w:tbl>
    <w:p w:rsidR="00F712ED" w:rsidRDefault="00F712ED" w:rsidP="00F712ED">
      <w:pPr>
        <w:ind w:left="2700"/>
        <w:rPr>
          <w:rFonts w:cs="Arial"/>
        </w:rPr>
      </w:pPr>
    </w:p>
    <w:p w:rsidR="00F712ED" w:rsidRDefault="00F712ED" w:rsidP="00F712ED">
      <w:pPr>
        <w:ind w:left="2700"/>
        <w:rPr>
          <w:rFonts w:cs="Arial"/>
        </w:rPr>
      </w:pPr>
    </w:p>
    <w:p w:rsidR="00F712ED" w:rsidRPr="00A211F9" w:rsidRDefault="00F712ED" w:rsidP="00F712ED">
      <w:pPr>
        <w:ind w:left="2700"/>
        <w:rPr>
          <w:rFonts w:cs="Arial"/>
          <w:b/>
          <w:sz w:val="24"/>
          <w:szCs w:val="24"/>
        </w:rPr>
      </w:pPr>
      <w:r w:rsidRPr="00A211F9">
        <w:rPr>
          <w:rFonts w:cs="Arial"/>
          <w:b/>
          <w:sz w:val="24"/>
          <w:szCs w:val="24"/>
        </w:rPr>
        <w:t>Submitted By:</w:t>
      </w:r>
    </w:p>
    <w:tbl>
      <w:tblPr>
        <w:tblW w:w="0" w:type="auto"/>
        <w:tblInd w:w="468" w:type="dxa"/>
        <w:tblLook w:val="01E0"/>
      </w:tblPr>
      <w:tblGrid>
        <w:gridCol w:w="2340"/>
        <w:gridCol w:w="6768"/>
      </w:tblGrid>
      <w:tr w:rsidR="00F712ED">
        <w:tc>
          <w:tcPr>
            <w:tcW w:w="2340" w:type="dxa"/>
          </w:tcPr>
          <w:p w:rsidR="00F712ED" w:rsidRPr="00796A95" w:rsidRDefault="00666890" w:rsidP="00F712ED">
            <w:pPr>
              <w:rPr>
                <w:rFonts w:cs="Arial"/>
              </w:rPr>
            </w:pPr>
            <w:r w:rsidRPr="00796A95">
              <w:rPr>
                <w:rFonts w:cs="Arial"/>
                <w:noProof/>
              </w:rPr>
              <w:drawing>
                <wp:inline distT="0" distB="0" distL="0" distR="0">
                  <wp:extent cx="914400" cy="804545"/>
                  <wp:effectExtent l="0" t="0" r="0" b="0"/>
                  <wp:docPr id="12" name="Picture 196" descr="PB Cor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PB Corp2"/>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14400" cy="804545"/>
                          </a:xfrm>
                          <a:prstGeom prst="rect">
                            <a:avLst/>
                          </a:prstGeom>
                          <a:noFill/>
                          <a:ln>
                            <a:noFill/>
                          </a:ln>
                        </pic:spPr>
                      </pic:pic>
                    </a:graphicData>
                  </a:graphic>
                </wp:inline>
              </w:drawing>
            </w:r>
          </w:p>
        </w:tc>
        <w:tc>
          <w:tcPr>
            <w:tcW w:w="6768" w:type="dxa"/>
          </w:tcPr>
          <w:p w:rsidR="00984883" w:rsidRPr="00796A95" w:rsidRDefault="00984883" w:rsidP="00F712ED">
            <w:pPr>
              <w:rPr>
                <w:rFonts w:cs="Arial"/>
              </w:rPr>
            </w:pPr>
          </w:p>
          <w:p w:rsidR="00F712ED" w:rsidRPr="00796A95" w:rsidRDefault="00F712ED" w:rsidP="00F712ED">
            <w:pPr>
              <w:rPr>
                <w:rFonts w:cs="Arial"/>
              </w:rPr>
            </w:pPr>
            <w:r w:rsidRPr="00796A95">
              <w:rPr>
                <w:rFonts w:cs="Arial"/>
              </w:rPr>
              <w:t>Parsons Brinkerhoff</w:t>
            </w:r>
          </w:p>
          <w:p w:rsidR="001B67BC" w:rsidRDefault="00F712ED" w:rsidP="00F712ED">
            <w:pPr>
              <w:rPr>
                <w:rFonts w:cs="Arial"/>
              </w:rPr>
            </w:pPr>
            <w:smartTag w:uri="urn:schemas-microsoft-com:office:smarttags" w:element="place">
              <w:smartTag w:uri="urn:schemas-microsoft-com:office:smarttags" w:element="PlaceName">
                <w:r w:rsidRPr="00796A95">
                  <w:rPr>
                    <w:rFonts w:cs="Arial"/>
                  </w:rPr>
                  <w:t>American</w:t>
                </w:r>
              </w:smartTag>
              <w:r w:rsidRPr="00796A95">
                <w:rPr>
                  <w:rFonts w:cs="Arial"/>
                </w:rPr>
                <w:t xml:space="preserve"> </w:t>
              </w:r>
              <w:smartTag w:uri="urn:schemas-microsoft-com:office:smarttags" w:element="PlaceName">
                <w:r w:rsidRPr="00796A95">
                  <w:rPr>
                    <w:rFonts w:cs="Arial"/>
                  </w:rPr>
                  <w:t>Savings</w:t>
                </w:r>
              </w:smartTag>
              <w:r w:rsidRPr="00796A95">
                <w:rPr>
                  <w:rFonts w:cs="Arial"/>
                </w:rPr>
                <w:t xml:space="preserve"> </w:t>
              </w:r>
              <w:smartTag w:uri="urn:schemas-microsoft-com:office:smarttags" w:element="PlaceName">
                <w:r w:rsidRPr="00796A95">
                  <w:rPr>
                    <w:rFonts w:cs="Arial"/>
                  </w:rPr>
                  <w:t>Bank</w:t>
                </w:r>
              </w:smartTag>
              <w:r w:rsidRPr="00796A95">
                <w:rPr>
                  <w:rFonts w:cs="Arial"/>
                </w:rPr>
                <w:t xml:space="preserve"> </w:t>
              </w:r>
              <w:smartTag w:uri="urn:schemas-microsoft-com:office:smarttags" w:element="PlaceType">
                <w:r w:rsidRPr="00796A95">
                  <w:rPr>
                    <w:rFonts w:cs="Arial"/>
                  </w:rPr>
                  <w:t>Tower</w:t>
                </w:r>
              </w:smartTag>
            </w:smartTag>
            <w:r w:rsidRPr="00796A95">
              <w:rPr>
                <w:rFonts w:cs="Arial"/>
              </w:rPr>
              <w:t>, Suite 2400</w:t>
            </w:r>
          </w:p>
          <w:p w:rsidR="00F712ED" w:rsidRPr="00796A95" w:rsidRDefault="00F712ED" w:rsidP="00F712ED">
            <w:pPr>
              <w:rPr>
                <w:rFonts w:cs="Arial"/>
              </w:rPr>
            </w:pPr>
            <w:r w:rsidRPr="00796A95">
              <w:rPr>
                <w:rFonts w:cs="Arial"/>
              </w:rPr>
              <w:t>1001 Bishop Street</w:t>
            </w:r>
          </w:p>
          <w:p w:rsidR="00F712ED" w:rsidRPr="00796A95" w:rsidRDefault="00F712ED" w:rsidP="00F712ED">
            <w:pPr>
              <w:rPr>
                <w:rFonts w:cs="Arial"/>
              </w:rPr>
            </w:pPr>
            <w:smartTag w:uri="urn:schemas-microsoft-com:office:smarttags" w:element="place">
              <w:smartTag w:uri="urn:schemas-microsoft-com:office:smarttags" w:element="City">
                <w:r w:rsidRPr="00796A95">
                  <w:rPr>
                    <w:rFonts w:cs="Arial"/>
                  </w:rPr>
                  <w:t>Honolulu</w:t>
                </w:r>
              </w:smartTag>
              <w:r w:rsidRPr="00796A95">
                <w:rPr>
                  <w:rFonts w:cs="Arial"/>
                </w:rPr>
                <w:t xml:space="preserve">, </w:t>
              </w:r>
              <w:smartTag w:uri="urn:schemas-microsoft-com:office:smarttags" w:element="State">
                <w:r w:rsidRPr="00796A95">
                  <w:rPr>
                    <w:rFonts w:cs="Arial"/>
                  </w:rPr>
                  <w:t>Hawaii</w:t>
                </w:r>
              </w:smartTag>
              <w:r w:rsidRPr="00796A95">
                <w:rPr>
                  <w:rFonts w:cs="Arial"/>
                </w:rPr>
                <w:t xml:space="preserve">  </w:t>
              </w:r>
              <w:smartTag w:uri="urn:schemas-microsoft-com:office:smarttags" w:element="PostalCode">
                <w:r w:rsidRPr="00796A95">
                  <w:rPr>
                    <w:rFonts w:cs="Arial"/>
                  </w:rPr>
                  <w:t>96813</w:t>
                </w:r>
              </w:smartTag>
            </w:smartTag>
          </w:p>
        </w:tc>
      </w:tr>
    </w:tbl>
    <w:p w:rsidR="00F712ED" w:rsidRDefault="00F712ED" w:rsidP="00D71060">
      <w:pPr>
        <w:ind w:left="1440"/>
        <w:rPr>
          <w:rFonts w:cs="Arial"/>
        </w:rPr>
      </w:pPr>
    </w:p>
    <w:p w:rsidR="00D71060" w:rsidRDefault="00D71060" w:rsidP="002E116A">
      <w:pPr>
        <w:rPr>
          <w:rFonts w:cs="Arial"/>
        </w:rPr>
      </w:pPr>
    </w:p>
    <w:p w:rsidR="00D71060" w:rsidRPr="0063520B" w:rsidRDefault="00D71060" w:rsidP="002E116A">
      <w:pPr>
        <w:rPr>
          <w:rFonts w:cs="Arial"/>
          <w:b/>
          <w:sz w:val="24"/>
          <w:szCs w:val="24"/>
        </w:rPr>
      </w:pPr>
      <w:r>
        <w:rPr>
          <w:rFonts w:cs="Arial"/>
        </w:rPr>
        <w:tab/>
      </w:r>
      <w:r>
        <w:rPr>
          <w:rFonts w:cs="Arial"/>
        </w:rPr>
        <w:tab/>
      </w:r>
      <w:r w:rsidR="00F712ED">
        <w:rPr>
          <w:rFonts w:cs="Arial"/>
        </w:rPr>
        <w:tab/>
      </w:r>
      <w:r w:rsidR="00F712ED">
        <w:rPr>
          <w:rFonts w:cs="Arial"/>
        </w:rPr>
        <w:tab/>
      </w:r>
      <w:r w:rsidR="00F712ED">
        <w:rPr>
          <w:rFonts w:cs="Arial"/>
        </w:rPr>
        <w:tab/>
      </w:r>
      <w:r w:rsidR="00F712ED" w:rsidRPr="00A211F9">
        <w:rPr>
          <w:rFonts w:cs="Arial"/>
          <w:sz w:val="24"/>
          <w:szCs w:val="24"/>
        </w:rPr>
        <w:tab/>
      </w:r>
      <w:r w:rsidR="005056CA">
        <w:rPr>
          <w:rFonts w:cs="Arial"/>
          <w:b/>
          <w:sz w:val="24"/>
          <w:szCs w:val="24"/>
        </w:rPr>
        <w:t>June 2013</w:t>
      </w:r>
      <w:r w:rsidRPr="0063520B">
        <w:rPr>
          <w:rFonts w:cs="Arial"/>
          <w:b/>
          <w:sz w:val="24"/>
          <w:szCs w:val="24"/>
        </w:rPr>
        <w:tab/>
      </w:r>
    </w:p>
    <w:p w:rsidR="00984883" w:rsidRDefault="00984883" w:rsidP="002E116A">
      <w:pPr>
        <w:rPr>
          <w:rFonts w:cs="Arial"/>
          <w:sz w:val="24"/>
          <w:szCs w:val="24"/>
        </w:rPr>
      </w:pPr>
    </w:p>
    <w:p w:rsidR="00984883" w:rsidRDefault="00984883" w:rsidP="002E116A">
      <w:pPr>
        <w:rPr>
          <w:rFonts w:cs="Arial"/>
          <w:sz w:val="24"/>
          <w:szCs w:val="24"/>
        </w:rPr>
      </w:pPr>
    </w:p>
    <w:p w:rsidR="00984883" w:rsidRDefault="00984883" w:rsidP="002E116A">
      <w:pPr>
        <w:rPr>
          <w:rFonts w:cs="Arial"/>
          <w:sz w:val="24"/>
          <w:szCs w:val="24"/>
        </w:rPr>
      </w:pPr>
    </w:p>
    <w:p w:rsidR="00984883" w:rsidRDefault="00984883" w:rsidP="002E116A">
      <w:pPr>
        <w:rPr>
          <w:rFonts w:cs="Arial"/>
          <w:sz w:val="24"/>
          <w:szCs w:val="24"/>
        </w:rPr>
      </w:pPr>
    </w:p>
    <w:p w:rsidR="00984883" w:rsidRDefault="00984883" w:rsidP="002E116A">
      <w:pPr>
        <w:rPr>
          <w:rFonts w:cs="Arial"/>
          <w:sz w:val="24"/>
          <w:szCs w:val="24"/>
        </w:rPr>
      </w:pPr>
    </w:p>
    <w:p w:rsidR="00984883" w:rsidRDefault="00984883" w:rsidP="002E116A">
      <w:pPr>
        <w:rPr>
          <w:rFonts w:cs="Arial"/>
          <w:sz w:val="24"/>
          <w:szCs w:val="24"/>
        </w:rPr>
      </w:pPr>
    </w:p>
    <w:p w:rsidR="00984883" w:rsidRDefault="00984883" w:rsidP="00984883">
      <w:pPr>
        <w:jc w:val="center"/>
        <w:rPr>
          <w:rFonts w:cs="Arial"/>
          <w:sz w:val="24"/>
          <w:szCs w:val="24"/>
        </w:rPr>
      </w:pPr>
      <w:r>
        <w:rPr>
          <w:rFonts w:cs="Arial"/>
          <w:sz w:val="24"/>
          <w:szCs w:val="24"/>
        </w:rPr>
        <w:t>(This page intentionally left blank)</w:t>
      </w: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Default="002D394B" w:rsidP="00984883">
      <w:pPr>
        <w:jc w:val="center"/>
        <w:rPr>
          <w:rFonts w:cs="Arial"/>
          <w:sz w:val="24"/>
          <w:szCs w:val="24"/>
        </w:rPr>
      </w:pPr>
    </w:p>
    <w:p w:rsidR="002D394B" w:rsidRPr="00A211F9" w:rsidRDefault="002D394B" w:rsidP="00984883">
      <w:pPr>
        <w:jc w:val="center"/>
        <w:rPr>
          <w:rFonts w:cs="Arial"/>
          <w:sz w:val="24"/>
          <w:szCs w:val="24"/>
        </w:rPr>
      </w:pPr>
    </w:p>
    <w:p w:rsidR="00037BD2" w:rsidRPr="00BF36E6" w:rsidRDefault="00984883" w:rsidP="002D394B">
      <w:pPr>
        <w:pStyle w:val="TOCHeading"/>
        <w:pageBreakBefore/>
        <w:spacing w:line="360" w:lineRule="auto"/>
        <w:rPr>
          <w:rFonts w:ascii="Arial" w:hAnsi="Arial" w:cs="Arial"/>
          <w:sz w:val="24"/>
          <w:szCs w:val="24"/>
        </w:rPr>
      </w:pPr>
      <w:r>
        <w:rPr>
          <w:rFonts w:ascii="Arial" w:hAnsi="Arial" w:cs="Arial"/>
          <w:sz w:val="24"/>
          <w:szCs w:val="24"/>
        </w:rPr>
        <w:lastRenderedPageBreak/>
        <w:t xml:space="preserve">Table of </w:t>
      </w:r>
      <w:r w:rsidR="00037BD2" w:rsidRPr="00BF36E6">
        <w:rPr>
          <w:rFonts w:ascii="Arial" w:hAnsi="Arial" w:cs="Arial"/>
          <w:sz w:val="24"/>
          <w:szCs w:val="24"/>
        </w:rPr>
        <w:t>Contents</w:t>
      </w:r>
    </w:p>
    <w:p w:rsidR="001B67BC" w:rsidRDefault="0015799B">
      <w:pPr>
        <w:pStyle w:val="TOC1"/>
        <w:rPr>
          <w:rFonts w:asciiTheme="minorHAnsi" w:eastAsiaTheme="minorEastAsia" w:hAnsiTheme="minorHAnsi" w:cstheme="minorBidi"/>
          <w:noProof/>
        </w:rPr>
      </w:pPr>
      <w:r w:rsidRPr="00BF36E6">
        <w:rPr>
          <w:rFonts w:cs="Arial"/>
          <w:b/>
          <w:sz w:val="24"/>
          <w:szCs w:val="24"/>
        </w:rPr>
        <w:fldChar w:fldCharType="begin"/>
      </w:r>
      <w:r w:rsidR="00037BD2" w:rsidRPr="00BF36E6">
        <w:rPr>
          <w:rFonts w:cs="Arial"/>
          <w:b/>
          <w:sz w:val="24"/>
          <w:szCs w:val="24"/>
        </w:rPr>
        <w:instrText xml:space="preserve"> TOC \o "1-3" \h \z \u </w:instrText>
      </w:r>
      <w:r w:rsidRPr="00BF36E6">
        <w:rPr>
          <w:rFonts w:cs="Arial"/>
          <w:b/>
          <w:sz w:val="24"/>
          <w:szCs w:val="24"/>
        </w:rPr>
        <w:fldChar w:fldCharType="separate"/>
      </w:r>
      <w:hyperlink w:anchor="_Toc358793964" w:history="1">
        <w:r w:rsidR="001B67BC" w:rsidRPr="00AA7752">
          <w:rPr>
            <w:rStyle w:val="Hyperlink"/>
            <w:rFonts w:cs="Arial"/>
            <w:noProof/>
          </w:rPr>
          <w:t>List of Tables</w:t>
        </w:r>
        <w:r w:rsidR="001B67BC">
          <w:rPr>
            <w:noProof/>
            <w:webHidden/>
          </w:rPr>
          <w:tab/>
        </w:r>
        <w:r>
          <w:rPr>
            <w:noProof/>
            <w:webHidden/>
          </w:rPr>
          <w:fldChar w:fldCharType="begin"/>
        </w:r>
        <w:r w:rsidR="001B67BC">
          <w:rPr>
            <w:noProof/>
            <w:webHidden/>
          </w:rPr>
          <w:instrText xml:space="preserve"> PAGEREF _Toc358793964 \h </w:instrText>
        </w:r>
        <w:r>
          <w:rPr>
            <w:noProof/>
            <w:webHidden/>
          </w:rPr>
        </w:r>
        <w:r>
          <w:rPr>
            <w:noProof/>
            <w:webHidden/>
          </w:rPr>
          <w:fldChar w:fldCharType="separate"/>
        </w:r>
        <w:r w:rsidR="001B67BC">
          <w:rPr>
            <w:noProof/>
            <w:webHidden/>
          </w:rPr>
          <w:t>4</w:t>
        </w:r>
        <w:r>
          <w:rPr>
            <w:noProof/>
            <w:webHidden/>
          </w:rPr>
          <w:fldChar w:fldCharType="end"/>
        </w:r>
      </w:hyperlink>
    </w:p>
    <w:p w:rsidR="001B67BC" w:rsidRDefault="0015799B">
      <w:pPr>
        <w:pStyle w:val="TOC1"/>
        <w:rPr>
          <w:rFonts w:asciiTheme="minorHAnsi" w:eastAsiaTheme="minorEastAsia" w:hAnsiTheme="minorHAnsi" w:cstheme="minorBidi"/>
          <w:noProof/>
        </w:rPr>
      </w:pPr>
      <w:hyperlink w:anchor="_Toc358793965" w:history="1">
        <w:r w:rsidR="001B67BC" w:rsidRPr="00AA7752">
          <w:rPr>
            <w:rStyle w:val="Hyperlink"/>
            <w:rFonts w:cs="Arial"/>
            <w:noProof/>
          </w:rPr>
          <w:t>List of Figures</w:t>
        </w:r>
        <w:r w:rsidR="001B67BC">
          <w:rPr>
            <w:noProof/>
            <w:webHidden/>
          </w:rPr>
          <w:tab/>
        </w:r>
        <w:r>
          <w:rPr>
            <w:noProof/>
            <w:webHidden/>
          </w:rPr>
          <w:fldChar w:fldCharType="begin"/>
        </w:r>
        <w:r w:rsidR="001B67BC">
          <w:rPr>
            <w:noProof/>
            <w:webHidden/>
          </w:rPr>
          <w:instrText xml:space="preserve"> PAGEREF _Toc358793965 \h </w:instrText>
        </w:r>
        <w:r>
          <w:rPr>
            <w:noProof/>
            <w:webHidden/>
          </w:rPr>
        </w:r>
        <w:r>
          <w:rPr>
            <w:noProof/>
            <w:webHidden/>
          </w:rPr>
          <w:fldChar w:fldCharType="separate"/>
        </w:r>
        <w:r w:rsidR="001B67BC">
          <w:rPr>
            <w:noProof/>
            <w:webHidden/>
          </w:rPr>
          <w:t>5</w:t>
        </w:r>
        <w:r>
          <w:rPr>
            <w:noProof/>
            <w:webHidden/>
          </w:rPr>
          <w:fldChar w:fldCharType="end"/>
        </w:r>
      </w:hyperlink>
    </w:p>
    <w:p w:rsidR="001B67BC" w:rsidRDefault="0015799B">
      <w:pPr>
        <w:pStyle w:val="TOC1"/>
        <w:rPr>
          <w:rFonts w:asciiTheme="minorHAnsi" w:eastAsiaTheme="minorEastAsia" w:hAnsiTheme="minorHAnsi" w:cstheme="minorBidi"/>
          <w:noProof/>
        </w:rPr>
      </w:pPr>
      <w:hyperlink w:anchor="_Toc358793966" w:history="1">
        <w:r w:rsidR="001B67BC" w:rsidRPr="00AA7752">
          <w:rPr>
            <w:rStyle w:val="Hyperlink"/>
            <w:rFonts w:cs="Arial"/>
            <w:noProof/>
          </w:rPr>
          <w:t>1.</w:t>
        </w:r>
        <w:r w:rsidR="001B67BC">
          <w:rPr>
            <w:rFonts w:asciiTheme="minorHAnsi" w:eastAsiaTheme="minorEastAsia" w:hAnsiTheme="minorHAnsi" w:cstheme="minorBidi"/>
            <w:noProof/>
          </w:rPr>
          <w:tab/>
        </w:r>
        <w:r w:rsidR="001B67BC" w:rsidRPr="00AA7752">
          <w:rPr>
            <w:rStyle w:val="Hyperlink"/>
            <w:rFonts w:cs="Arial"/>
            <w:noProof/>
          </w:rPr>
          <w:t>Introduction</w:t>
        </w:r>
        <w:r w:rsidR="001B67BC">
          <w:rPr>
            <w:noProof/>
            <w:webHidden/>
          </w:rPr>
          <w:tab/>
        </w:r>
        <w:r>
          <w:rPr>
            <w:noProof/>
            <w:webHidden/>
          </w:rPr>
          <w:fldChar w:fldCharType="begin"/>
        </w:r>
        <w:r w:rsidR="001B67BC">
          <w:rPr>
            <w:noProof/>
            <w:webHidden/>
          </w:rPr>
          <w:instrText xml:space="preserve"> PAGEREF _Toc358793966 \h </w:instrText>
        </w:r>
        <w:r>
          <w:rPr>
            <w:noProof/>
            <w:webHidden/>
          </w:rPr>
        </w:r>
        <w:r>
          <w:rPr>
            <w:noProof/>
            <w:webHidden/>
          </w:rPr>
          <w:fldChar w:fldCharType="separate"/>
        </w:r>
        <w:r w:rsidR="001B67BC">
          <w:rPr>
            <w:noProof/>
            <w:webHidden/>
          </w:rPr>
          <w:t>7</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67" w:history="1">
        <w:r w:rsidR="001B67BC" w:rsidRPr="00AA7752">
          <w:rPr>
            <w:rStyle w:val="Hyperlink"/>
            <w:rFonts w:cs="Arial"/>
            <w:noProof/>
          </w:rPr>
          <w:t>1.1 OMPO6.0 Overview</w:t>
        </w:r>
        <w:r w:rsidR="001B67BC">
          <w:rPr>
            <w:noProof/>
            <w:webHidden/>
          </w:rPr>
          <w:tab/>
        </w:r>
        <w:r>
          <w:rPr>
            <w:noProof/>
            <w:webHidden/>
          </w:rPr>
          <w:fldChar w:fldCharType="begin"/>
        </w:r>
        <w:r w:rsidR="001B67BC">
          <w:rPr>
            <w:noProof/>
            <w:webHidden/>
          </w:rPr>
          <w:instrText xml:space="preserve"> PAGEREF _Toc358793967 \h </w:instrText>
        </w:r>
        <w:r>
          <w:rPr>
            <w:noProof/>
            <w:webHidden/>
          </w:rPr>
        </w:r>
        <w:r>
          <w:rPr>
            <w:noProof/>
            <w:webHidden/>
          </w:rPr>
          <w:fldChar w:fldCharType="separate"/>
        </w:r>
        <w:r w:rsidR="001B67BC">
          <w:rPr>
            <w:noProof/>
            <w:webHidden/>
          </w:rPr>
          <w:t>8</w:t>
        </w:r>
        <w:r>
          <w:rPr>
            <w:noProof/>
            <w:webHidden/>
          </w:rPr>
          <w:fldChar w:fldCharType="end"/>
        </w:r>
      </w:hyperlink>
    </w:p>
    <w:p w:rsidR="001B67BC" w:rsidRDefault="0015799B">
      <w:pPr>
        <w:pStyle w:val="TOC1"/>
        <w:rPr>
          <w:rFonts w:asciiTheme="minorHAnsi" w:eastAsiaTheme="minorEastAsia" w:hAnsiTheme="minorHAnsi" w:cstheme="minorBidi"/>
          <w:noProof/>
        </w:rPr>
      </w:pPr>
      <w:hyperlink w:anchor="_Toc358793968" w:history="1">
        <w:r w:rsidR="001B67BC" w:rsidRPr="00AA7752">
          <w:rPr>
            <w:rStyle w:val="Hyperlink"/>
            <w:rFonts w:cs="Arial"/>
            <w:noProof/>
          </w:rPr>
          <w:t>2.</w:t>
        </w:r>
        <w:r w:rsidR="001B67BC">
          <w:rPr>
            <w:rFonts w:asciiTheme="minorHAnsi" w:eastAsiaTheme="minorEastAsia" w:hAnsiTheme="minorHAnsi" w:cstheme="minorBidi"/>
            <w:noProof/>
          </w:rPr>
          <w:tab/>
        </w:r>
        <w:r w:rsidR="001B67BC" w:rsidRPr="00AA7752">
          <w:rPr>
            <w:rStyle w:val="Hyperlink"/>
            <w:rFonts w:cs="Arial"/>
            <w:noProof/>
          </w:rPr>
          <w:t>Software</w:t>
        </w:r>
        <w:r w:rsidR="001B67BC">
          <w:rPr>
            <w:noProof/>
            <w:webHidden/>
          </w:rPr>
          <w:tab/>
        </w:r>
        <w:r>
          <w:rPr>
            <w:noProof/>
            <w:webHidden/>
          </w:rPr>
          <w:fldChar w:fldCharType="begin"/>
        </w:r>
        <w:r w:rsidR="001B67BC">
          <w:rPr>
            <w:noProof/>
            <w:webHidden/>
          </w:rPr>
          <w:instrText xml:space="preserve"> PAGEREF _Toc358793968 \h </w:instrText>
        </w:r>
        <w:r>
          <w:rPr>
            <w:noProof/>
            <w:webHidden/>
          </w:rPr>
        </w:r>
        <w:r>
          <w:rPr>
            <w:noProof/>
            <w:webHidden/>
          </w:rPr>
          <w:fldChar w:fldCharType="separate"/>
        </w:r>
        <w:r w:rsidR="001B67BC">
          <w:rPr>
            <w:noProof/>
            <w:webHidden/>
          </w:rPr>
          <w:t>13</w:t>
        </w:r>
        <w:r>
          <w:rPr>
            <w:noProof/>
            <w:webHidden/>
          </w:rPr>
          <w:fldChar w:fldCharType="end"/>
        </w:r>
      </w:hyperlink>
    </w:p>
    <w:p w:rsidR="001B67BC" w:rsidRDefault="0015799B">
      <w:pPr>
        <w:pStyle w:val="TOC3"/>
        <w:tabs>
          <w:tab w:val="left" w:pos="880"/>
          <w:tab w:val="right" w:leader="dot" w:pos="9350"/>
        </w:tabs>
        <w:rPr>
          <w:rFonts w:asciiTheme="minorHAnsi" w:eastAsiaTheme="minorEastAsia" w:hAnsiTheme="minorHAnsi" w:cstheme="minorBidi"/>
          <w:noProof/>
        </w:rPr>
      </w:pPr>
      <w:hyperlink w:anchor="_Toc358793969" w:history="1">
        <w:r w:rsidR="001B67BC" w:rsidRPr="00AA7752">
          <w:rPr>
            <w:rStyle w:val="Hyperlink"/>
            <w:rFonts w:ascii="Symbol" w:hAnsi="Symbol"/>
            <w:noProof/>
          </w:rPr>
          <w:t></w:t>
        </w:r>
        <w:r w:rsidR="001B67BC">
          <w:rPr>
            <w:rFonts w:asciiTheme="minorHAnsi" w:eastAsiaTheme="minorEastAsia" w:hAnsiTheme="minorHAnsi" w:cstheme="minorBidi"/>
            <w:noProof/>
          </w:rPr>
          <w:tab/>
        </w:r>
        <w:r w:rsidR="001B67BC" w:rsidRPr="00AA7752">
          <w:rPr>
            <w:rStyle w:val="Hyperlink"/>
            <w:noProof/>
          </w:rPr>
          <w:t>TransCAD</w:t>
        </w:r>
        <w:r w:rsidR="001B67BC">
          <w:rPr>
            <w:noProof/>
            <w:webHidden/>
          </w:rPr>
          <w:tab/>
        </w:r>
        <w:r>
          <w:rPr>
            <w:noProof/>
            <w:webHidden/>
          </w:rPr>
          <w:fldChar w:fldCharType="begin"/>
        </w:r>
        <w:r w:rsidR="001B67BC">
          <w:rPr>
            <w:noProof/>
            <w:webHidden/>
          </w:rPr>
          <w:instrText xml:space="preserve"> PAGEREF _Toc358793969 \h </w:instrText>
        </w:r>
        <w:r>
          <w:rPr>
            <w:noProof/>
            <w:webHidden/>
          </w:rPr>
        </w:r>
        <w:r>
          <w:rPr>
            <w:noProof/>
            <w:webHidden/>
          </w:rPr>
          <w:fldChar w:fldCharType="separate"/>
        </w:r>
        <w:r w:rsidR="001B67BC">
          <w:rPr>
            <w:noProof/>
            <w:webHidden/>
          </w:rPr>
          <w:t>13</w:t>
        </w:r>
        <w:r>
          <w:rPr>
            <w:noProof/>
            <w:webHidden/>
          </w:rPr>
          <w:fldChar w:fldCharType="end"/>
        </w:r>
      </w:hyperlink>
    </w:p>
    <w:p w:rsidR="001B67BC" w:rsidRDefault="0015799B">
      <w:pPr>
        <w:pStyle w:val="TOC3"/>
        <w:tabs>
          <w:tab w:val="left" w:pos="880"/>
          <w:tab w:val="right" w:leader="dot" w:pos="9350"/>
        </w:tabs>
        <w:rPr>
          <w:rFonts w:asciiTheme="minorHAnsi" w:eastAsiaTheme="minorEastAsia" w:hAnsiTheme="minorHAnsi" w:cstheme="minorBidi"/>
          <w:noProof/>
        </w:rPr>
      </w:pPr>
      <w:hyperlink w:anchor="_Toc358793970" w:history="1">
        <w:r w:rsidR="001B67BC" w:rsidRPr="00AA7752">
          <w:rPr>
            <w:rStyle w:val="Hyperlink"/>
            <w:rFonts w:ascii="Symbol" w:hAnsi="Symbol"/>
            <w:noProof/>
          </w:rPr>
          <w:t></w:t>
        </w:r>
        <w:r w:rsidR="001B67BC">
          <w:rPr>
            <w:rFonts w:asciiTheme="minorHAnsi" w:eastAsiaTheme="minorEastAsia" w:hAnsiTheme="minorHAnsi" w:cstheme="minorBidi"/>
            <w:noProof/>
          </w:rPr>
          <w:tab/>
        </w:r>
        <w:r w:rsidR="001B67BC" w:rsidRPr="00AA7752">
          <w:rPr>
            <w:rStyle w:val="Hyperlink"/>
            <w:noProof/>
          </w:rPr>
          <w:t>Java</w:t>
        </w:r>
        <w:r w:rsidR="001B67BC">
          <w:rPr>
            <w:noProof/>
            <w:webHidden/>
          </w:rPr>
          <w:tab/>
        </w:r>
        <w:r>
          <w:rPr>
            <w:noProof/>
            <w:webHidden/>
          </w:rPr>
          <w:fldChar w:fldCharType="begin"/>
        </w:r>
        <w:r w:rsidR="001B67BC">
          <w:rPr>
            <w:noProof/>
            <w:webHidden/>
          </w:rPr>
          <w:instrText xml:space="preserve"> PAGEREF _Toc358793970 \h </w:instrText>
        </w:r>
        <w:r>
          <w:rPr>
            <w:noProof/>
            <w:webHidden/>
          </w:rPr>
        </w:r>
        <w:r>
          <w:rPr>
            <w:noProof/>
            <w:webHidden/>
          </w:rPr>
          <w:fldChar w:fldCharType="separate"/>
        </w:r>
        <w:r w:rsidR="001B67BC">
          <w:rPr>
            <w:noProof/>
            <w:webHidden/>
          </w:rPr>
          <w:t>13</w:t>
        </w:r>
        <w:r>
          <w:rPr>
            <w:noProof/>
            <w:webHidden/>
          </w:rPr>
          <w:fldChar w:fldCharType="end"/>
        </w:r>
      </w:hyperlink>
    </w:p>
    <w:p w:rsidR="001B67BC" w:rsidRDefault="0015799B">
      <w:pPr>
        <w:pStyle w:val="TOC3"/>
        <w:tabs>
          <w:tab w:val="left" w:pos="880"/>
          <w:tab w:val="right" w:leader="dot" w:pos="9350"/>
        </w:tabs>
        <w:rPr>
          <w:rFonts w:asciiTheme="minorHAnsi" w:eastAsiaTheme="minorEastAsia" w:hAnsiTheme="minorHAnsi" w:cstheme="minorBidi"/>
          <w:noProof/>
        </w:rPr>
      </w:pPr>
      <w:hyperlink w:anchor="_Toc358793971" w:history="1">
        <w:r w:rsidR="001B67BC" w:rsidRPr="00AA7752">
          <w:rPr>
            <w:rStyle w:val="Hyperlink"/>
            <w:rFonts w:ascii="Symbol" w:hAnsi="Symbol"/>
            <w:noProof/>
          </w:rPr>
          <w:t></w:t>
        </w:r>
        <w:r w:rsidR="001B67BC">
          <w:rPr>
            <w:rFonts w:asciiTheme="minorHAnsi" w:eastAsiaTheme="minorEastAsia" w:hAnsiTheme="minorHAnsi" w:cstheme="minorBidi"/>
            <w:noProof/>
          </w:rPr>
          <w:tab/>
        </w:r>
        <w:r w:rsidR="001B67BC" w:rsidRPr="00AA7752">
          <w:rPr>
            <w:rStyle w:val="Hyperlink"/>
            <w:noProof/>
          </w:rPr>
          <w:t>GNU tools</w:t>
        </w:r>
        <w:r w:rsidR="001B67BC">
          <w:rPr>
            <w:noProof/>
            <w:webHidden/>
          </w:rPr>
          <w:tab/>
        </w:r>
        <w:r>
          <w:rPr>
            <w:noProof/>
            <w:webHidden/>
          </w:rPr>
          <w:fldChar w:fldCharType="begin"/>
        </w:r>
        <w:r w:rsidR="001B67BC">
          <w:rPr>
            <w:noProof/>
            <w:webHidden/>
          </w:rPr>
          <w:instrText xml:space="preserve"> PAGEREF _Toc358793971 \h </w:instrText>
        </w:r>
        <w:r>
          <w:rPr>
            <w:noProof/>
            <w:webHidden/>
          </w:rPr>
        </w:r>
        <w:r>
          <w:rPr>
            <w:noProof/>
            <w:webHidden/>
          </w:rPr>
          <w:fldChar w:fldCharType="separate"/>
        </w:r>
        <w:r w:rsidR="001B67BC">
          <w:rPr>
            <w:noProof/>
            <w:webHidden/>
          </w:rPr>
          <w:t>13</w:t>
        </w:r>
        <w:r>
          <w:rPr>
            <w:noProof/>
            <w:webHidden/>
          </w:rPr>
          <w:fldChar w:fldCharType="end"/>
        </w:r>
      </w:hyperlink>
    </w:p>
    <w:p w:rsidR="001B67BC" w:rsidRDefault="0015799B">
      <w:pPr>
        <w:pStyle w:val="TOC3"/>
        <w:tabs>
          <w:tab w:val="left" w:pos="880"/>
          <w:tab w:val="right" w:leader="dot" w:pos="9350"/>
        </w:tabs>
        <w:rPr>
          <w:rFonts w:asciiTheme="minorHAnsi" w:eastAsiaTheme="minorEastAsia" w:hAnsiTheme="minorHAnsi" w:cstheme="minorBidi"/>
          <w:noProof/>
        </w:rPr>
      </w:pPr>
      <w:hyperlink w:anchor="_Toc358793972" w:history="1">
        <w:r w:rsidR="001B67BC" w:rsidRPr="00AA7752">
          <w:rPr>
            <w:rStyle w:val="Hyperlink"/>
            <w:rFonts w:ascii="Symbol" w:hAnsi="Symbol"/>
            <w:noProof/>
          </w:rPr>
          <w:t></w:t>
        </w:r>
        <w:r w:rsidR="001B67BC">
          <w:rPr>
            <w:rFonts w:asciiTheme="minorHAnsi" w:eastAsiaTheme="minorEastAsia" w:hAnsiTheme="minorHAnsi" w:cstheme="minorBidi"/>
            <w:noProof/>
          </w:rPr>
          <w:tab/>
        </w:r>
        <w:r w:rsidR="001B67BC" w:rsidRPr="00AA7752">
          <w:rPr>
            <w:rStyle w:val="Hyperlink"/>
            <w:noProof/>
          </w:rPr>
          <w:t>Microsoft Excel (not required but helpful)</w:t>
        </w:r>
        <w:r w:rsidR="001B67BC">
          <w:rPr>
            <w:noProof/>
            <w:webHidden/>
          </w:rPr>
          <w:tab/>
        </w:r>
        <w:r>
          <w:rPr>
            <w:noProof/>
            <w:webHidden/>
          </w:rPr>
          <w:fldChar w:fldCharType="begin"/>
        </w:r>
        <w:r w:rsidR="001B67BC">
          <w:rPr>
            <w:noProof/>
            <w:webHidden/>
          </w:rPr>
          <w:instrText xml:space="preserve"> PAGEREF _Toc358793972 \h </w:instrText>
        </w:r>
        <w:r>
          <w:rPr>
            <w:noProof/>
            <w:webHidden/>
          </w:rPr>
        </w:r>
        <w:r>
          <w:rPr>
            <w:noProof/>
            <w:webHidden/>
          </w:rPr>
          <w:fldChar w:fldCharType="separate"/>
        </w:r>
        <w:r w:rsidR="001B67BC">
          <w:rPr>
            <w:noProof/>
            <w:webHidden/>
          </w:rPr>
          <w:t>13</w:t>
        </w:r>
        <w:r>
          <w:rPr>
            <w:noProof/>
            <w:webHidden/>
          </w:rPr>
          <w:fldChar w:fldCharType="end"/>
        </w:r>
      </w:hyperlink>
    </w:p>
    <w:p w:rsidR="001B67BC" w:rsidRDefault="0015799B">
      <w:pPr>
        <w:pStyle w:val="TOC1"/>
        <w:rPr>
          <w:rFonts w:asciiTheme="minorHAnsi" w:eastAsiaTheme="minorEastAsia" w:hAnsiTheme="minorHAnsi" w:cstheme="minorBidi"/>
          <w:noProof/>
        </w:rPr>
      </w:pPr>
      <w:hyperlink w:anchor="_Toc358793973" w:history="1">
        <w:r w:rsidR="001B67BC" w:rsidRPr="00AA7752">
          <w:rPr>
            <w:rStyle w:val="Hyperlink"/>
            <w:rFonts w:cs="Arial"/>
            <w:noProof/>
          </w:rPr>
          <w:t>3.</w:t>
        </w:r>
        <w:r w:rsidR="001B67BC">
          <w:rPr>
            <w:rFonts w:asciiTheme="minorHAnsi" w:eastAsiaTheme="minorEastAsia" w:hAnsiTheme="minorHAnsi" w:cstheme="minorBidi"/>
            <w:noProof/>
          </w:rPr>
          <w:tab/>
        </w:r>
        <w:r w:rsidR="001B67BC" w:rsidRPr="00AA7752">
          <w:rPr>
            <w:rStyle w:val="Hyperlink"/>
            <w:rFonts w:cs="Arial"/>
            <w:noProof/>
          </w:rPr>
          <w:t>Directory Structure</w:t>
        </w:r>
        <w:r w:rsidR="001B67BC">
          <w:rPr>
            <w:noProof/>
            <w:webHidden/>
          </w:rPr>
          <w:tab/>
        </w:r>
        <w:r>
          <w:rPr>
            <w:noProof/>
            <w:webHidden/>
          </w:rPr>
          <w:fldChar w:fldCharType="begin"/>
        </w:r>
        <w:r w:rsidR="001B67BC">
          <w:rPr>
            <w:noProof/>
            <w:webHidden/>
          </w:rPr>
          <w:instrText xml:space="preserve"> PAGEREF _Toc358793973 \h </w:instrText>
        </w:r>
        <w:r>
          <w:rPr>
            <w:noProof/>
            <w:webHidden/>
          </w:rPr>
        </w:r>
        <w:r>
          <w:rPr>
            <w:noProof/>
            <w:webHidden/>
          </w:rPr>
          <w:fldChar w:fldCharType="separate"/>
        </w:r>
        <w:r w:rsidR="001B67BC">
          <w:rPr>
            <w:noProof/>
            <w:webHidden/>
          </w:rPr>
          <w:t>14</w:t>
        </w:r>
        <w:r>
          <w:rPr>
            <w:noProof/>
            <w:webHidden/>
          </w:rPr>
          <w:fldChar w:fldCharType="end"/>
        </w:r>
      </w:hyperlink>
    </w:p>
    <w:p w:rsidR="001B67BC" w:rsidRDefault="0015799B">
      <w:pPr>
        <w:pStyle w:val="TOC1"/>
        <w:rPr>
          <w:rFonts w:asciiTheme="minorHAnsi" w:eastAsiaTheme="minorEastAsia" w:hAnsiTheme="minorHAnsi" w:cstheme="minorBidi"/>
          <w:noProof/>
        </w:rPr>
      </w:pPr>
      <w:hyperlink w:anchor="_Toc358793974" w:history="1">
        <w:r w:rsidR="001B67BC" w:rsidRPr="00AA7752">
          <w:rPr>
            <w:rStyle w:val="Hyperlink"/>
            <w:rFonts w:cs="Arial"/>
            <w:noProof/>
          </w:rPr>
          <w:t>4.</w:t>
        </w:r>
        <w:r w:rsidR="001B67BC">
          <w:rPr>
            <w:rFonts w:asciiTheme="minorHAnsi" w:eastAsiaTheme="minorEastAsia" w:hAnsiTheme="minorHAnsi" w:cstheme="minorBidi"/>
            <w:noProof/>
          </w:rPr>
          <w:tab/>
        </w:r>
        <w:r w:rsidR="001B67BC" w:rsidRPr="00AA7752">
          <w:rPr>
            <w:rStyle w:val="Hyperlink"/>
            <w:rFonts w:cs="Arial"/>
            <w:noProof/>
          </w:rPr>
          <w:t>Basic Inputs</w:t>
        </w:r>
        <w:r w:rsidR="001B67BC">
          <w:rPr>
            <w:noProof/>
            <w:webHidden/>
          </w:rPr>
          <w:tab/>
        </w:r>
        <w:r>
          <w:rPr>
            <w:noProof/>
            <w:webHidden/>
          </w:rPr>
          <w:fldChar w:fldCharType="begin"/>
        </w:r>
        <w:r w:rsidR="001B67BC">
          <w:rPr>
            <w:noProof/>
            <w:webHidden/>
          </w:rPr>
          <w:instrText xml:space="preserve"> PAGEREF _Toc358793974 \h </w:instrText>
        </w:r>
        <w:r>
          <w:rPr>
            <w:noProof/>
            <w:webHidden/>
          </w:rPr>
        </w:r>
        <w:r>
          <w:rPr>
            <w:noProof/>
            <w:webHidden/>
          </w:rPr>
          <w:fldChar w:fldCharType="separate"/>
        </w:r>
        <w:r w:rsidR="001B67BC">
          <w:rPr>
            <w:noProof/>
            <w:webHidden/>
          </w:rPr>
          <w:t>24</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75" w:history="1">
        <w:r w:rsidR="001B67BC" w:rsidRPr="00AA7752">
          <w:rPr>
            <w:rStyle w:val="Hyperlink"/>
            <w:rFonts w:cs="Arial"/>
            <w:noProof/>
          </w:rPr>
          <w:t>4.1 Highway Network</w:t>
        </w:r>
        <w:r w:rsidR="001B67BC">
          <w:rPr>
            <w:noProof/>
            <w:webHidden/>
          </w:rPr>
          <w:tab/>
        </w:r>
        <w:r>
          <w:rPr>
            <w:noProof/>
            <w:webHidden/>
          </w:rPr>
          <w:fldChar w:fldCharType="begin"/>
        </w:r>
        <w:r w:rsidR="001B67BC">
          <w:rPr>
            <w:noProof/>
            <w:webHidden/>
          </w:rPr>
          <w:instrText xml:space="preserve"> PAGEREF _Toc358793975 \h </w:instrText>
        </w:r>
        <w:r>
          <w:rPr>
            <w:noProof/>
            <w:webHidden/>
          </w:rPr>
        </w:r>
        <w:r>
          <w:rPr>
            <w:noProof/>
            <w:webHidden/>
          </w:rPr>
          <w:fldChar w:fldCharType="separate"/>
        </w:r>
        <w:r w:rsidR="001B67BC">
          <w:rPr>
            <w:noProof/>
            <w:webHidden/>
          </w:rPr>
          <w:t>24</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76" w:history="1">
        <w:r w:rsidR="001B67BC" w:rsidRPr="00AA7752">
          <w:rPr>
            <w:rStyle w:val="Hyperlink"/>
            <w:noProof/>
          </w:rPr>
          <w:t>4.1.1 How to code a new road</w:t>
        </w:r>
        <w:r w:rsidR="001B67BC">
          <w:rPr>
            <w:noProof/>
            <w:webHidden/>
          </w:rPr>
          <w:tab/>
        </w:r>
        <w:r>
          <w:rPr>
            <w:noProof/>
            <w:webHidden/>
          </w:rPr>
          <w:fldChar w:fldCharType="begin"/>
        </w:r>
        <w:r w:rsidR="001B67BC">
          <w:rPr>
            <w:noProof/>
            <w:webHidden/>
          </w:rPr>
          <w:instrText xml:space="preserve"> PAGEREF _Toc358793976 \h </w:instrText>
        </w:r>
        <w:r>
          <w:rPr>
            <w:noProof/>
            <w:webHidden/>
          </w:rPr>
        </w:r>
        <w:r>
          <w:rPr>
            <w:noProof/>
            <w:webHidden/>
          </w:rPr>
          <w:fldChar w:fldCharType="separate"/>
        </w:r>
        <w:r w:rsidR="001B67BC">
          <w:rPr>
            <w:noProof/>
            <w:webHidden/>
          </w:rPr>
          <w:t>30</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77" w:history="1">
        <w:r w:rsidR="001B67BC" w:rsidRPr="00AA7752">
          <w:rPr>
            <w:rStyle w:val="Hyperlink"/>
            <w:rFonts w:cs="Arial"/>
            <w:noProof/>
          </w:rPr>
          <w:t>4.1.2 Modifying an existing road</w:t>
        </w:r>
        <w:r w:rsidR="001B67BC">
          <w:rPr>
            <w:noProof/>
            <w:webHidden/>
          </w:rPr>
          <w:tab/>
        </w:r>
        <w:r>
          <w:rPr>
            <w:noProof/>
            <w:webHidden/>
          </w:rPr>
          <w:fldChar w:fldCharType="begin"/>
        </w:r>
        <w:r w:rsidR="001B67BC">
          <w:rPr>
            <w:noProof/>
            <w:webHidden/>
          </w:rPr>
          <w:instrText xml:space="preserve"> PAGEREF _Toc358793977 \h </w:instrText>
        </w:r>
        <w:r>
          <w:rPr>
            <w:noProof/>
            <w:webHidden/>
          </w:rPr>
        </w:r>
        <w:r>
          <w:rPr>
            <w:noProof/>
            <w:webHidden/>
          </w:rPr>
          <w:fldChar w:fldCharType="separate"/>
        </w:r>
        <w:r w:rsidR="001B67BC">
          <w:rPr>
            <w:noProof/>
            <w:webHidden/>
          </w:rPr>
          <w:t>31</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78" w:history="1">
        <w:r w:rsidR="001B67BC" w:rsidRPr="00AA7752">
          <w:rPr>
            <w:rStyle w:val="Hyperlink"/>
            <w:rFonts w:cs="Arial"/>
            <w:noProof/>
          </w:rPr>
          <w:t>4.2 Transit Network</w:t>
        </w:r>
        <w:r w:rsidR="001B67BC">
          <w:rPr>
            <w:noProof/>
            <w:webHidden/>
          </w:rPr>
          <w:tab/>
        </w:r>
        <w:r>
          <w:rPr>
            <w:noProof/>
            <w:webHidden/>
          </w:rPr>
          <w:fldChar w:fldCharType="begin"/>
        </w:r>
        <w:r w:rsidR="001B67BC">
          <w:rPr>
            <w:noProof/>
            <w:webHidden/>
          </w:rPr>
          <w:instrText xml:space="preserve"> PAGEREF _Toc358793978 \h </w:instrText>
        </w:r>
        <w:r>
          <w:rPr>
            <w:noProof/>
            <w:webHidden/>
          </w:rPr>
        </w:r>
        <w:r>
          <w:rPr>
            <w:noProof/>
            <w:webHidden/>
          </w:rPr>
          <w:fldChar w:fldCharType="separate"/>
        </w:r>
        <w:r w:rsidR="001B67BC">
          <w:rPr>
            <w:noProof/>
            <w:webHidden/>
          </w:rPr>
          <w:t>31</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79" w:history="1">
        <w:r w:rsidR="001B67BC" w:rsidRPr="00AA7752">
          <w:rPr>
            <w:rStyle w:val="Hyperlink"/>
            <w:rFonts w:cs="Arial"/>
            <w:noProof/>
          </w:rPr>
          <w:t>4.2.1 Adding a new transit route</w:t>
        </w:r>
        <w:r w:rsidR="001B67BC">
          <w:rPr>
            <w:noProof/>
            <w:webHidden/>
          </w:rPr>
          <w:tab/>
        </w:r>
        <w:r>
          <w:rPr>
            <w:noProof/>
            <w:webHidden/>
          </w:rPr>
          <w:fldChar w:fldCharType="begin"/>
        </w:r>
        <w:r w:rsidR="001B67BC">
          <w:rPr>
            <w:noProof/>
            <w:webHidden/>
          </w:rPr>
          <w:instrText xml:space="preserve"> PAGEREF _Toc358793979 \h </w:instrText>
        </w:r>
        <w:r>
          <w:rPr>
            <w:noProof/>
            <w:webHidden/>
          </w:rPr>
        </w:r>
        <w:r>
          <w:rPr>
            <w:noProof/>
            <w:webHidden/>
          </w:rPr>
          <w:fldChar w:fldCharType="separate"/>
        </w:r>
        <w:r w:rsidR="001B67BC">
          <w:rPr>
            <w:noProof/>
            <w:webHidden/>
          </w:rPr>
          <w:t>35</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80" w:history="1">
        <w:r w:rsidR="001B67BC" w:rsidRPr="00AA7752">
          <w:rPr>
            <w:rStyle w:val="Hyperlink"/>
            <w:rFonts w:cs="Arial"/>
            <w:noProof/>
          </w:rPr>
          <w:t>4.2.2 Modifying an existing transit route</w:t>
        </w:r>
        <w:r w:rsidR="001B67BC">
          <w:rPr>
            <w:noProof/>
            <w:webHidden/>
          </w:rPr>
          <w:tab/>
        </w:r>
        <w:r>
          <w:rPr>
            <w:noProof/>
            <w:webHidden/>
          </w:rPr>
          <w:fldChar w:fldCharType="begin"/>
        </w:r>
        <w:r w:rsidR="001B67BC">
          <w:rPr>
            <w:noProof/>
            <w:webHidden/>
          </w:rPr>
          <w:instrText xml:space="preserve"> PAGEREF _Toc358793980 \h </w:instrText>
        </w:r>
        <w:r>
          <w:rPr>
            <w:noProof/>
            <w:webHidden/>
          </w:rPr>
        </w:r>
        <w:r>
          <w:rPr>
            <w:noProof/>
            <w:webHidden/>
          </w:rPr>
          <w:fldChar w:fldCharType="separate"/>
        </w:r>
        <w:r w:rsidR="001B67BC">
          <w:rPr>
            <w:noProof/>
            <w:webHidden/>
          </w:rPr>
          <w:t>35</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81" w:history="1">
        <w:r w:rsidR="001B67BC" w:rsidRPr="00AA7752">
          <w:rPr>
            <w:rStyle w:val="Hyperlink"/>
            <w:rFonts w:cs="Arial"/>
            <w:noProof/>
          </w:rPr>
          <w:t>4.3 Traffic Analysis Zones</w:t>
        </w:r>
        <w:r w:rsidR="001B67BC">
          <w:rPr>
            <w:noProof/>
            <w:webHidden/>
          </w:rPr>
          <w:tab/>
        </w:r>
        <w:r>
          <w:rPr>
            <w:noProof/>
            <w:webHidden/>
          </w:rPr>
          <w:fldChar w:fldCharType="begin"/>
        </w:r>
        <w:r w:rsidR="001B67BC">
          <w:rPr>
            <w:noProof/>
            <w:webHidden/>
          </w:rPr>
          <w:instrText xml:space="preserve"> PAGEREF _Toc358793981 \h </w:instrText>
        </w:r>
        <w:r>
          <w:rPr>
            <w:noProof/>
            <w:webHidden/>
          </w:rPr>
        </w:r>
        <w:r>
          <w:rPr>
            <w:noProof/>
            <w:webHidden/>
          </w:rPr>
          <w:fldChar w:fldCharType="separate"/>
        </w:r>
        <w:r w:rsidR="001B67BC">
          <w:rPr>
            <w:noProof/>
            <w:webHidden/>
          </w:rPr>
          <w:t>36</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82" w:history="1">
        <w:r w:rsidR="001B67BC" w:rsidRPr="00AA7752">
          <w:rPr>
            <w:rStyle w:val="Hyperlink"/>
            <w:noProof/>
          </w:rPr>
          <w:t xml:space="preserve">4.4 </w:t>
        </w:r>
        <w:r w:rsidR="001B67BC" w:rsidRPr="00AA7752">
          <w:rPr>
            <w:rStyle w:val="Hyperlink"/>
            <w:rFonts w:cs="Arial"/>
            <w:noProof/>
          </w:rPr>
          <w:t>Urbansim Data</w:t>
        </w:r>
        <w:r w:rsidR="001B67BC">
          <w:rPr>
            <w:noProof/>
            <w:webHidden/>
          </w:rPr>
          <w:tab/>
        </w:r>
        <w:r>
          <w:rPr>
            <w:noProof/>
            <w:webHidden/>
          </w:rPr>
          <w:fldChar w:fldCharType="begin"/>
        </w:r>
        <w:r w:rsidR="001B67BC">
          <w:rPr>
            <w:noProof/>
            <w:webHidden/>
          </w:rPr>
          <w:instrText xml:space="preserve"> PAGEREF _Toc358793982 \h </w:instrText>
        </w:r>
        <w:r>
          <w:rPr>
            <w:noProof/>
            <w:webHidden/>
          </w:rPr>
        </w:r>
        <w:r>
          <w:rPr>
            <w:noProof/>
            <w:webHidden/>
          </w:rPr>
          <w:fldChar w:fldCharType="separate"/>
        </w:r>
        <w:r w:rsidR="001B67BC">
          <w:rPr>
            <w:noProof/>
            <w:webHidden/>
          </w:rPr>
          <w:t>41</w:t>
        </w:r>
        <w:r>
          <w:rPr>
            <w:noProof/>
            <w:webHidden/>
          </w:rPr>
          <w:fldChar w:fldCharType="end"/>
        </w:r>
      </w:hyperlink>
    </w:p>
    <w:p w:rsidR="001B67BC" w:rsidRDefault="0015799B">
      <w:pPr>
        <w:pStyle w:val="TOC1"/>
        <w:rPr>
          <w:rFonts w:asciiTheme="minorHAnsi" w:eastAsiaTheme="minorEastAsia" w:hAnsiTheme="minorHAnsi" w:cstheme="minorBidi"/>
          <w:noProof/>
        </w:rPr>
      </w:pPr>
      <w:hyperlink w:anchor="_Toc358793983" w:history="1">
        <w:r w:rsidR="001B67BC" w:rsidRPr="00AA7752">
          <w:rPr>
            <w:rStyle w:val="Hyperlink"/>
            <w:rFonts w:cs="Arial"/>
            <w:noProof/>
          </w:rPr>
          <w:t>5.</w:t>
        </w:r>
        <w:r w:rsidR="001B67BC">
          <w:rPr>
            <w:rFonts w:asciiTheme="minorHAnsi" w:eastAsiaTheme="minorEastAsia" w:hAnsiTheme="minorHAnsi" w:cstheme="minorBidi"/>
            <w:noProof/>
          </w:rPr>
          <w:tab/>
        </w:r>
        <w:r w:rsidR="001B67BC" w:rsidRPr="00AA7752">
          <w:rPr>
            <w:rStyle w:val="Hyperlink"/>
            <w:rFonts w:cs="Arial"/>
            <w:noProof/>
          </w:rPr>
          <w:t>Graphical User Interface (GUI)</w:t>
        </w:r>
        <w:r w:rsidR="001B67BC">
          <w:rPr>
            <w:noProof/>
            <w:webHidden/>
          </w:rPr>
          <w:tab/>
        </w:r>
        <w:r>
          <w:rPr>
            <w:noProof/>
            <w:webHidden/>
          </w:rPr>
          <w:fldChar w:fldCharType="begin"/>
        </w:r>
        <w:r w:rsidR="001B67BC">
          <w:rPr>
            <w:noProof/>
            <w:webHidden/>
          </w:rPr>
          <w:instrText xml:space="preserve"> PAGEREF _Toc358793983 \h </w:instrText>
        </w:r>
        <w:r>
          <w:rPr>
            <w:noProof/>
            <w:webHidden/>
          </w:rPr>
        </w:r>
        <w:r>
          <w:rPr>
            <w:noProof/>
            <w:webHidden/>
          </w:rPr>
          <w:fldChar w:fldCharType="separate"/>
        </w:r>
        <w:r w:rsidR="001B67BC">
          <w:rPr>
            <w:noProof/>
            <w:webHidden/>
          </w:rPr>
          <w:t>47</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84" w:history="1">
        <w:r w:rsidR="001B67BC" w:rsidRPr="00AA7752">
          <w:rPr>
            <w:rStyle w:val="Hyperlink"/>
            <w:rFonts w:cs="Arial"/>
            <w:noProof/>
          </w:rPr>
          <w:t>5.1 GUI Components</w:t>
        </w:r>
        <w:r w:rsidR="001B67BC">
          <w:rPr>
            <w:noProof/>
            <w:webHidden/>
          </w:rPr>
          <w:tab/>
        </w:r>
        <w:r>
          <w:rPr>
            <w:noProof/>
            <w:webHidden/>
          </w:rPr>
          <w:fldChar w:fldCharType="begin"/>
        </w:r>
        <w:r w:rsidR="001B67BC">
          <w:rPr>
            <w:noProof/>
            <w:webHidden/>
          </w:rPr>
          <w:instrText xml:space="preserve"> PAGEREF _Toc358793984 \h </w:instrText>
        </w:r>
        <w:r>
          <w:rPr>
            <w:noProof/>
            <w:webHidden/>
          </w:rPr>
        </w:r>
        <w:r>
          <w:rPr>
            <w:noProof/>
            <w:webHidden/>
          </w:rPr>
          <w:fldChar w:fldCharType="separate"/>
        </w:r>
        <w:r w:rsidR="001B67BC">
          <w:rPr>
            <w:noProof/>
            <w:webHidden/>
          </w:rPr>
          <w:t>47</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85" w:history="1">
        <w:r w:rsidR="001B67BC" w:rsidRPr="00AA7752">
          <w:rPr>
            <w:rStyle w:val="Hyperlink"/>
            <w:rFonts w:cs="Arial"/>
            <w:noProof/>
          </w:rPr>
          <w:t>5.2 Launching the GUI</w:t>
        </w:r>
        <w:r w:rsidR="001B67BC">
          <w:rPr>
            <w:noProof/>
            <w:webHidden/>
          </w:rPr>
          <w:tab/>
        </w:r>
        <w:r>
          <w:rPr>
            <w:noProof/>
            <w:webHidden/>
          </w:rPr>
          <w:fldChar w:fldCharType="begin"/>
        </w:r>
        <w:r w:rsidR="001B67BC">
          <w:rPr>
            <w:noProof/>
            <w:webHidden/>
          </w:rPr>
          <w:instrText xml:space="preserve"> PAGEREF _Toc358793985 \h </w:instrText>
        </w:r>
        <w:r>
          <w:rPr>
            <w:noProof/>
            <w:webHidden/>
          </w:rPr>
        </w:r>
        <w:r>
          <w:rPr>
            <w:noProof/>
            <w:webHidden/>
          </w:rPr>
          <w:fldChar w:fldCharType="separate"/>
        </w:r>
        <w:r w:rsidR="001B67BC">
          <w:rPr>
            <w:noProof/>
            <w:webHidden/>
          </w:rPr>
          <w:t>52</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86" w:history="1">
        <w:r w:rsidR="001B67BC" w:rsidRPr="00AA7752">
          <w:rPr>
            <w:rStyle w:val="Hyperlink"/>
            <w:rFonts w:cs="Arial"/>
            <w:noProof/>
          </w:rPr>
          <w:t>5.3 GUI Navigation</w:t>
        </w:r>
        <w:r w:rsidR="001B67BC">
          <w:rPr>
            <w:noProof/>
            <w:webHidden/>
          </w:rPr>
          <w:tab/>
        </w:r>
        <w:r>
          <w:rPr>
            <w:noProof/>
            <w:webHidden/>
          </w:rPr>
          <w:fldChar w:fldCharType="begin"/>
        </w:r>
        <w:r w:rsidR="001B67BC">
          <w:rPr>
            <w:noProof/>
            <w:webHidden/>
          </w:rPr>
          <w:instrText xml:space="preserve"> PAGEREF _Toc358793986 \h </w:instrText>
        </w:r>
        <w:r>
          <w:rPr>
            <w:noProof/>
            <w:webHidden/>
          </w:rPr>
        </w:r>
        <w:r>
          <w:rPr>
            <w:noProof/>
            <w:webHidden/>
          </w:rPr>
          <w:fldChar w:fldCharType="separate"/>
        </w:r>
        <w:r w:rsidR="001B67BC">
          <w:rPr>
            <w:noProof/>
            <w:webHidden/>
          </w:rPr>
          <w:t>54</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87" w:history="1">
        <w:r w:rsidR="001B67BC" w:rsidRPr="00AA7752">
          <w:rPr>
            <w:rStyle w:val="Hyperlink"/>
            <w:rFonts w:cs="Arial"/>
            <w:noProof/>
          </w:rPr>
          <w:t>5.4 Creating a Scenario</w:t>
        </w:r>
        <w:r w:rsidR="001B67BC">
          <w:rPr>
            <w:noProof/>
            <w:webHidden/>
          </w:rPr>
          <w:tab/>
        </w:r>
        <w:r>
          <w:rPr>
            <w:noProof/>
            <w:webHidden/>
          </w:rPr>
          <w:fldChar w:fldCharType="begin"/>
        </w:r>
        <w:r w:rsidR="001B67BC">
          <w:rPr>
            <w:noProof/>
            <w:webHidden/>
          </w:rPr>
          <w:instrText xml:space="preserve"> PAGEREF _Toc358793987 \h </w:instrText>
        </w:r>
        <w:r>
          <w:rPr>
            <w:noProof/>
            <w:webHidden/>
          </w:rPr>
        </w:r>
        <w:r>
          <w:rPr>
            <w:noProof/>
            <w:webHidden/>
          </w:rPr>
          <w:fldChar w:fldCharType="separate"/>
        </w:r>
        <w:r w:rsidR="001B67BC">
          <w:rPr>
            <w:noProof/>
            <w:webHidden/>
          </w:rPr>
          <w:t>56</w:t>
        </w:r>
        <w:r>
          <w:rPr>
            <w:noProof/>
            <w:webHidden/>
          </w:rPr>
          <w:fldChar w:fldCharType="end"/>
        </w:r>
      </w:hyperlink>
    </w:p>
    <w:p w:rsidR="001B67BC" w:rsidRDefault="0015799B">
      <w:pPr>
        <w:pStyle w:val="TOC2"/>
        <w:tabs>
          <w:tab w:val="right" w:leader="dot" w:pos="9350"/>
        </w:tabs>
        <w:rPr>
          <w:rFonts w:asciiTheme="minorHAnsi" w:eastAsiaTheme="minorEastAsia" w:hAnsiTheme="minorHAnsi" w:cstheme="minorBidi"/>
          <w:noProof/>
        </w:rPr>
      </w:pPr>
      <w:hyperlink w:anchor="_Toc358793988" w:history="1">
        <w:r w:rsidR="001B67BC" w:rsidRPr="00AA7752">
          <w:rPr>
            <w:rStyle w:val="Hyperlink"/>
            <w:rFonts w:cs="Arial"/>
            <w:noProof/>
          </w:rPr>
          <w:t>5.4 Running a Scenario</w:t>
        </w:r>
        <w:r w:rsidR="001B67BC">
          <w:rPr>
            <w:noProof/>
            <w:webHidden/>
          </w:rPr>
          <w:tab/>
        </w:r>
        <w:r>
          <w:rPr>
            <w:noProof/>
            <w:webHidden/>
          </w:rPr>
          <w:fldChar w:fldCharType="begin"/>
        </w:r>
        <w:r w:rsidR="001B67BC">
          <w:rPr>
            <w:noProof/>
            <w:webHidden/>
          </w:rPr>
          <w:instrText xml:space="preserve"> PAGEREF _Toc358793988 \h </w:instrText>
        </w:r>
        <w:r>
          <w:rPr>
            <w:noProof/>
            <w:webHidden/>
          </w:rPr>
        </w:r>
        <w:r>
          <w:rPr>
            <w:noProof/>
            <w:webHidden/>
          </w:rPr>
          <w:fldChar w:fldCharType="separate"/>
        </w:r>
        <w:r w:rsidR="001B67BC">
          <w:rPr>
            <w:noProof/>
            <w:webHidden/>
          </w:rPr>
          <w:t>57</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89" w:history="1">
        <w:r w:rsidR="001B67BC" w:rsidRPr="00AA7752">
          <w:rPr>
            <w:rStyle w:val="Hyperlink"/>
            <w:rFonts w:cs="Arial"/>
            <w:noProof/>
          </w:rPr>
          <w:t>5.4.1 Prepare Network</w:t>
        </w:r>
        <w:r w:rsidR="001B67BC">
          <w:rPr>
            <w:noProof/>
            <w:webHidden/>
          </w:rPr>
          <w:tab/>
        </w:r>
        <w:r>
          <w:rPr>
            <w:noProof/>
            <w:webHidden/>
          </w:rPr>
          <w:fldChar w:fldCharType="begin"/>
        </w:r>
        <w:r w:rsidR="001B67BC">
          <w:rPr>
            <w:noProof/>
            <w:webHidden/>
          </w:rPr>
          <w:instrText xml:space="preserve"> PAGEREF _Toc358793989 \h </w:instrText>
        </w:r>
        <w:r>
          <w:rPr>
            <w:noProof/>
            <w:webHidden/>
          </w:rPr>
        </w:r>
        <w:r>
          <w:rPr>
            <w:noProof/>
            <w:webHidden/>
          </w:rPr>
          <w:fldChar w:fldCharType="separate"/>
        </w:r>
        <w:r w:rsidR="001B67BC">
          <w:rPr>
            <w:noProof/>
            <w:webHidden/>
          </w:rPr>
          <w:t>58</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90" w:history="1">
        <w:r w:rsidR="001B67BC" w:rsidRPr="00AA7752">
          <w:rPr>
            <w:rStyle w:val="Hyperlink"/>
            <w:rFonts w:cs="Arial"/>
            <w:noProof/>
          </w:rPr>
          <w:t>5.4.2 Create Highway Skims</w:t>
        </w:r>
        <w:r w:rsidR="001B67BC">
          <w:rPr>
            <w:noProof/>
            <w:webHidden/>
          </w:rPr>
          <w:tab/>
        </w:r>
        <w:r>
          <w:rPr>
            <w:noProof/>
            <w:webHidden/>
          </w:rPr>
          <w:fldChar w:fldCharType="begin"/>
        </w:r>
        <w:r w:rsidR="001B67BC">
          <w:rPr>
            <w:noProof/>
            <w:webHidden/>
          </w:rPr>
          <w:instrText xml:space="preserve"> PAGEREF _Toc358793990 \h </w:instrText>
        </w:r>
        <w:r>
          <w:rPr>
            <w:noProof/>
            <w:webHidden/>
          </w:rPr>
        </w:r>
        <w:r>
          <w:rPr>
            <w:noProof/>
            <w:webHidden/>
          </w:rPr>
          <w:fldChar w:fldCharType="separate"/>
        </w:r>
        <w:r w:rsidR="001B67BC">
          <w:rPr>
            <w:noProof/>
            <w:webHidden/>
          </w:rPr>
          <w:t>64</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91" w:history="1">
        <w:r w:rsidR="001B67BC" w:rsidRPr="00AA7752">
          <w:rPr>
            <w:rStyle w:val="Hyperlink"/>
            <w:rFonts w:cs="Arial"/>
            <w:noProof/>
          </w:rPr>
          <w:t>5.4.3 Create Transit Skims</w:t>
        </w:r>
        <w:r w:rsidR="001B67BC">
          <w:rPr>
            <w:noProof/>
            <w:webHidden/>
          </w:rPr>
          <w:tab/>
        </w:r>
        <w:r>
          <w:rPr>
            <w:noProof/>
            <w:webHidden/>
          </w:rPr>
          <w:fldChar w:fldCharType="begin"/>
        </w:r>
        <w:r w:rsidR="001B67BC">
          <w:rPr>
            <w:noProof/>
            <w:webHidden/>
          </w:rPr>
          <w:instrText xml:space="preserve"> PAGEREF _Toc358793991 \h </w:instrText>
        </w:r>
        <w:r>
          <w:rPr>
            <w:noProof/>
            <w:webHidden/>
          </w:rPr>
        </w:r>
        <w:r>
          <w:rPr>
            <w:noProof/>
            <w:webHidden/>
          </w:rPr>
          <w:fldChar w:fldCharType="separate"/>
        </w:r>
        <w:r w:rsidR="001B67BC">
          <w:rPr>
            <w:noProof/>
            <w:webHidden/>
          </w:rPr>
          <w:t>65</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92" w:history="1">
        <w:r w:rsidR="001B67BC" w:rsidRPr="00AA7752">
          <w:rPr>
            <w:rStyle w:val="Hyperlink"/>
            <w:rFonts w:cs="Arial"/>
            <w:noProof/>
          </w:rPr>
          <w:t>5.4.4. Special Market Models</w:t>
        </w:r>
        <w:r w:rsidR="001B67BC">
          <w:rPr>
            <w:noProof/>
            <w:webHidden/>
          </w:rPr>
          <w:tab/>
        </w:r>
        <w:r>
          <w:rPr>
            <w:noProof/>
            <w:webHidden/>
          </w:rPr>
          <w:fldChar w:fldCharType="begin"/>
        </w:r>
        <w:r w:rsidR="001B67BC">
          <w:rPr>
            <w:noProof/>
            <w:webHidden/>
          </w:rPr>
          <w:instrText xml:space="preserve"> PAGEREF _Toc358793992 \h </w:instrText>
        </w:r>
        <w:r>
          <w:rPr>
            <w:noProof/>
            <w:webHidden/>
          </w:rPr>
        </w:r>
        <w:r>
          <w:rPr>
            <w:noProof/>
            <w:webHidden/>
          </w:rPr>
          <w:fldChar w:fldCharType="separate"/>
        </w:r>
        <w:r w:rsidR="001B67BC">
          <w:rPr>
            <w:noProof/>
            <w:webHidden/>
          </w:rPr>
          <w:t>70</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93" w:history="1">
        <w:r w:rsidR="001B67BC" w:rsidRPr="00AA7752">
          <w:rPr>
            <w:rStyle w:val="Hyperlink"/>
            <w:rFonts w:cs="Arial"/>
            <w:noProof/>
          </w:rPr>
          <w:t>5.4.5 Tour-Based Models</w:t>
        </w:r>
        <w:r w:rsidR="001B67BC">
          <w:rPr>
            <w:noProof/>
            <w:webHidden/>
          </w:rPr>
          <w:tab/>
        </w:r>
        <w:r>
          <w:rPr>
            <w:noProof/>
            <w:webHidden/>
          </w:rPr>
          <w:fldChar w:fldCharType="begin"/>
        </w:r>
        <w:r w:rsidR="001B67BC">
          <w:rPr>
            <w:noProof/>
            <w:webHidden/>
          </w:rPr>
          <w:instrText xml:space="preserve"> PAGEREF _Toc358793993 \h </w:instrText>
        </w:r>
        <w:r>
          <w:rPr>
            <w:noProof/>
            <w:webHidden/>
          </w:rPr>
        </w:r>
        <w:r>
          <w:rPr>
            <w:noProof/>
            <w:webHidden/>
          </w:rPr>
          <w:fldChar w:fldCharType="separate"/>
        </w:r>
        <w:r w:rsidR="001B67BC">
          <w:rPr>
            <w:noProof/>
            <w:webHidden/>
          </w:rPr>
          <w:t>79</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94" w:history="1">
        <w:r w:rsidR="001B67BC" w:rsidRPr="00AA7752">
          <w:rPr>
            <w:rStyle w:val="Hyperlink"/>
            <w:rFonts w:cs="Arial"/>
            <w:noProof/>
          </w:rPr>
          <w:t>5.4.6 Time of Day</w:t>
        </w:r>
        <w:r w:rsidR="001B67BC">
          <w:rPr>
            <w:noProof/>
            <w:webHidden/>
          </w:rPr>
          <w:tab/>
        </w:r>
        <w:r>
          <w:rPr>
            <w:noProof/>
            <w:webHidden/>
          </w:rPr>
          <w:fldChar w:fldCharType="begin"/>
        </w:r>
        <w:r w:rsidR="001B67BC">
          <w:rPr>
            <w:noProof/>
            <w:webHidden/>
          </w:rPr>
          <w:instrText xml:space="preserve"> PAGEREF _Toc358793994 \h </w:instrText>
        </w:r>
        <w:r>
          <w:rPr>
            <w:noProof/>
            <w:webHidden/>
          </w:rPr>
        </w:r>
        <w:r>
          <w:rPr>
            <w:noProof/>
            <w:webHidden/>
          </w:rPr>
          <w:fldChar w:fldCharType="separate"/>
        </w:r>
        <w:r w:rsidR="001B67BC">
          <w:rPr>
            <w:noProof/>
            <w:webHidden/>
          </w:rPr>
          <w:t>87</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95" w:history="1">
        <w:r w:rsidR="001B67BC" w:rsidRPr="00AA7752">
          <w:rPr>
            <w:rStyle w:val="Hyperlink"/>
            <w:rFonts w:cs="Arial"/>
            <w:noProof/>
          </w:rPr>
          <w:t>5.4.7 Highway Assignment</w:t>
        </w:r>
        <w:r w:rsidR="001B67BC">
          <w:rPr>
            <w:noProof/>
            <w:webHidden/>
          </w:rPr>
          <w:tab/>
        </w:r>
        <w:r>
          <w:rPr>
            <w:noProof/>
            <w:webHidden/>
          </w:rPr>
          <w:fldChar w:fldCharType="begin"/>
        </w:r>
        <w:r w:rsidR="001B67BC">
          <w:rPr>
            <w:noProof/>
            <w:webHidden/>
          </w:rPr>
          <w:instrText xml:space="preserve"> PAGEREF _Toc358793995 \h </w:instrText>
        </w:r>
        <w:r>
          <w:rPr>
            <w:noProof/>
            <w:webHidden/>
          </w:rPr>
        </w:r>
        <w:r>
          <w:rPr>
            <w:noProof/>
            <w:webHidden/>
          </w:rPr>
          <w:fldChar w:fldCharType="separate"/>
        </w:r>
        <w:r w:rsidR="001B67BC">
          <w:rPr>
            <w:noProof/>
            <w:webHidden/>
          </w:rPr>
          <w:t>93</w:t>
        </w:r>
        <w:r>
          <w:rPr>
            <w:noProof/>
            <w:webHidden/>
          </w:rPr>
          <w:fldChar w:fldCharType="end"/>
        </w:r>
      </w:hyperlink>
    </w:p>
    <w:p w:rsidR="001B67BC" w:rsidRDefault="0015799B">
      <w:pPr>
        <w:pStyle w:val="TOC3"/>
        <w:tabs>
          <w:tab w:val="right" w:leader="dot" w:pos="9350"/>
        </w:tabs>
        <w:rPr>
          <w:rFonts w:asciiTheme="minorHAnsi" w:eastAsiaTheme="minorEastAsia" w:hAnsiTheme="minorHAnsi" w:cstheme="minorBidi"/>
          <w:noProof/>
        </w:rPr>
      </w:pPr>
      <w:hyperlink w:anchor="_Toc358793996" w:history="1">
        <w:r w:rsidR="001B67BC" w:rsidRPr="00AA7752">
          <w:rPr>
            <w:rStyle w:val="Hyperlink"/>
            <w:rFonts w:cs="Arial"/>
            <w:noProof/>
          </w:rPr>
          <w:t>5.4.8 Transit Assignment</w:t>
        </w:r>
        <w:r w:rsidR="001B67BC">
          <w:rPr>
            <w:noProof/>
            <w:webHidden/>
          </w:rPr>
          <w:tab/>
        </w:r>
        <w:r>
          <w:rPr>
            <w:noProof/>
            <w:webHidden/>
          </w:rPr>
          <w:fldChar w:fldCharType="begin"/>
        </w:r>
        <w:r w:rsidR="001B67BC">
          <w:rPr>
            <w:noProof/>
            <w:webHidden/>
          </w:rPr>
          <w:instrText xml:space="preserve"> PAGEREF _Toc358793996 \h </w:instrText>
        </w:r>
        <w:r>
          <w:rPr>
            <w:noProof/>
            <w:webHidden/>
          </w:rPr>
        </w:r>
        <w:r>
          <w:rPr>
            <w:noProof/>
            <w:webHidden/>
          </w:rPr>
          <w:fldChar w:fldCharType="separate"/>
        </w:r>
        <w:r w:rsidR="001B67BC">
          <w:rPr>
            <w:noProof/>
            <w:webHidden/>
          </w:rPr>
          <w:t>97</w:t>
        </w:r>
        <w:r>
          <w:rPr>
            <w:noProof/>
            <w:webHidden/>
          </w:rPr>
          <w:fldChar w:fldCharType="end"/>
        </w:r>
      </w:hyperlink>
    </w:p>
    <w:p w:rsidR="001B67BC" w:rsidRDefault="0015799B">
      <w:pPr>
        <w:pStyle w:val="TOC1"/>
        <w:rPr>
          <w:rFonts w:asciiTheme="minorHAnsi" w:eastAsiaTheme="minorEastAsia" w:hAnsiTheme="minorHAnsi" w:cstheme="minorBidi"/>
          <w:noProof/>
        </w:rPr>
      </w:pPr>
      <w:hyperlink w:anchor="_Toc358793997" w:history="1">
        <w:r w:rsidR="001B67BC" w:rsidRPr="00AA7752">
          <w:rPr>
            <w:rStyle w:val="Hyperlink"/>
            <w:noProof/>
          </w:rPr>
          <w:t>6.</w:t>
        </w:r>
        <w:r w:rsidR="001B67BC">
          <w:rPr>
            <w:rFonts w:asciiTheme="minorHAnsi" w:eastAsiaTheme="minorEastAsia" w:hAnsiTheme="minorHAnsi" w:cstheme="minorBidi"/>
            <w:noProof/>
          </w:rPr>
          <w:tab/>
        </w:r>
        <w:r w:rsidR="001B67BC" w:rsidRPr="00AA7752">
          <w:rPr>
            <w:rStyle w:val="Hyperlink"/>
            <w:noProof/>
          </w:rPr>
          <w:t>Environmental Justice Summaries</w:t>
        </w:r>
        <w:r w:rsidR="001B67BC">
          <w:rPr>
            <w:noProof/>
            <w:webHidden/>
          </w:rPr>
          <w:tab/>
        </w:r>
        <w:r>
          <w:rPr>
            <w:noProof/>
            <w:webHidden/>
          </w:rPr>
          <w:fldChar w:fldCharType="begin"/>
        </w:r>
        <w:r w:rsidR="001B67BC">
          <w:rPr>
            <w:noProof/>
            <w:webHidden/>
          </w:rPr>
          <w:instrText xml:space="preserve"> PAGEREF _Toc358793997 \h </w:instrText>
        </w:r>
        <w:r>
          <w:rPr>
            <w:noProof/>
            <w:webHidden/>
          </w:rPr>
        </w:r>
        <w:r>
          <w:rPr>
            <w:noProof/>
            <w:webHidden/>
          </w:rPr>
          <w:fldChar w:fldCharType="separate"/>
        </w:r>
        <w:r w:rsidR="001B67BC">
          <w:rPr>
            <w:noProof/>
            <w:webHidden/>
          </w:rPr>
          <w:t>102</w:t>
        </w:r>
        <w:r>
          <w:rPr>
            <w:noProof/>
            <w:webHidden/>
          </w:rPr>
          <w:fldChar w:fldCharType="end"/>
        </w:r>
      </w:hyperlink>
    </w:p>
    <w:p w:rsidR="00037BD2" w:rsidRPr="00BF36E6" w:rsidRDefault="0015799B" w:rsidP="008928D3">
      <w:pPr>
        <w:pStyle w:val="TOC1"/>
        <w:rPr>
          <w:rFonts w:cs="Arial"/>
          <w:b/>
          <w:sz w:val="24"/>
          <w:szCs w:val="24"/>
        </w:rPr>
      </w:pPr>
      <w:r w:rsidRPr="00BF36E6">
        <w:rPr>
          <w:rFonts w:cs="Arial"/>
          <w:b/>
          <w:sz w:val="24"/>
          <w:szCs w:val="24"/>
        </w:rPr>
        <w:fldChar w:fldCharType="end"/>
      </w:r>
    </w:p>
    <w:p w:rsidR="00B130BD" w:rsidRPr="00BF36E6" w:rsidRDefault="00B130BD" w:rsidP="00B130BD">
      <w:pPr>
        <w:pStyle w:val="Heading1"/>
        <w:rPr>
          <w:rFonts w:ascii="Arial" w:hAnsi="Arial" w:cs="Arial"/>
        </w:rPr>
      </w:pPr>
      <w:bookmarkStart w:id="2" w:name="_Toc358793964"/>
      <w:r w:rsidRPr="00BF36E6">
        <w:rPr>
          <w:rFonts w:ascii="Arial" w:hAnsi="Arial" w:cs="Arial"/>
        </w:rPr>
        <w:t>List of Tables</w:t>
      </w:r>
      <w:bookmarkEnd w:id="2"/>
    </w:p>
    <w:p w:rsidR="00B130BD" w:rsidRPr="00BF36E6" w:rsidRDefault="00B130BD" w:rsidP="00B130BD">
      <w:pPr>
        <w:rPr>
          <w:rFonts w:cs="Arial"/>
        </w:rPr>
      </w:pPr>
    </w:p>
    <w:p w:rsidR="001B67BC" w:rsidRDefault="0015799B">
      <w:pPr>
        <w:pStyle w:val="TableofFigures"/>
        <w:tabs>
          <w:tab w:val="right" w:leader="dot" w:pos="9350"/>
        </w:tabs>
        <w:rPr>
          <w:rFonts w:asciiTheme="minorHAnsi" w:eastAsiaTheme="minorEastAsia" w:hAnsiTheme="minorHAnsi" w:cstheme="minorBidi"/>
          <w:noProof/>
        </w:rPr>
      </w:pPr>
      <w:r w:rsidRPr="00BF36E6">
        <w:rPr>
          <w:rFonts w:cs="Arial"/>
          <w:b/>
        </w:rPr>
        <w:fldChar w:fldCharType="begin"/>
      </w:r>
      <w:r w:rsidR="00B130BD" w:rsidRPr="00BF36E6">
        <w:rPr>
          <w:rFonts w:cs="Arial"/>
          <w:b/>
        </w:rPr>
        <w:instrText xml:space="preserve"> TOC \h \z \c "Table" </w:instrText>
      </w:r>
      <w:r w:rsidRPr="00BF36E6">
        <w:rPr>
          <w:rFonts w:cs="Arial"/>
          <w:b/>
        </w:rPr>
        <w:fldChar w:fldCharType="separate"/>
      </w:r>
      <w:hyperlink w:anchor="_Toc358793998" w:history="1">
        <w:r w:rsidR="001B67BC" w:rsidRPr="005D06EE">
          <w:rPr>
            <w:rStyle w:val="Hyperlink"/>
            <w:noProof/>
          </w:rPr>
          <w:t>Table 1:  List of Control Files</w:t>
        </w:r>
        <w:r w:rsidR="001B67BC">
          <w:rPr>
            <w:noProof/>
            <w:webHidden/>
          </w:rPr>
          <w:tab/>
        </w:r>
        <w:r>
          <w:rPr>
            <w:noProof/>
            <w:webHidden/>
          </w:rPr>
          <w:fldChar w:fldCharType="begin"/>
        </w:r>
        <w:r w:rsidR="001B67BC">
          <w:rPr>
            <w:noProof/>
            <w:webHidden/>
          </w:rPr>
          <w:instrText xml:space="preserve"> PAGEREF _Toc358793998 \h </w:instrText>
        </w:r>
        <w:r>
          <w:rPr>
            <w:noProof/>
            <w:webHidden/>
          </w:rPr>
        </w:r>
        <w:r>
          <w:rPr>
            <w:noProof/>
            <w:webHidden/>
          </w:rPr>
          <w:fldChar w:fldCharType="separate"/>
        </w:r>
        <w:r w:rsidR="001B67BC">
          <w:rPr>
            <w:noProof/>
            <w:webHidden/>
          </w:rPr>
          <w:t>18</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3999" w:history="1">
        <w:r w:rsidR="001B67BC" w:rsidRPr="005D06EE">
          <w:rPr>
            <w:rStyle w:val="Hyperlink"/>
            <w:noProof/>
          </w:rPr>
          <w:t>Table 2:  List of UEC Files</w:t>
        </w:r>
        <w:r w:rsidR="001B67BC">
          <w:rPr>
            <w:noProof/>
            <w:webHidden/>
          </w:rPr>
          <w:tab/>
        </w:r>
        <w:r>
          <w:rPr>
            <w:noProof/>
            <w:webHidden/>
          </w:rPr>
          <w:fldChar w:fldCharType="begin"/>
        </w:r>
        <w:r w:rsidR="001B67BC">
          <w:rPr>
            <w:noProof/>
            <w:webHidden/>
          </w:rPr>
          <w:instrText xml:space="preserve"> PAGEREF _Toc358793999 \h </w:instrText>
        </w:r>
        <w:r>
          <w:rPr>
            <w:noProof/>
            <w:webHidden/>
          </w:rPr>
        </w:r>
        <w:r>
          <w:rPr>
            <w:noProof/>
            <w:webHidden/>
          </w:rPr>
          <w:fldChar w:fldCharType="separate"/>
        </w:r>
        <w:r w:rsidR="001B67BC">
          <w:rPr>
            <w:noProof/>
            <w:webHidden/>
          </w:rPr>
          <w:t>18</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0" w:history="1">
        <w:r w:rsidR="001B67BC" w:rsidRPr="005D06EE">
          <w:rPr>
            <w:rStyle w:val="Hyperlink"/>
            <w:rFonts w:cs="Arial"/>
            <w:noProof/>
          </w:rPr>
          <w:t>Table 3:  List of Program Files</w:t>
        </w:r>
        <w:r w:rsidR="001B67BC">
          <w:rPr>
            <w:noProof/>
            <w:webHidden/>
          </w:rPr>
          <w:tab/>
        </w:r>
        <w:r>
          <w:rPr>
            <w:noProof/>
            <w:webHidden/>
          </w:rPr>
          <w:fldChar w:fldCharType="begin"/>
        </w:r>
        <w:r w:rsidR="001B67BC">
          <w:rPr>
            <w:noProof/>
            <w:webHidden/>
          </w:rPr>
          <w:instrText xml:space="preserve"> PAGEREF _Toc358794000 \h </w:instrText>
        </w:r>
        <w:r>
          <w:rPr>
            <w:noProof/>
            <w:webHidden/>
          </w:rPr>
        </w:r>
        <w:r>
          <w:rPr>
            <w:noProof/>
            <w:webHidden/>
          </w:rPr>
          <w:fldChar w:fldCharType="separate"/>
        </w:r>
        <w:r w:rsidR="001B67BC">
          <w:rPr>
            <w:noProof/>
            <w:webHidden/>
          </w:rPr>
          <w:t>20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1" w:history="1">
        <w:r w:rsidR="001B67BC" w:rsidRPr="005D06EE">
          <w:rPr>
            <w:rStyle w:val="Hyperlink"/>
            <w:rFonts w:cs="Arial"/>
            <w:noProof/>
          </w:rPr>
          <w:t>Table 4:  Network Inputs</w:t>
        </w:r>
        <w:r w:rsidR="001B67BC">
          <w:rPr>
            <w:noProof/>
            <w:webHidden/>
          </w:rPr>
          <w:tab/>
        </w:r>
        <w:r>
          <w:rPr>
            <w:noProof/>
            <w:webHidden/>
          </w:rPr>
          <w:fldChar w:fldCharType="begin"/>
        </w:r>
        <w:r w:rsidR="001B67BC">
          <w:rPr>
            <w:noProof/>
            <w:webHidden/>
          </w:rPr>
          <w:instrText xml:space="preserve"> PAGEREF _Toc358794001 \h </w:instrText>
        </w:r>
        <w:r>
          <w:rPr>
            <w:noProof/>
            <w:webHidden/>
          </w:rPr>
        </w:r>
        <w:r>
          <w:rPr>
            <w:noProof/>
            <w:webHidden/>
          </w:rPr>
          <w:fldChar w:fldCharType="separate"/>
        </w:r>
        <w:r w:rsidR="001B67BC">
          <w:rPr>
            <w:noProof/>
            <w:webHidden/>
          </w:rPr>
          <w:t>20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2" w:history="1">
        <w:r w:rsidR="001B67BC" w:rsidRPr="005D06EE">
          <w:rPr>
            <w:rStyle w:val="Hyperlink"/>
            <w:noProof/>
          </w:rPr>
          <w:t>Table 5:  GISD-K Files</w:t>
        </w:r>
        <w:r w:rsidR="001B67BC">
          <w:rPr>
            <w:noProof/>
            <w:webHidden/>
          </w:rPr>
          <w:tab/>
        </w:r>
        <w:r>
          <w:rPr>
            <w:noProof/>
            <w:webHidden/>
          </w:rPr>
          <w:fldChar w:fldCharType="begin"/>
        </w:r>
        <w:r w:rsidR="001B67BC">
          <w:rPr>
            <w:noProof/>
            <w:webHidden/>
          </w:rPr>
          <w:instrText xml:space="preserve"> PAGEREF _Toc358794002 \h </w:instrText>
        </w:r>
        <w:r>
          <w:rPr>
            <w:noProof/>
            <w:webHidden/>
          </w:rPr>
        </w:r>
        <w:r>
          <w:rPr>
            <w:noProof/>
            <w:webHidden/>
          </w:rPr>
          <w:fldChar w:fldCharType="separate"/>
        </w:r>
        <w:r w:rsidR="001B67BC">
          <w:rPr>
            <w:noProof/>
            <w:webHidden/>
          </w:rPr>
          <w:t>20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3" w:history="1">
        <w:r w:rsidR="001B67BC" w:rsidRPr="005D06EE">
          <w:rPr>
            <w:rStyle w:val="Hyperlink"/>
            <w:rFonts w:cs="Arial"/>
            <w:noProof/>
          </w:rPr>
          <w:t>Table 6:  List of Report/Log Files</w:t>
        </w:r>
        <w:r w:rsidR="001B67BC">
          <w:rPr>
            <w:noProof/>
            <w:webHidden/>
          </w:rPr>
          <w:tab/>
        </w:r>
        <w:r>
          <w:rPr>
            <w:noProof/>
            <w:webHidden/>
          </w:rPr>
          <w:fldChar w:fldCharType="begin"/>
        </w:r>
        <w:r w:rsidR="001B67BC">
          <w:rPr>
            <w:noProof/>
            <w:webHidden/>
          </w:rPr>
          <w:instrText xml:space="preserve"> PAGEREF _Toc358794003 \h </w:instrText>
        </w:r>
        <w:r>
          <w:rPr>
            <w:noProof/>
            <w:webHidden/>
          </w:rPr>
        </w:r>
        <w:r>
          <w:rPr>
            <w:noProof/>
            <w:webHidden/>
          </w:rPr>
          <w:fldChar w:fldCharType="separate"/>
        </w:r>
        <w:r w:rsidR="001B67BC">
          <w:rPr>
            <w:noProof/>
            <w:webHidden/>
          </w:rPr>
          <w:t>21</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4" w:history="1">
        <w:r w:rsidR="001B67BC" w:rsidRPr="005D06EE">
          <w:rPr>
            <w:rStyle w:val="Hyperlink"/>
            <w:rFonts w:cs="Arial"/>
            <w:noProof/>
          </w:rPr>
          <w:t>Table 7:  List of Other Inputs</w:t>
        </w:r>
        <w:r w:rsidR="001B67BC">
          <w:rPr>
            <w:noProof/>
            <w:webHidden/>
          </w:rPr>
          <w:tab/>
        </w:r>
        <w:r>
          <w:rPr>
            <w:noProof/>
            <w:webHidden/>
          </w:rPr>
          <w:fldChar w:fldCharType="begin"/>
        </w:r>
        <w:r w:rsidR="001B67BC">
          <w:rPr>
            <w:noProof/>
            <w:webHidden/>
          </w:rPr>
          <w:instrText xml:space="preserve"> PAGEREF _Toc358794004 \h </w:instrText>
        </w:r>
        <w:r>
          <w:rPr>
            <w:noProof/>
            <w:webHidden/>
          </w:rPr>
        </w:r>
        <w:r>
          <w:rPr>
            <w:noProof/>
            <w:webHidden/>
          </w:rPr>
          <w:fldChar w:fldCharType="separate"/>
        </w:r>
        <w:r w:rsidR="001B67BC">
          <w:rPr>
            <w:noProof/>
            <w:webHidden/>
          </w:rPr>
          <w:t>22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5" w:history="1">
        <w:r w:rsidR="001B67BC" w:rsidRPr="005D06EE">
          <w:rPr>
            <w:rStyle w:val="Hyperlink"/>
            <w:rFonts w:cs="Arial"/>
            <w:noProof/>
          </w:rPr>
          <w:t>Table 8:  Highway Line Layer Attributes</w:t>
        </w:r>
        <w:r w:rsidR="001B67BC">
          <w:rPr>
            <w:noProof/>
            <w:webHidden/>
          </w:rPr>
          <w:tab/>
        </w:r>
        <w:r>
          <w:rPr>
            <w:noProof/>
            <w:webHidden/>
          </w:rPr>
          <w:fldChar w:fldCharType="begin"/>
        </w:r>
        <w:r w:rsidR="001B67BC">
          <w:rPr>
            <w:noProof/>
            <w:webHidden/>
          </w:rPr>
          <w:instrText xml:space="preserve"> PAGEREF _Toc358794005 \h </w:instrText>
        </w:r>
        <w:r>
          <w:rPr>
            <w:noProof/>
            <w:webHidden/>
          </w:rPr>
        </w:r>
        <w:r>
          <w:rPr>
            <w:noProof/>
            <w:webHidden/>
          </w:rPr>
          <w:fldChar w:fldCharType="separate"/>
        </w:r>
        <w:r w:rsidR="001B67BC">
          <w:rPr>
            <w:noProof/>
            <w:webHidden/>
          </w:rPr>
          <w:t>26</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6" w:history="1">
        <w:r w:rsidR="001B67BC" w:rsidRPr="005D06EE">
          <w:rPr>
            <w:rStyle w:val="Hyperlink"/>
            <w:rFonts w:cs="Arial"/>
            <w:noProof/>
          </w:rPr>
          <w:t>Table 9: Transit Network Attribute Data</w:t>
        </w:r>
        <w:r w:rsidR="001B67BC">
          <w:rPr>
            <w:noProof/>
            <w:webHidden/>
          </w:rPr>
          <w:tab/>
        </w:r>
        <w:r>
          <w:rPr>
            <w:noProof/>
            <w:webHidden/>
          </w:rPr>
          <w:fldChar w:fldCharType="begin"/>
        </w:r>
        <w:r w:rsidR="001B67BC">
          <w:rPr>
            <w:noProof/>
            <w:webHidden/>
          </w:rPr>
          <w:instrText xml:space="preserve"> PAGEREF _Toc358794006 \h </w:instrText>
        </w:r>
        <w:r>
          <w:rPr>
            <w:noProof/>
            <w:webHidden/>
          </w:rPr>
        </w:r>
        <w:r>
          <w:rPr>
            <w:noProof/>
            <w:webHidden/>
          </w:rPr>
          <w:fldChar w:fldCharType="separate"/>
        </w:r>
        <w:r w:rsidR="001B67BC">
          <w:rPr>
            <w:noProof/>
            <w:webHidden/>
          </w:rPr>
          <w:t>32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7" w:history="1">
        <w:r w:rsidR="001B67BC" w:rsidRPr="005D06EE">
          <w:rPr>
            <w:rStyle w:val="Hyperlink"/>
            <w:rFonts w:cs="Arial"/>
            <w:noProof/>
          </w:rPr>
          <w:t>Table 10: TAZ Spreadsheet Data (.\generic\inputs\taz\YYYY\yYYYYtazdata.xls)</w:t>
        </w:r>
        <w:r w:rsidR="001B67BC">
          <w:rPr>
            <w:noProof/>
            <w:webHidden/>
          </w:rPr>
          <w:tab/>
        </w:r>
        <w:r>
          <w:rPr>
            <w:noProof/>
            <w:webHidden/>
          </w:rPr>
          <w:fldChar w:fldCharType="begin"/>
        </w:r>
        <w:r w:rsidR="001B67BC">
          <w:rPr>
            <w:noProof/>
            <w:webHidden/>
          </w:rPr>
          <w:instrText xml:space="preserve"> PAGEREF _Toc358794007 \h </w:instrText>
        </w:r>
        <w:r>
          <w:rPr>
            <w:noProof/>
            <w:webHidden/>
          </w:rPr>
        </w:r>
        <w:r>
          <w:rPr>
            <w:noProof/>
            <w:webHidden/>
          </w:rPr>
          <w:fldChar w:fldCharType="separate"/>
        </w:r>
        <w:r w:rsidR="001B67BC">
          <w:rPr>
            <w:noProof/>
            <w:webHidden/>
          </w:rPr>
          <w:t>37</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8" w:history="1">
        <w:r w:rsidR="001B67BC" w:rsidRPr="005D06EE">
          <w:rPr>
            <w:rStyle w:val="Hyperlink"/>
            <w:rFonts w:cs="Arial"/>
            <w:noProof/>
          </w:rPr>
          <w:t>Table 11: TAZ Layer Attribute Data</w:t>
        </w:r>
        <w:r w:rsidR="001B67BC">
          <w:rPr>
            <w:noProof/>
            <w:webHidden/>
          </w:rPr>
          <w:tab/>
        </w:r>
        <w:r>
          <w:rPr>
            <w:noProof/>
            <w:webHidden/>
          </w:rPr>
          <w:fldChar w:fldCharType="begin"/>
        </w:r>
        <w:r w:rsidR="001B67BC">
          <w:rPr>
            <w:noProof/>
            <w:webHidden/>
          </w:rPr>
          <w:instrText xml:space="preserve"> PAGEREF _Toc358794008 \h </w:instrText>
        </w:r>
        <w:r>
          <w:rPr>
            <w:noProof/>
            <w:webHidden/>
          </w:rPr>
        </w:r>
        <w:r>
          <w:rPr>
            <w:noProof/>
            <w:webHidden/>
          </w:rPr>
          <w:fldChar w:fldCharType="separate"/>
        </w:r>
        <w:r w:rsidR="001B67BC">
          <w:rPr>
            <w:noProof/>
            <w:webHidden/>
          </w:rPr>
          <w:t>38</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09" w:history="1">
        <w:r w:rsidR="001B67BC" w:rsidRPr="005D06EE">
          <w:rPr>
            <w:rStyle w:val="Hyperlink"/>
            <w:noProof/>
          </w:rPr>
          <w:t>Table 12.  Urbansim Synthesized Households.csv file</w:t>
        </w:r>
        <w:r w:rsidR="001B67BC">
          <w:rPr>
            <w:noProof/>
            <w:webHidden/>
          </w:rPr>
          <w:tab/>
        </w:r>
        <w:r>
          <w:rPr>
            <w:noProof/>
            <w:webHidden/>
          </w:rPr>
          <w:fldChar w:fldCharType="begin"/>
        </w:r>
        <w:r w:rsidR="001B67BC">
          <w:rPr>
            <w:noProof/>
            <w:webHidden/>
          </w:rPr>
          <w:instrText xml:space="preserve"> PAGEREF _Toc358794009 \h </w:instrText>
        </w:r>
        <w:r>
          <w:rPr>
            <w:noProof/>
            <w:webHidden/>
          </w:rPr>
        </w:r>
        <w:r>
          <w:rPr>
            <w:noProof/>
            <w:webHidden/>
          </w:rPr>
          <w:fldChar w:fldCharType="separate"/>
        </w:r>
        <w:r w:rsidR="001B67BC">
          <w:rPr>
            <w:noProof/>
            <w:webHidden/>
          </w:rPr>
          <w:t>41</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0" w:history="1">
        <w:r w:rsidR="001B67BC" w:rsidRPr="005D06EE">
          <w:rPr>
            <w:rStyle w:val="Hyperlink"/>
            <w:noProof/>
          </w:rPr>
          <w:t>Table 13.  Urbansim Synthesized Persons.csv file</w:t>
        </w:r>
        <w:r w:rsidR="001B67BC">
          <w:rPr>
            <w:noProof/>
            <w:webHidden/>
          </w:rPr>
          <w:tab/>
        </w:r>
        <w:r>
          <w:rPr>
            <w:noProof/>
            <w:webHidden/>
          </w:rPr>
          <w:fldChar w:fldCharType="begin"/>
        </w:r>
        <w:r w:rsidR="001B67BC">
          <w:rPr>
            <w:noProof/>
            <w:webHidden/>
          </w:rPr>
          <w:instrText xml:space="preserve"> PAGEREF _Toc358794010 \h </w:instrText>
        </w:r>
        <w:r>
          <w:rPr>
            <w:noProof/>
            <w:webHidden/>
          </w:rPr>
        </w:r>
        <w:r>
          <w:rPr>
            <w:noProof/>
            <w:webHidden/>
          </w:rPr>
          <w:fldChar w:fldCharType="separate"/>
        </w:r>
        <w:r w:rsidR="001B67BC">
          <w:rPr>
            <w:noProof/>
            <w:webHidden/>
          </w:rPr>
          <w:t>44</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1" w:history="1">
        <w:r w:rsidR="001B67BC" w:rsidRPr="005D06EE">
          <w:rPr>
            <w:rStyle w:val="Hyperlink"/>
            <w:rFonts w:cs="Arial"/>
            <w:noProof/>
          </w:rPr>
          <w:t>Table 14: Options for running the OahuMPO models</w:t>
        </w:r>
        <w:r w:rsidR="001B67BC">
          <w:rPr>
            <w:noProof/>
            <w:webHidden/>
          </w:rPr>
          <w:tab/>
        </w:r>
        <w:r>
          <w:rPr>
            <w:noProof/>
            <w:webHidden/>
          </w:rPr>
          <w:fldChar w:fldCharType="begin"/>
        </w:r>
        <w:r w:rsidR="001B67BC">
          <w:rPr>
            <w:noProof/>
            <w:webHidden/>
          </w:rPr>
          <w:instrText xml:space="preserve"> PAGEREF _Toc358794011 \h </w:instrText>
        </w:r>
        <w:r>
          <w:rPr>
            <w:noProof/>
            <w:webHidden/>
          </w:rPr>
        </w:r>
        <w:r>
          <w:rPr>
            <w:noProof/>
            <w:webHidden/>
          </w:rPr>
          <w:fldChar w:fldCharType="separate"/>
        </w:r>
        <w:r w:rsidR="001B67BC">
          <w:rPr>
            <w:noProof/>
            <w:webHidden/>
          </w:rPr>
          <w:t>57</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2" w:history="1">
        <w:r w:rsidR="001B67BC" w:rsidRPr="005D06EE">
          <w:rPr>
            <w:rStyle w:val="Hyperlink"/>
            <w:noProof/>
          </w:rPr>
          <w:t>Table 15:  Facility Types</w:t>
        </w:r>
        <w:r w:rsidR="001B67BC">
          <w:rPr>
            <w:noProof/>
            <w:webHidden/>
          </w:rPr>
          <w:tab/>
        </w:r>
        <w:r>
          <w:rPr>
            <w:noProof/>
            <w:webHidden/>
          </w:rPr>
          <w:fldChar w:fldCharType="begin"/>
        </w:r>
        <w:r w:rsidR="001B67BC">
          <w:rPr>
            <w:noProof/>
            <w:webHidden/>
          </w:rPr>
          <w:instrText xml:space="preserve"> PAGEREF _Toc358794012 \h </w:instrText>
        </w:r>
        <w:r>
          <w:rPr>
            <w:noProof/>
            <w:webHidden/>
          </w:rPr>
        </w:r>
        <w:r>
          <w:rPr>
            <w:noProof/>
            <w:webHidden/>
          </w:rPr>
          <w:fldChar w:fldCharType="separate"/>
        </w:r>
        <w:r w:rsidR="001B67BC">
          <w:rPr>
            <w:noProof/>
            <w:webHidden/>
          </w:rPr>
          <w:t>59</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3" w:history="1">
        <w:r w:rsidR="001B67BC" w:rsidRPr="005D06EE">
          <w:rPr>
            <w:rStyle w:val="Hyperlink"/>
            <w:rFonts w:cs="Arial"/>
            <w:noProof/>
          </w:rPr>
          <w:t>Table 16: Area-Type Definitions Based on Population and Employment Densities*</w:t>
        </w:r>
        <w:r w:rsidR="001B67BC">
          <w:rPr>
            <w:noProof/>
            <w:webHidden/>
          </w:rPr>
          <w:tab/>
        </w:r>
        <w:r>
          <w:rPr>
            <w:noProof/>
            <w:webHidden/>
          </w:rPr>
          <w:fldChar w:fldCharType="begin"/>
        </w:r>
        <w:r w:rsidR="001B67BC">
          <w:rPr>
            <w:noProof/>
            <w:webHidden/>
          </w:rPr>
          <w:instrText xml:space="preserve"> PAGEREF _Toc358794013 \h </w:instrText>
        </w:r>
        <w:r>
          <w:rPr>
            <w:noProof/>
            <w:webHidden/>
          </w:rPr>
        </w:r>
        <w:r>
          <w:rPr>
            <w:noProof/>
            <w:webHidden/>
          </w:rPr>
          <w:fldChar w:fldCharType="separate"/>
        </w:r>
        <w:r w:rsidR="001B67BC">
          <w:rPr>
            <w:noProof/>
            <w:webHidden/>
          </w:rPr>
          <w:t>60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4" w:history="1">
        <w:r w:rsidR="001B67BC" w:rsidRPr="005D06EE">
          <w:rPr>
            <w:rStyle w:val="Hyperlink"/>
            <w:rFonts w:cs="Arial"/>
            <w:noProof/>
          </w:rPr>
          <w:t>Table 17: Free-Flow Speed Look-up Table (\generic\inputs\other</w:t>
        </w:r>
        <w:r w:rsidR="001B67BC" w:rsidRPr="005D06EE">
          <w:rPr>
            <w:rStyle w:val="Hyperlink"/>
            <w:noProof/>
          </w:rPr>
          <w:t xml:space="preserve">\ </w:t>
        </w:r>
        <w:r w:rsidR="001B67BC" w:rsidRPr="005D06EE">
          <w:rPr>
            <w:rStyle w:val="Hyperlink"/>
            <w:rFonts w:cs="Arial"/>
            <w:noProof/>
          </w:rPr>
          <w:t>FSPED.bin)</w:t>
        </w:r>
        <w:r w:rsidR="001B67BC">
          <w:rPr>
            <w:noProof/>
            <w:webHidden/>
          </w:rPr>
          <w:tab/>
        </w:r>
        <w:r>
          <w:rPr>
            <w:noProof/>
            <w:webHidden/>
          </w:rPr>
          <w:fldChar w:fldCharType="begin"/>
        </w:r>
        <w:r w:rsidR="001B67BC">
          <w:rPr>
            <w:noProof/>
            <w:webHidden/>
          </w:rPr>
          <w:instrText xml:space="preserve"> PAGEREF _Toc358794014 \h </w:instrText>
        </w:r>
        <w:r>
          <w:rPr>
            <w:noProof/>
            <w:webHidden/>
          </w:rPr>
        </w:r>
        <w:r>
          <w:rPr>
            <w:noProof/>
            <w:webHidden/>
          </w:rPr>
          <w:fldChar w:fldCharType="separate"/>
        </w:r>
        <w:r w:rsidR="001B67BC">
          <w:rPr>
            <w:noProof/>
            <w:webHidden/>
          </w:rPr>
          <w:t>60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5" w:history="1">
        <w:r w:rsidR="001B67BC" w:rsidRPr="005D06EE">
          <w:rPr>
            <w:rStyle w:val="Hyperlink"/>
            <w:rFonts w:cs="Arial"/>
            <w:noProof/>
          </w:rPr>
          <w:t>Table 18: Congested Speed Look-up table (\generic\inputs\other</w:t>
        </w:r>
        <w:r w:rsidR="001B67BC" w:rsidRPr="005D06EE">
          <w:rPr>
            <w:rStyle w:val="Hyperlink"/>
            <w:noProof/>
          </w:rPr>
          <w:t xml:space="preserve">\ </w:t>
        </w:r>
        <w:r w:rsidR="001B67BC" w:rsidRPr="005D06EE">
          <w:rPr>
            <w:rStyle w:val="Hyperlink"/>
            <w:rFonts w:cs="Arial"/>
            <w:noProof/>
          </w:rPr>
          <w:t>CSPED.bin)</w:t>
        </w:r>
        <w:r w:rsidR="001B67BC">
          <w:rPr>
            <w:noProof/>
            <w:webHidden/>
          </w:rPr>
          <w:tab/>
        </w:r>
        <w:r>
          <w:rPr>
            <w:noProof/>
            <w:webHidden/>
          </w:rPr>
          <w:fldChar w:fldCharType="begin"/>
        </w:r>
        <w:r w:rsidR="001B67BC">
          <w:rPr>
            <w:noProof/>
            <w:webHidden/>
          </w:rPr>
          <w:instrText xml:space="preserve"> PAGEREF _Toc358794015 \h </w:instrText>
        </w:r>
        <w:r>
          <w:rPr>
            <w:noProof/>
            <w:webHidden/>
          </w:rPr>
        </w:r>
        <w:r>
          <w:rPr>
            <w:noProof/>
            <w:webHidden/>
          </w:rPr>
          <w:fldChar w:fldCharType="separate"/>
        </w:r>
        <w:r w:rsidR="001B67BC">
          <w:rPr>
            <w:noProof/>
            <w:webHidden/>
          </w:rPr>
          <w:t>61</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6" w:history="1">
        <w:r w:rsidR="001B67BC" w:rsidRPr="005D06EE">
          <w:rPr>
            <w:rStyle w:val="Hyperlink"/>
            <w:rFonts w:cs="Arial"/>
            <w:noProof/>
          </w:rPr>
          <w:t>Table 19: Capacity Look-up Table (\generic\inputs\other</w:t>
        </w:r>
        <w:r w:rsidR="001B67BC" w:rsidRPr="005D06EE">
          <w:rPr>
            <w:rStyle w:val="Hyperlink"/>
            <w:noProof/>
          </w:rPr>
          <w:t xml:space="preserve">\ </w:t>
        </w:r>
        <w:r w:rsidR="001B67BC" w:rsidRPr="005D06EE">
          <w:rPr>
            <w:rStyle w:val="Hyperlink"/>
            <w:rFonts w:cs="Arial"/>
            <w:noProof/>
          </w:rPr>
          <w:t>ACAPA.bin)</w:t>
        </w:r>
        <w:r w:rsidR="001B67BC">
          <w:rPr>
            <w:noProof/>
            <w:webHidden/>
          </w:rPr>
          <w:tab/>
        </w:r>
        <w:r>
          <w:rPr>
            <w:noProof/>
            <w:webHidden/>
          </w:rPr>
          <w:fldChar w:fldCharType="begin"/>
        </w:r>
        <w:r w:rsidR="001B67BC">
          <w:rPr>
            <w:noProof/>
            <w:webHidden/>
          </w:rPr>
          <w:instrText xml:space="preserve"> PAGEREF _Toc358794016 \h </w:instrText>
        </w:r>
        <w:r>
          <w:rPr>
            <w:noProof/>
            <w:webHidden/>
          </w:rPr>
        </w:r>
        <w:r>
          <w:rPr>
            <w:noProof/>
            <w:webHidden/>
          </w:rPr>
          <w:fldChar w:fldCharType="separate"/>
        </w:r>
        <w:r w:rsidR="001B67BC">
          <w:rPr>
            <w:noProof/>
            <w:webHidden/>
          </w:rPr>
          <w:t>61</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7" w:history="1">
        <w:r w:rsidR="001B67BC" w:rsidRPr="005D06EE">
          <w:rPr>
            <w:rStyle w:val="Hyperlink"/>
            <w:rFonts w:cs="Arial"/>
            <w:noProof/>
          </w:rPr>
          <w:t>Table 20: Alpha Parameters in the Volume Delay Function</w:t>
        </w:r>
        <w:r w:rsidR="001B67BC">
          <w:rPr>
            <w:noProof/>
            <w:webHidden/>
          </w:rPr>
          <w:tab/>
        </w:r>
        <w:r>
          <w:rPr>
            <w:noProof/>
            <w:webHidden/>
          </w:rPr>
          <w:fldChar w:fldCharType="begin"/>
        </w:r>
        <w:r w:rsidR="001B67BC">
          <w:rPr>
            <w:noProof/>
            <w:webHidden/>
          </w:rPr>
          <w:instrText xml:space="preserve"> PAGEREF _Toc358794017 \h </w:instrText>
        </w:r>
        <w:r>
          <w:rPr>
            <w:noProof/>
            <w:webHidden/>
          </w:rPr>
        </w:r>
        <w:r>
          <w:rPr>
            <w:noProof/>
            <w:webHidden/>
          </w:rPr>
          <w:fldChar w:fldCharType="separate"/>
        </w:r>
        <w:r w:rsidR="001B67BC">
          <w:rPr>
            <w:noProof/>
            <w:webHidden/>
          </w:rPr>
          <w:t>62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8" w:history="1">
        <w:r w:rsidR="001B67BC" w:rsidRPr="005D06EE">
          <w:rPr>
            <w:rStyle w:val="Hyperlink"/>
            <w:rFonts w:cs="Arial"/>
            <w:noProof/>
          </w:rPr>
          <w:t>Table 21: Transit Peak Travel Time Factors (\generic\inputs\other</w:t>
        </w:r>
        <w:r w:rsidR="001B67BC" w:rsidRPr="005D06EE">
          <w:rPr>
            <w:rStyle w:val="Hyperlink"/>
            <w:noProof/>
          </w:rPr>
          <w:t xml:space="preserve">\ </w:t>
        </w:r>
        <w:r w:rsidR="001B67BC" w:rsidRPr="005D06EE">
          <w:rPr>
            <w:rStyle w:val="Hyperlink"/>
            <w:rFonts w:cs="Arial"/>
            <w:noProof/>
          </w:rPr>
          <w:t>TRANPKTIMEFAC.bin)</w:t>
        </w:r>
        <w:r w:rsidR="001B67BC">
          <w:rPr>
            <w:noProof/>
            <w:webHidden/>
          </w:rPr>
          <w:tab/>
        </w:r>
        <w:r>
          <w:rPr>
            <w:noProof/>
            <w:webHidden/>
          </w:rPr>
          <w:fldChar w:fldCharType="begin"/>
        </w:r>
        <w:r w:rsidR="001B67BC">
          <w:rPr>
            <w:noProof/>
            <w:webHidden/>
          </w:rPr>
          <w:instrText xml:space="preserve"> PAGEREF _Toc358794018 \h </w:instrText>
        </w:r>
        <w:r>
          <w:rPr>
            <w:noProof/>
            <w:webHidden/>
          </w:rPr>
        </w:r>
        <w:r>
          <w:rPr>
            <w:noProof/>
            <w:webHidden/>
          </w:rPr>
          <w:fldChar w:fldCharType="separate"/>
        </w:r>
        <w:r w:rsidR="001B67BC">
          <w:rPr>
            <w:noProof/>
            <w:webHidden/>
          </w:rPr>
          <w:t>62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19" w:history="1">
        <w:r w:rsidR="001B67BC" w:rsidRPr="005D06EE">
          <w:rPr>
            <w:rStyle w:val="Hyperlink"/>
            <w:rFonts w:cs="Arial"/>
            <w:noProof/>
          </w:rPr>
          <w:t>Table 22: Transit Off-Peak Travel Time Factors</w:t>
        </w:r>
        <w:r w:rsidR="001B67BC">
          <w:rPr>
            <w:noProof/>
            <w:webHidden/>
          </w:rPr>
          <w:tab/>
        </w:r>
        <w:r>
          <w:rPr>
            <w:noProof/>
            <w:webHidden/>
          </w:rPr>
          <w:fldChar w:fldCharType="begin"/>
        </w:r>
        <w:r w:rsidR="001B67BC">
          <w:rPr>
            <w:noProof/>
            <w:webHidden/>
          </w:rPr>
          <w:instrText xml:space="preserve"> PAGEREF _Toc358794019 \h </w:instrText>
        </w:r>
        <w:r>
          <w:rPr>
            <w:noProof/>
            <w:webHidden/>
          </w:rPr>
        </w:r>
        <w:r>
          <w:rPr>
            <w:noProof/>
            <w:webHidden/>
          </w:rPr>
          <w:fldChar w:fldCharType="separate"/>
        </w:r>
        <w:r w:rsidR="001B67BC">
          <w:rPr>
            <w:noProof/>
            <w:webHidden/>
          </w:rPr>
          <w:t>63</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0" w:history="1">
        <w:r w:rsidR="001B67BC" w:rsidRPr="005D06EE">
          <w:rPr>
            <w:rStyle w:val="Hyperlink"/>
            <w:rFonts w:cs="Arial"/>
            <w:noProof/>
          </w:rPr>
          <w:t>Table 23:  Link and Distance Thresholds Used in Transit Access Connections</w:t>
        </w:r>
        <w:r w:rsidR="001B67BC">
          <w:rPr>
            <w:noProof/>
            <w:webHidden/>
          </w:rPr>
          <w:tab/>
        </w:r>
        <w:r>
          <w:rPr>
            <w:noProof/>
            <w:webHidden/>
          </w:rPr>
          <w:fldChar w:fldCharType="begin"/>
        </w:r>
        <w:r w:rsidR="001B67BC">
          <w:rPr>
            <w:noProof/>
            <w:webHidden/>
          </w:rPr>
          <w:instrText xml:space="preserve"> PAGEREF _Toc358794020 \h </w:instrText>
        </w:r>
        <w:r>
          <w:rPr>
            <w:noProof/>
            <w:webHidden/>
          </w:rPr>
        </w:r>
        <w:r>
          <w:rPr>
            <w:noProof/>
            <w:webHidden/>
          </w:rPr>
          <w:fldChar w:fldCharType="separate"/>
        </w:r>
        <w:r w:rsidR="001B67BC">
          <w:rPr>
            <w:noProof/>
            <w:webHidden/>
          </w:rPr>
          <w:t>64</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1" w:history="1">
        <w:r w:rsidR="001B67BC" w:rsidRPr="005D06EE">
          <w:rPr>
            <w:rStyle w:val="Hyperlink"/>
            <w:rFonts w:cs="Arial"/>
            <w:noProof/>
          </w:rPr>
          <w:t>Table 24:  Highway and Transit Skim Tables</w:t>
        </w:r>
        <w:r w:rsidR="001B67BC">
          <w:rPr>
            <w:noProof/>
            <w:webHidden/>
          </w:rPr>
          <w:tab/>
        </w:r>
        <w:r>
          <w:rPr>
            <w:noProof/>
            <w:webHidden/>
          </w:rPr>
          <w:fldChar w:fldCharType="begin"/>
        </w:r>
        <w:r w:rsidR="001B67BC">
          <w:rPr>
            <w:noProof/>
            <w:webHidden/>
          </w:rPr>
          <w:instrText xml:space="preserve"> PAGEREF _Toc358794021 \h </w:instrText>
        </w:r>
        <w:r>
          <w:rPr>
            <w:noProof/>
            <w:webHidden/>
          </w:rPr>
        </w:r>
        <w:r>
          <w:rPr>
            <w:noProof/>
            <w:webHidden/>
          </w:rPr>
          <w:fldChar w:fldCharType="separate"/>
        </w:r>
        <w:r w:rsidR="001B67BC">
          <w:rPr>
            <w:noProof/>
            <w:webHidden/>
          </w:rPr>
          <w:t>67</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2" w:history="1">
        <w:r w:rsidR="001B67BC" w:rsidRPr="005D06EE">
          <w:rPr>
            <w:rStyle w:val="Hyperlink"/>
            <w:rFonts w:cs="Arial"/>
            <w:noProof/>
          </w:rPr>
          <w:t>Table 25:  Transit Mode Table (\generic\inputs\other\modes.bin)</w:t>
        </w:r>
        <w:r w:rsidR="001B67BC">
          <w:rPr>
            <w:noProof/>
            <w:webHidden/>
          </w:rPr>
          <w:tab/>
        </w:r>
        <w:r>
          <w:rPr>
            <w:noProof/>
            <w:webHidden/>
          </w:rPr>
          <w:fldChar w:fldCharType="begin"/>
        </w:r>
        <w:r w:rsidR="001B67BC">
          <w:rPr>
            <w:noProof/>
            <w:webHidden/>
          </w:rPr>
          <w:instrText xml:space="preserve"> PAGEREF _Toc358794022 \h </w:instrText>
        </w:r>
        <w:r>
          <w:rPr>
            <w:noProof/>
            <w:webHidden/>
          </w:rPr>
        </w:r>
        <w:r>
          <w:rPr>
            <w:noProof/>
            <w:webHidden/>
          </w:rPr>
          <w:fldChar w:fldCharType="separate"/>
        </w:r>
        <w:r w:rsidR="001B67BC">
          <w:rPr>
            <w:noProof/>
            <w:webHidden/>
          </w:rPr>
          <w:t>68</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3" w:history="1">
        <w:r w:rsidR="001B67BC" w:rsidRPr="005D06EE">
          <w:rPr>
            <w:rStyle w:val="Hyperlink"/>
            <w:rFonts w:cs="Arial"/>
            <w:noProof/>
          </w:rPr>
          <w:t>Table 26:  Global Transit Pathfinder Parameters</w:t>
        </w:r>
        <w:r w:rsidR="001B67BC">
          <w:rPr>
            <w:noProof/>
            <w:webHidden/>
          </w:rPr>
          <w:tab/>
        </w:r>
        <w:r>
          <w:rPr>
            <w:noProof/>
            <w:webHidden/>
          </w:rPr>
          <w:fldChar w:fldCharType="begin"/>
        </w:r>
        <w:r w:rsidR="001B67BC">
          <w:rPr>
            <w:noProof/>
            <w:webHidden/>
          </w:rPr>
          <w:instrText xml:space="preserve"> PAGEREF _Toc358794023 \h </w:instrText>
        </w:r>
        <w:r>
          <w:rPr>
            <w:noProof/>
            <w:webHidden/>
          </w:rPr>
        </w:r>
        <w:r>
          <w:rPr>
            <w:noProof/>
            <w:webHidden/>
          </w:rPr>
          <w:fldChar w:fldCharType="separate"/>
        </w:r>
        <w:r w:rsidR="001B67BC">
          <w:rPr>
            <w:noProof/>
            <w:webHidden/>
          </w:rPr>
          <w:t>69</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4" w:history="1">
        <w:r w:rsidR="001B67BC" w:rsidRPr="005D06EE">
          <w:rPr>
            <w:rStyle w:val="Hyperlink"/>
            <w:noProof/>
          </w:rPr>
          <w:t>Table 27:</w:t>
        </w:r>
        <w:r w:rsidR="001B67BC" w:rsidRPr="005D06EE">
          <w:rPr>
            <w:rStyle w:val="Hyperlink"/>
            <w:rFonts w:cs="Arial"/>
            <w:noProof/>
          </w:rPr>
          <w:t xml:space="preserve"> Summary of Truck Trips by Purpose</w:t>
        </w:r>
        <w:r w:rsidR="001B67BC">
          <w:rPr>
            <w:noProof/>
            <w:webHidden/>
          </w:rPr>
          <w:tab/>
        </w:r>
        <w:r>
          <w:rPr>
            <w:noProof/>
            <w:webHidden/>
          </w:rPr>
          <w:fldChar w:fldCharType="begin"/>
        </w:r>
        <w:r w:rsidR="001B67BC">
          <w:rPr>
            <w:noProof/>
            <w:webHidden/>
          </w:rPr>
          <w:instrText xml:space="preserve"> PAGEREF _Toc358794024 \h </w:instrText>
        </w:r>
        <w:r>
          <w:rPr>
            <w:noProof/>
            <w:webHidden/>
          </w:rPr>
        </w:r>
        <w:r>
          <w:rPr>
            <w:noProof/>
            <w:webHidden/>
          </w:rPr>
          <w:fldChar w:fldCharType="separate"/>
        </w:r>
        <w:r w:rsidR="001B67BC">
          <w:rPr>
            <w:noProof/>
            <w:webHidden/>
          </w:rPr>
          <w:t>74</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5" w:history="1">
        <w:r w:rsidR="001B67BC" w:rsidRPr="005D06EE">
          <w:rPr>
            <w:rStyle w:val="Hyperlink"/>
            <w:noProof/>
          </w:rPr>
          <w:t>Table 28: Tours.csv Data Dictionary</w:t>
        </w:r>
        <w:r w:rsidR="001B67BC">
          <w:rPr>
            <w:noProof/>
            <w:webHidden/>
          </w:rPr>
          <w:tab/>
        </w:r>
        <w:r>
          <w:rPr>
            <w:noProof/>
            <w:webHidden/>
          </w:rPr>
          <w:fldChar w:fldCharType="begin"/>
        </w:r>
        <w:r w:rsidR="001B67BC">
          <w:rPr>
            <w:noProof/>
            <w:webHidden/>
          </w:rPr>
          <w:instrText xml:space="preserve"> PAGEREF _Toc358794025 \h </w:instrText>
        </w:r>
        <w:r>
          <w:rPr>
            <w:noProof/>
            <w:webHidden/>
          </w:rPr>
        </w:r>
        <w:r>
          <w:rPr>
            <w:noProof/>
            <w:webHidden/>
          </w:rPr>
          <w:fldChar w:fldCharType="separate"/>
        </w:r>
        <w:r w:rsidR="001B67BC">
          <w:rPr>
            <w:noProof/>
            <w:webHidden/>
          </w:rPr>
          <w:t>80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6" w:history="1">
        <w:r w:rsidR="001B67BC" w:rsidRPr="005D06EE">
          <w:rPr>
            <w:rStyle w:val="Hyperlink"/>
            <w:noProof/>
          </w:rPr>
          <w:t>Table 29: Trips.csv Data Dictionary</w:t>
        </w:r>
        <w:r w:rsidR="001B67BC">
          <w:rPr>
            <w:noProof/>
            <w:webHidden/>
          </w:rPr>
          <w:tab/>
        </w:r>
        <w:r>
          <w:rPr>
            <w:noProof/>
            <w:webHidden/>
          </w:rPr>
          <w:fldChar w:fldCharType="begin"/>
        </w:r>
        <w:r w:rsidR="001B67BC">
          <w:rPr>
            <w:noProof/>
            <w:webHidden/>
          </w:rPr>
          <w:instrText xml:space="preserve"> PAGEREF _Toc358794026 \h </w:instrText>
        </w:r>
        <w:r>
          <w:rPr>
            <w:noProof/>
            <w:webHidden/>
          </w:rPr>
        </w:r>
        <w:r>
          <w:rPr>
            <w:noProof/>
            <w:webHidden/>
          </w:rPr>
          <w:fldChar w:fldCharType="separate"/>
        </w:r>
        <w:r w:rsidR="001B67BC">
          <w:rPr>
            <w:noProof/>
            <w:webHidden/>
          </w:rPr>
          <w:t>82</w:t>
        </w:r>
        <w:r>
          <w:rPr>
            <w:noProof/>
            <w:webHidden/>
          </w:rPr>
          <w:fldChar w:fldCharType="end"/>
        </w:r>
      </w:hyperlink>
    </w:p>
    <w:p w:rsidR="001B67BC" w:rsidRDefault="0015799B">
      <w:pPr>
        <w:pStyle w:val="TableofFigures"/>
        <w:tabs>
          <w:tab w:val="left" w:pos="440"/>
          <w:tab w:val="right" w:leader="dot" w:pos="9350"/>
        </w:tabs>
        <w:rPr>
          <w:rFonts w:asciiTheme="minorHAnsi" w:eastAsiaTheme="minorEastAsia" w:hAnsiTheme="minorHAnsi" w:cstheme="minorBidi"/>
          <w:noProof/>
        </w:rPr>
      </w:pPr>
      <w:hyperlink w:anchor="_Toc358794027" w:history="1">
        <w:r w:rsidR="001B67BC" w:rsidRPr="005D06EE">
          <w:rPr>
            <w:rStyle w:val="Hyperlink"/>
            <w:noProof/>
          </w:rPr>
          <w:t>Table 30: VisitorTours.csv Data Dictionary</w:t>
        </w:r>
        <w:r w:rsidR="001B67BC">
          <w:rPr>
            <w:noProof/>
            <w:webHidden/>
          </w:rPr>
          <w:tab/>
        </w:r>
        <w:r>
          <w:rPr>
            <w:noProof/>
            <w:webHidden/>
          </w:rPr>
          <w:fldChar w:fldCharType="begin"/>
        </w:r>
        <w:r w:rsidR="001B67BC">
          <w:rPr>
            <w:noProof/>
            <w:webHidden/>
          </w:rPr>
          <w:instrText xml:space="preserve"> PAGEREF _Toc358794027 \h </w:instrText>
        </w:r>
        <w:r>
          <w:rPr>
            <w:noProof/>
            <w:webHidden/>
          </w:rPr>
        </w:r>
        <w:r>
          <w:rPr>
            <w:noProof/>
            <w:webHidden/>
          </w:rPr>
          <w:fldChar w:fldCharType="separate"/>
        </w:r>
        <w:r w:rsidR="001B67BC">
          <w:rPr>
            <w:noProof/>
            <w:webHidden/>
          </w:rPr>
          <w:t>83</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8" w:history="1">
        <w:r w:rsidR="001B67BC" w:rsidRPr="005D06EE">
          <w:rPr>
            <w:rStyle w:val="Hyperlink"/>
            <w:noProof/>
          </w:rPr>
          <w:t>Table 31: VisitorTrips.csv Data Dictionary</w:t>
        </w:r>
        <w:r w:rsidR="001B67BC">
          <w:rPr>
            <w:noProof/>
            <w:webHidden/>
          </w:rPr>
          <w:tab/>
        </w:r>
        <w:r>
          <w:rPr>
            <w:noProof/>
            <w:webHidden/>
          </w:rPr>
          <w:fldChar w:fldCharType="begin"/>
        </w:r>
        <w:r w:rsidR="001B67BC">
          <w:rPr>
            <w:noProof/>
            <w:webHidden/>
          </w:rPr>
          <w:instrText xml:space="preserve"> PAGEREF _Toc358794028 \h </w:instrText>
        </w:r>
        <w:r>
          <w:rPr>
            <w:noProof/>
            <w:webHidden/>
          </w:rPr>
        </w:r>
        <w:r>
          <w:rPr>
            <w:noProof/>
            <w:webHidden/>
          </w:rPr>
          <w:fldChar w:fldCharType="separate"/>
        </w:r>
        <w:r w:rsidR="001B67BC">
          <w:rPr>
            <w:noProof/>
            <w:webHidden/>
          </w:rPr>
          <w:t>85</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29" w:history="1">
        <w:r w:rsidR="001B67BC" w:rsidRPr="005D06EE">
          <w:rPr>
            <w:rStyle w:val="Hyperlink"/>
            <w:noProof/>
          </w:rPr>
          <w:t>Table 32: Key Destination Zones</w:t>
        </w:r>
        <w:r w:rsidR="001B67BC">
          <w:rPr>
            <w:noProof/>
            <w:webHidden/>
          </w:rPr>
          <w:tab/>
        </w:r>
        <w:r>
          <w:rPr>
            <w:noProof/>
            <w:webHidden/>
          </w:rPr>
          <w:fldChar w:fldCharType="begin"/>
        </w:r>
        <w:r w:rsidR="001B67BC">
          <w:rPr>
            <w:noProof/>
            <w:webHidden/>
          </w:rPr>
          <w:instrText xml:space="preserve"> PAGEREF _Toc358794029 \h </w:instrText>
        </w:r>
        <w:r>
          <w:rPr>
            <w:noProof/>
            <w:webHidden/>
          </w:rPr>
        </w:r>
        <w:r>
          <w:rPr>
            <w:noProof/>
            <w:webHidden/>
          </w:rPr>
          <w:fldChar w:fldCharType="separate"/>
        </w:r>
        <w:r w:rsidR="001B67BC">
          <w:rPr>
            <w:noProof/>
            <w:webHidden/>
          </w:rPr>
          <w:t>102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0" w:history="1">
        <w:r w:rsidR="001B67BC" w:rsidRPr="005D06EE">
          <w:rPr>
            <w:rStyle w:val="Hyperlink"/>
            <w:noProof/>
          </w:rPr>
          <w:t>Table 33: Output Files for Environmental Justice Summaries</w:t>
        </w:r>
        <w:r w:rsidR="001B67BC">
          <w:rPr>
            <w:noProof/>
            <w:webHidden/>
          </w:rPr>
          <w:tab/>
        </w:r>
        <w:r>
          <w:rPr>
            <w:noProof/>
            <w:webHidden/>
          </w:rPr>
          <w:fldChar w:fldCharType="begin"/>
        </w:r>
        <w:r w:rsidR="001B67BC">
          <w:rPr>
            <w:noProof/>
            <w:webHidden/>
          </w:rPr>
          <w:instrText xml:space="preserve"> PAGEREF _Toc358794030 \h </w:instrText>
        </w:r>
        <w:r>
          <w:rPr>
            <w:noProof/>
            <w:webHidden/>
          </w:rPr>
        </w:r>
        <w:r>
          <w:rPr>
            <w:noProof/>
            <w:webHidden/>
          </w:rPr>
          <w:fldChar w:fldCharType="separate"/>
        </w:r>
        <w:r w:rsidR="001B67BC">
          <w:rPr>
            <w:noProof/>
            <w:webHidden/>
          </w:rPr>
          <w:t>102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1" w:history="1">
        <w:r w:rsidR="001B67BC" w:rsidRPr="005D06EE">
          <w:rPr>
            <w:rStyle w:val="Hyperlink"/>
            <w:noProof/>
          </w:rPr>
          <w:t>Table 34: Output Matrix for Environmental Justice Summary</w:t>
        </w:r>
        <w:r w:rsidR="001B67BC">
          <w:rPr>
            <w:noProof/>
            <w:webHidden/>
          </w:rPr>
          <w:tab/>
        </w:r>
        <w:r>
          <w:rPr>
            <w:noProof/>
            <w:webHidden/>
          </w:rPr>
          <w:fldChar w:fldCharType="begin"/>
        </w:r>
        <w:r w:rsidR="001B67BC">
          <w:rPr>
            <w:noProof/>
            <w:webHidden/>
          </w:rPr>
          <w:instrText xml:space="preserve"> PAGEREF _Toc358794031 \h </w:instrText>
        </w:r>
        <w:r>
          <w:rPr>
            <w:noProof/>
            <w:webHidden/>
          </w:rPr>
        </w:r>
        <w:r>
          <w:rPr>
            <w:noProof/>
            <w:webHidden/>
          </w:rPr>
          <w:fldChar w:fldCharType="separate"/>
        </w:r>
        <w:r w:rsidR="001B67BC">
          <w:rPr>
            <w:noProof/>
            <w:webHidden/>
          </w:rPr>
          <w:t>103</w:t>
        </w:r>
        <w:r>
          <w:rPr>
            <w:noProof/>
            <w:webHidden/>
          </w:rPr>
          <w:fldChar w:fldCharType="end"/>
        </w:r>
      </w:hyperlink>
    </w:p>
    <w:p w:rsidR="00B130BD" w:rsidRPr="00BF36E6" w:rsidRDefault="0015799B" w:rsidP="00822E0B">
      <w:pPr>
        <w:pStyle w:val="TableofFigures"/>
        <w:tabs>
          <w:tab w:val="right" w:leader="dot" w:pos="9350"/>
        </w:tabs>
        <w:rPr>
          <w:rFonts w:cs="Arial"/>
        </w:rPr>
      </w:pPr>
      <w:r w:rsidRPr="00BF36E6">
        <w:rPr>
          <w:rFonts w:cs="Arial"/>
          <w:b/>
        </w:rPr>
        <w:fldChar w:fldCharType="end"/>
      </w:r>
    </w:p>
    <w:p w:rsidR="00B907F5" w:rsidRPr="00BF36E6" w:rsidRDefault="00B907F5" w:rsidP="00A9666C">
      <w:pPr>
        <w:pStyle w:val="Heading1"/>
        <w:rPr>
          <w:rFonts w:ascii="Arial" w:hAnsi="Arial" w:cs="Arial"/>
        </w:rPr>
      </w:pPr>
      <w:bookmarkStart w:id="3" w:name="_Toc358793965"/>
      <w:r w:rsidRPr="00BF36E6">
        <w:rPr>
          <w:rFonts w:ascii="Arial" w:hAnsi="Arial" w:cs="Arial"/>
        </w:rPr>
        <w:t>List of Figures</w:t>
      </w:r>
      <w:bookmarkEnd w:id="3"/>
    </w:p>
    <w:p w:rsidR="00B907F5" w:rsidRPr="00BF36E6" w:rsidRDefault="00B907F5" w:rsidP="00CB4640">
      <w:pPr>
        <w:jc w:val="both"/>
        <w:rPr>
          <w:rFonts w:cs="Arial"/>
          <w:b/>
        </w:rPr>
      </w:pPr>
    </w:p>
    <w:p w:rsidR="001B67BC" w:rsidRDefault="0015799B">
      <w:pPr>
        <w:pStyle w:val="TableofFigures"/>
        <w:tabs>
          <w:tab w:val="right" w:leader="dot" w:pos="9350"/>
        </w:tabs>
        <w:rPr>
          <w:rFonts w:asciiTheme="minorHAnsi" w:eastAsiaTheme="minorEastAsia" w:hAnsiTheme="minorHAnsi" w:cstheme="minorBidi"/>
          <w:noProof/>
        </w:rPr>
      </w:pPr>
      <w:r w:rsidRPr="00BF36E6">
        <w:rPr>
          <w:rFonts w:cs="Arial"/>
          <w:b/>
        </w:rPr>
        <w:fldChar w:fldCharType="begin"/>
      </w:r>
      <w:r w:rsidR="00A9666C" w:rsidRPr="00BF36E6">
        <w:rPr>
          <w:rFonts w:cs="Arial"/>
          <w:b/>
        </w:rPr>
        <w:instrText xml:space="preserve"> TOC \h \z \c "Figure" </w:instrText>
      </w:r>
      <w:r w:rsidRPr="00BF36E6">
        <w:rPr>
          <w:rFonts w:cs="Arial"/>
          <w:b/>
        </w:rPr>
        <w:fldChar w:fldCharType="separate"/>
      </w:r>
      <w:hyperlink w:anchor="_Toc358794032" w:history="1">
        <w:r w:rsidR="001B67BC" w:rsidRPr="00C8380A">
          <w:rPr>
            <w:rStyle w:val="Hyperlink"/>
            <w:rFonts w:cs="Arial"/>
            <w:noProof/>
          </w:rPr>
          <w:t>Figure 1: OahuMPO Modeling System</w:t>
        </w:r>
        <w:r w:rsidR="001B67BC">
          <w:rPr>
            <w:noProof/>
            <w:webHidden/>
          </w:rPr>
          <w:tab/>
        </w:r>
        <w:r>
          <w:rPr>
            <w:noProof/>
            <w:webHidden/>
          </w:rPr>
          <w:fldChar w:fldCharType="begin"/>
        </w:r>
        <w:r w:rsidR="001B67BC">
          <w:rPr>
            <w:noProof/>
            <w:webHidden/>
          </w:rPr>
          <w:instrText xml:space="preserve"> PAGEREF _Toc358794032 \h </w:instrText>
        </w:r>
        <w:r>
          <w:rPr>
            <w:noProof/>
            <w:webHidden/>
          </w:rPr>
        </w:r>
        <w:r>
          <w:rPr>
            <w:noProof/>
            <w:webHidden/>
          </w:rPr>
          <w:fldChar w:fldCharType="separate"/>
        </w:r>
        <w:r w:rsidR="001B67BC">
          <w:rPr>
            <w:noProof/>
            <w:webHidden/>
          </w:rPr>
          <w:t>12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3" w:history="1">
        <w:r w:rsidR="001B67BC" w:rsidRPr="00C8380A">
          <w:rPr>
            <w:rStyle w:val="Hyperlink"/>
            <w:rFonts w:cs="Arial"/>
            <w:noProof/>
          </w:rPr>
          <w:t>Figure 2: Generic directory structure</w:t>
        </w:r>
        <w:r w:rsidR="001B67BC">
          <w:rPr>
            <w:noProof/>
            <w:webHidden/>
          </w:rPr>
          <w:tab/>
        </w:r>
        <w:r>
          <w:rPr>
            <w:noProof/>
            <w:webHidden/>
          </w:rPr>
          <w:fldChar w:fldCharType="begin"/>
        </w:r>
        <w:r w:rsidR="001B67BC">
          <w:rPr>
            <w:noProof/>
            <w:webHidden/>
          </w:rPr>
          <w:instrText xml:space="preserve"> PAGEREF _Toc358794033 \h </w:instrText>
        </w:r>
        <w:r>
          <w:rPr>
            <w:noProof/>
            <w:webHidden/>
          </w:rPr>
        </w:r>
        <w:r>
          <w:rPr>
            <w:noProof/>
            <w:webHidden/>
          </w:rPr>
          <w:fldChar w:fldCharType="separate"/>
        </w:r>
        <w:r w:rsidR="001B67BC">
          <w:rPr>
            <w:noProof/>
            <w:webHidden/>
          </w:rPr>
          <w:t>14</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4" w:history="1">
        <w:r w:rsidR="001B67BC" w:rsidRPr="00C8380A">
          <w:rPr>
            <w:rStyle w:val="Hyperlink"/>
            <w:rFonts w:cs="Arial"/>
            <w:noProof/>
          </w:rPr>
          <w:t>Figure 3: Scenario directory structure</w:t>
        </w:r>
        <w:r w:rsidR="001B67BC">
          <w:rPr>
            <w:noProof/>
            <w:webHidden/>
          </w:rPr>
          <w:tab/>
        </w:r>
        <w:r>
          <w:rPr>
            <w:noProof/>
            <w:webHidden/>
          </w:rPr>
          <w:fldChar w:fldCharType="begin"/>
        </w:r>
        <w:r w:rsidR="001B67BC">
          <w:rPr>
            <w:noProof/>
            <w:webHidden/>
          </w:rPr>
          <w:instrText xml:space="preserve"> PAGEREF _Toc358794034 \h </w:instrText>
        </w:r>
        <w:r>
          <w:rPr>
            <w:noProof/>
            <w:webHidden/>
          </w:rPr>
        </w:r>
        <w:r>
          <w:rPr>
            <w:noProof/>
            <w:webHidden/>
          </w:rPr>
          <w:fldChar w:fldCharType="separate"/>
        </w:r>
        <w:r w:rsidR="001B67BC">
          <w:rPr>
            <w:noProof/>
            <w:webHidden/>
          </w:rPr>
          <w:t>15</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5" w:history="1">
        <w:r w:rsidR="001B67BC" w:rsidRPr="00C8380A">
          <w:rPr>
            <w:rStyle w:val="Hyperlink"/>
            <w:rFonts w:cs="Arial"/>
            <w:noProof/>
          </w:rPr>
          <w:t>Figure 4: Conflated Highway Network</w:t>
        </w:r>
        <w:r w:rsidR="001B67BC">
          <w:rPr>
            <w:noProof/>
            <w:webHidden/>
          </w:rPr>
          <w:tab/>
        </w:r>
        <w:r>
          <w:rPr>
            <w:noProof/>
            <w:webHidden/>
          </w:rPr>
          <w:fldChar w:fldCharType="begin"/>
        </w:r>
        <w:r w:rsidR="001B67BC">
          <w:rPr>
            <w:noProof/>
            <w:webHidden/>
          </w:rPr>
          <w:instrText xml:space="preserve"> PAGEREF _Toc358794035 \h </w:instrText>
        </w:r>
        <w:r>
          <w:rPr>
            <w:noProof/>
            <w:webHidden/>
          </w:rPr>
        </w:r>
        <w:r>
          <w:rPr>
            <w:noProof/>
            <w:webHidden/>
          </w:rPr>
          <w:fldChar w:fldCharType="separate"/>
        </w:r>
        <w:r w:rsidR="001B67BC">
          <w:rPr>
            <w:noProof/>
            <w:webHidden/>
          </w:rPr>
          <w:t>25</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6" w:history="1">
        <w:r w:rsidR="001B67BC" w:rsidRPr="00C8380A">
          <w:rPr>
            <w:rStyle w:val="Hyperlink"/>
            <w:noProof/>
          </w:rPr>
          <w:t>Figure 5: Route System Info (Dynamically shows up on selecting a transit route with info tool)</w:t>
        </w:r>
        <w:r w:rsidR="001B67BC">
          <w:rPr>
            <w:noProof/>
            <w:webHidden/>
          </w:rPr>
          <w:tab/>
        </w:r>
        <w:r>
          <w:rPr>
            <w:noProof/>
            <w:webHidden/>
          </w:rPr>
          <w:fldChar w:fldCharType="begin"/>
        </w:r>
        <w:r w:rsidR="001B67BC">
          <w:rPr>
            <w:noProof/>
            <w:webHidden/>
          </w:rPr>
          <w:instrText xml:space="preserve"> PAGEREF _Toc358794036 \h </w:instrText>
        </w:r>
        <w:r>
          <w:rPr>
            <w:noProof/>
            <w:webHidden/>
          </w:rPr>
        </w:r>
        <w:r>
          <w:rPr>
            <w:noProof/>
            <w:webHidden/>
          </w:rPr>
          <w:fldChar w:fldCharType="separate"/>
        </w:r>
        <w:r w:rsidR="001B67BC">
          <w:rPr>
            <w:noProof/>
            <w:webHidden/>
          </w:rPr>
          <w:t>32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7" w:history="1">
        <w:r w:rsidR="001B67BC" w:rsidRPr="00C8380A">
          <w:rPr>
            <w:rStyle w:val="Hyperlink"/>
            <w:rFonts w:cs="Arial"/>
            <w:noProof/>
          </w:rPr>
          <w:t>Figure 6: 2005 Oahu Transit Network</w:t>
        </w:r>
        <w:r w:rsidR="001B67BC">
          <w:rPr>
            <w:noProof/>
            <w:webHidden/>
          </w:rPr>
          <w:tab/>
        </w:r>
        <w:r>
          <w:rPr>
            <w:noProof/>
            <w:webHidden/>
          </w:rPr>
          <w:fldChar w:fldCharType="begin"/>
        </w:r>
        <w:r w:rsidR="001B67BC">
          <w:rPr>
            <w:noProof/>
            <w:webHidden/>
          </w:rPr>
          <w:instrText xml:space="preserve"> PAGEREF _Toc358794037 \h </w:instrText>
        </w:r>
        <w:r>
          <w:rPr>
            <w:noProof/>
            <w:webHidden/>
          </w:rPr>
        </w:r>
        <w:r>
          <w:rPr>
            <w:noProof/>
            <w:webHidden/>
          </w:rPr>
          <w:fldChar w:fldCharType="separate"/>
        </w:r>
        <w:r w:rsidR="001B67BC">
          <w:rPr>
            <w:noProof/>
            <w:webHidden/>
          </w:rPr>
          <w:t>34</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8" w:history="1">
        <w:r w:rsidR="001B67BC" w:rsidRPr="00C8380A">
          <w:rPr>
            <w:rStyle w:val="Hyperlink"/>
            <w:rFonts w:cs="Arial"/>
            <w:noProof/>
          </w:rPr>
          <w:t>Figure 7: TAZ Layer</w:t>
        </w:r>
        <w:r w:rsidR="001B67BC">
          <w:rPr>
            <w:noProof/>
            <w:webHidden/>
          </w:rPr>
          <w:tab/>
        </w:r>
        <w:r>
          <w:rPr>
            <w:noProof/>
            <w:webHidden/>
          </w:rPr>
          <w:fldChar w:fldCharType="begin"/>
        </w:r>
        <w:r w:rsidR="001B67BC">
          <w:rPr>
            <w:noProof/>
            <w:webHidden/>
          </w:rPr>
          <w:instrText xml:space="preserve"> PAGEREF _Toc358794038 \h </w:instrText>
        </w:r>
        <w:r>
          <w:rPr>
            <w:noProof/>
            <w:webHidden/>
          </w:rPr>
        </w:r>
        <w:r>
          <w:rPr>
            <w:noProof/>
            <w:webHidden/>
          </w:rPr>
          <w:fldChar w:fldCharType="separate"/>
        </w:r>
        <w:r w:rsidR="001B67BC">
          <w:rPr>
            <w:noProof/>
            <w:webHidden/>
          </w:rPr>
          <w:t>40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39" w:history="1">
        <w:r w:rsidR="001B67BC" w:rsidRPr="00C8380A">
          <w:rPr>
            <w:rStyle w:val="Hyperlink"/>
            <w:rFonts w:cs="Arial"/>
            <w:noProof/>
          </w:rPr>
          <w:t>Figure 8: GUI For OahuMPO Planning Model</w:t>
        </w:r>
        <w:r w:rsidR="001B67BC">
          <w:rPr>
            <w:noProof/>
            <w:webHidden/>
          </w:rPr>
          <w:tab/>
        </w:r>
        <w:r>
          <w:rPr>
            <w:noProof/>
            <w:webHidden/>
          </w:rPr>
          <w:fldChar w:fldCharType="begin"/>
        </w:r>
        <w:r w:rsidR="001B67BC">
          <w:rPr>
            <w:noProof/>
            <w:webHidden/>
          </w:rPr>
          <w:instrText xml:space="preserve"> PAGEREF _Toc358794039 \h </w:instrText>
        </w:r>
        <w:r>
          <w:rPr>
            <w:noProof/>
            <w:webHidden/>
          </w:rPr>
        </w:r>
        <w:r>
          <w:rPr>
            <w:noProof/>
            <w:webHidden/>
          </w:rPr>
          <w:fldChar w:fldCharType="separate"/>
        </w:r>
        <w:r w:rsidR="001B67BC">
          <w:rPr>
            <w:noProof/>
            <w:webHidden/>
          </w:rPr>
          <w:t>49</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0" w:history="1">
        <w:r w:rsidR="001B67BC" w:rsidRPr="00C8380A">
          <w:rPr>
            <w:rStyle w:val="Hyperlink"/>
            <w:rFonts w:cs="Arial"/>
            <w:noProof/>
          </w:rPr>
          <w:t>Figure 9: Scenario Manager Dialog Box</w:t>
        </w:r>
        <w:r w:rsidR="001B67BC">
          <w:rPr>
            <w:noProof/>
            <w:webHidden/>
          </w:rPr>
          <w:tab/>
        </w:r>
        <w:r>
          <w:rPr>
            <w:noProof/>
            <w:webHidden/>
          </w:rPr>
          <w:fldChar w:fldCharType="begin"/>
        </w:r>
        <w:r w:rsidR="001B67BC">
          <w:rPr>
            <w:noProof/>
            <w:webHidden/>
          </w:rPr>
          <w:instrText xml:space="preserve"> PAGEREF _Toc358794040 \h </w:instrText>
        </w:r>
        <w:r>
          <w:rPr>
            <w:noProof/>
            <w:webHidden/>
          </w:rPr>
        </w:r>
        <w:r>
          <w:rPr>
            <w:noProof/>
            <w:webHidden/>
          </w:rPr>
          <w:fldChar w:fldCharType="separate"/>
        </w:r>
        <w:r w:rsidR="001B67BC">
          <w:rPr>
            <w:noProof/>
            <w:webHidden/>
          </w:rPr>
          <w:t>50</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1" w:history="1">
        <w:r w:rsidR="001B67BC" w:rsidRPr="00C8380A">
          <w:rPr>
            <w:rStyle w:val="Hyperlink"/>
            <w:rFonts w:cs="Arial"/>
            <w:noProof/>
          </w:rPr>
          <w:t>Figure 10: Inputs Dialog Box</w:t>
        </w:r>
        <w:r w:rsidR="001B67BC">
          <w:rPr>
            <w:noProof/>
            <w:webHidden/>
          </w:rPr>
          <w:tab/>
        </w:r>
        <w:r>
          <w:rPr>
            <w:noProof/>
            <w:webHidden/>
          </w:rPr>
          <w:fldChar w:fldCharType="begin"/>
        </w:r>
        <w:r w:rsidR="001B67BC">
          <w:rPr>
            <w:noProof/>
            <w:webHidden/>
          </w:rPr>
          <w:instrText xml:space="preserve"> PAGEREF _Toc358794041 \h </w:instrText>
        </w:r>
        <w:r>
          <w:rPr>
            <w:noProof/>
            <w:webHidden/>
          </w:rPr>
        </w:r>
        <w:r>
          <w:rPr>
            <w:noProof/>
            <w:webHidden/>
          </w:rPr>
          <w:fldChar w:fldCharType="separate"/>
        </w:r>
        <w:r w:rsidR="001B67BC">
          <w:rPr>
            <w:noProof/>
            <w:webHidden/>
          </w:rPr>
          <w:t>51</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2" w:history="1">
        <w:r w:rsidR="001B67BC" w:rsidRPr="00C8380A">
          <w:rPr>
            <w:rStyle w:val="Hyperlink"/>
            <w:rFonts w:cs="Arial"/>
            <w:noProof/>
          </w:rPr>
          <w:t>Figure 11: GUI Navigation</w:t>
        </w:r>
        <w:r w:rsidR="001B67BC">
          <w:rPr>
            <w:noProof/>
            <w:webHidden/>
          </w:rPr>
          <w:tab/>
        </w:r>
        <w:r>
          <w:rPr>
            <w:noProof/>
            <w:webHidden/>
          </w:rPr>
          <w:fldChar w:fldCharType="begin"/>
        </w:r>
        <w:r w:rsidR="001B67BC">
          <w:rPr>
            <w:noProof/>
            <w:webHidden/>
          </w:rPr>
          <w:instrText xml:space="preserve"> PAGEREF _Toc358794042 \h </w:instrText>
        </w:r>
        <w:r>
          <w:rPr>
            <w:noProof/>
            <w:webHidden/>
          </w:rPr>
        </w:r>
        <w:r>
          <w:rPr>
            <w:noProof/>
            <w:webHidden/>
          </w:rPr>
          <w:fldChar w:fldCharType="separate"/>
        </w:r>
        <w:r w:rsidR="001B67BC">
          <w:rPr>
            <w:noProof/>
            <w:webHidden/>
          </w:rPr>
          <w:t>55</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3" w:history="1">
        <w:r w:rsidR="001B67BC" w:rsidRPr="00C8380A">
          <w:rPr>
            <w:rStyle w:val="Hyperlink"/>
            <w:noProof/>
          </w:rPr>
          <w:t>Figure 12</w:t>
        </w:r>
        <w:r w:rsidR="001B67BC" w:rsidRPr="00C8380A">
          <w:rPr>
            <w:rStyle w:val="Hyperlink"/>
            <w:rFonts w:cs="Arial"/>
            <w:noProof/>
          </w:rPr>
          <w:t xml:space="preserve">: </w:t>
        </w:r>
        <w:r w:rsidR="001B67BC" w:rsidRPr="00C8380A">
          <w:rPr>
            <w:rStyle w:val="Hyperlink"/>
            <w:noProof/>
          </w:rPr>
          <w:t>Truck Trip Generation Control File (TRKGEN5.CTL)</w:t>
        </w:r>
        <w:r w:rsidR="001B67BC">
          <w:rPr>
            <w:noProof/>
            <w:webHidden/>
          </w:rPr>
          <w:tab/>
        </w:r>
        <w:r>
          <w:rPr>
            <w:noProof/>
            <w:webHidden/>
          </w:rPr>
          <w:fldChar w:fldCharType="begin"/>
        </w:r>
        <w:r w:rsidR="001B67BC">
          <w:rPr>
            <w:noProof/>
            <w:webHidden/>
          </w:rPr>
          <w:instrText xml:space="preserve"> PAGEREF _Toc358794043 \h </w:instrText>
        </w:r>
        <w:r>
          <w:rPr>
            <w:noProof/>
            <w:webHidden/>
          </w:rPr>
        </w:r>
        <w:r>
          <w:rPr>
            <w:noProof/>
            <w:webHidden/>
          </w:rPr>
          <w:fldChar w:fldCharType="separate"/>
        </w:r>
        <w:r w:rsidR="001B67BC">
          <w:rPr>
            <w:noProof/>
            <w:webHidden/>
          </w:rPr>
          <w:t>71</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4" w:history="1">
        <w:r w:rsidR="001B67BC" w:rsidRPr="00C8380A">
          <w:rPr>
            <w:rStyle w:val="Hyperlink"/>
            <w:noProof/>
          </w:rPr>
          <w:t>Figure 13</w:t>
        </w:r>
        <w:r w:rsidR="001B67BC" w:rsidRPr="00C8380A">
          <w:rPr>
            <w:rStyle w:val="Hyperlink"/>
            <w:rFonts w:cs="Arial"/>
            <w:noProof/>
          </w:rPr>
          <w:t>: Airport Trip Generation Control File (AIRGEN5.CTL)</w:t>
        </w:r>
        <w:r w:rsidR="001B67BC">
          <w:rPr>
            <w:noProof/>
            <w:webHidden/>
          </w:rPr>
          <w:tab/>
        </w:r>
        <w:r>
          <w:rPr>
            <w:noProof/>
            <w:webHidden/>
          </w:rPr>
          <w:fldChar w:fldCharType="begin"/>
        </w:r>
        <w:r w:rsidR="001B67BC">
          <w:rPr>
            <w:noProof/>
            <w:webHidden/>
          </w:rPr>
          <w:instrText xml:space="preserve"> PAGEREF _Toc358794044 \h </w:instrText>
        </w:r>
        <w:r>
          <w:rPr>
            <w:noProof/>
            <w:webHidden/>
          </w:rPr>
        </w:r>
        <w:r>
          <w:rPr>
            <w:noProof/>
            <w:webHidden/>
          </w:rPr>
          <w:fldChar w:fldCharType="separate"/>
        </w:r>
        <w:r w:rsidR="001B67BC">
          <w:rPr>
            <w:noProof/>
            <w:webHidden/>
          </w:rPr>
          <w:t>72</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5" w:history="1">
        <w:r w:rsidR="001B67BC" w:rsidRPr="00C8380A">
          <w:rPr>
            <w:rStyle w:val="Hyperlink"/>
            <w:noProof/>
          </w:rPr>
          <w:t>Figure 14: Trip Generation Report File for Truck Trips</w:t>
        </w:r>
        <w:r w:rsidR="001B67BC">
          <w:rPr>
            <w:noProof/>
            <w:webHidden/>
          </w:rPr>
          <w:tab/>
        </w:r>
        <w:r>
          <w:rPr>
            <w:noProof/>
            <w:webHidden/>
          </w:rPr>
          <w:fldChar w:fldCharType="begin"/>
        </w:r>
        <w:r w:rsidR="001B67BC">
          <w:rPr>
            <w:noProof/>
            <w:webHidden/>
          </w:rPr>
          <w:instrText xml:space="preserve"> PAGEREF _Toc358794045 \h </w:instrText>
        </w:r>
        <w:r>
          <w:rPr>
            <w:noProof/>
            <w:webHidden/>
          </w:rPr>
        </w:r>
        <w:r>
          <w:rPr>
            <w:noProof/>
            <w:webHidden/>
          </w:rPr>
          <w:fldChar w:fldCharType="separate"/>
        </w:r>
        <w:r w:rsidR="001B67BC">
          <w:rPr>
            <w:noProof/>
            <w:webHidden/>
          </w:rPr>
          <w:t>73</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6" w:history="1">
        <w:r w:rsidR="001B67BC" w:rsidRPr="00C8380A">
          <w:rPr>
            <w:rStyle w:val="Hyperlink"/>
            <w:noProof/>
          </w:rPr>
          <w:t>Figure 15: Trip Distribution Report File</w:t>
        </w:r>
        <w:r w:rsidR="001B67BC">
          <w:rPr>
            <w:noProof/>
            <w:webHidden/>
          </w:rPr>
          <w:tab/>
        </w:r>
        <w:r>
          <w:rPr>
            <w:noProof/>
            <w:webHidden/>
          </w:rPr>
          <w:fldChar w:fldCharType="begin"/>
        </w:r>
        <w:r w:rsidR="001B67BC">
          <w:rPr>
            <w:noProof/>
            <w:webHidden/>
          </w:rPr>
          <w:instrText xml:space="preserve"> PAGEREF _Toc358794046 \h </w:instrText>
        </w:r>
        <w:r>
          <w:rPr>
            <w:noProof/>
            <w:webHidden/>
          </w:rPr>
        </w:r>
        <w:r>
          <w:rPr>
            <w:noProof/>
            <w:webHidden/>
          </w:rPr>
          <w:fldChar w:fldCharType="separate"/>
        </w:r>
        <w:r w:rsidR="001B67BC">
          <w:rPr>
            <w:noProof/>
            <w:webHidden/>
          </w:rPr>
          <w:t>77</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7" w:history="1">
        <w:r w:rsidR="001B67BC" w:rsidRPr="00C8380A">
          <w:rPr>
            <w:rStyle w:val="Hyperlink"/>
            <w:noProof/>
          </w:rPr>
          <w:t>Figure 16: Time of Day Report for Truck Trips and Visitor Trips</w:t>
        </w:r>
        <w:r w:rsidR="001B67BC">
          <w:rPr>
            <w:noProof/>
            <w:webHidden/>
          </w:rPr>
          <w:tab/>
        </w:r>
        <w:r>
          <w:rPr>
            <w:noProof/>
            <w:webHidden/>
          </w:rPr>
          <w:fldChar w:fldCharType="begin"/>
        </w:r>
        <w:r w:rsidR="001B67BC">
          <w:rPr>
            <w:noProof/>
            <w:webHidden/>
          </w:rPr>
          <w:instrText xml:space="preserve"> PAGEREF _Toc358794047 \h </w:instrText>
        </w:r>
        <w:r>
          <w:rPr>
            <w:noProof/>
            <w:webHidden/>
          </w:rPr>
        </w:r>
        <w:r>
          <w:rPr>
            <w:noProof/>
            <w:webHidden/>
          </w:rPr>
          <w:fldChar w:fldCharType="separate"/>
        </w:r>
        <w:r w:rsidR="001B67BC">
          <w:rPr>
            <w:noProof/>
            <w:webHidden/>
          </w:rPr>
          <w:t>88</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8" w:history="1">
        <w:r w:rsidR="001B67BC" w:rsidRPr="00C8380A">
          <w:rPr>
            <w:rStyle w:val="Hyperlink"/>
            <w:noProof/>
          </w:rPr>
          <w:t>Figure 17: Time of Day Report for Air Passenger Trips</w:t>
        </w:r>
        <w:r w:rsidR="001B67BC">
          <w:rPr>
            <w:noProof/>
            <w:webHidden/>
          </w:rPr>
          <w:tab/>
        </w:r>
        <w:r>
          <w:rPr>
            <w:noProof/>
            <w:webHidden/>
          </w:rPr>
          <w:fldChar w:fldCharType="begin"/>
        </w:r>
        <w:r w:rsidR="001B67BC">
          <w:rPr>
            <w:noProof/>
            <w:webHidden/>
          </w:rPr>
          <w:instrText xml:space="preserve"> PAGEREF _Toc358794048 \h </w:instrText>
        </w:r>
        <w:r>
          <w:rPr>
            <w:noProof/>
            <w:webHidden/>
          </w:rPr>
        </w:r>
        <w:r>
          <w:rPr>
            <w:noProof/>
            <w:webHidden/>
          </w:rPr>
          <w:fldChar w:fldCharType="separate"/>
        </w:r>
        <w:r w:rsidR="001B67BC">
          <w:rPr>
            <w:noProof/>
            <w:webHidden/>
          </w:rPr>
          <w:t>89</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49" w:history="1">
        <w:r w:rsidR="001B67BC" w:rsidRPr="00C8380A">
          <w:rPr>
            <w:rStyle w:val="Hyperlink"/>
            <w:noProof/>
          </w:rPr>
          <w:t>Figure 18: Vehicle Trips by Time Period and Classification</w:t>
        </w:r>
        <w:r w:rsidR="001B67BC">
          <w:rPr>
            <w:noProof/>
            <w:webHidden/>
          </w:rPr>
          <w:tab/>
        </w:r>
        <w:r>
          <w:rPr>
            <w:noProof/>
            <w:webHidden/>
          </w:rPr>
          <w:fldChar w:fldCharType="begin"/>
        </w:r>
        <w:r w:rsidR="001B67BC">
          <w:rPr>
            <w:noProof/>
            <w:webHidden/>
          </w:rPr>
          <w:instrText xml:space="preserve"> PAGEREF _Toc358794049 \h </w:instrText>
        </w:r>
        <w:r>
          <w:rPr>
            <w:noProof/>
            <w:webHidden/>
          </w:rPr>
        </w:r>
        <w:r>
          <w:rPr>
            <w:noProof/>
            <w:webHidden/>
          </w:rPr>
          <w:fldChar w:fldCharType="separate"/>
        </w:r>
        <w:r w:rsidR="001B67BC">
          <w:rPr>
            <w:noProof/>
            <w:webHidden/>
          </w:rPr>
          <w:t>89</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50" w:history="1">
        <w:r w:rsidR="001B67BC" w:rsidRPr="00C8380A">
          <w:rPr>
            <w:rStyle w:val="Hyperlink"/>
            <w:noProof/>
          </w:rPr>
          <w:t>Figure 19: Transit Trips by Time Period and Mode</w:t>
        </w:r>
        <w:r w:rsidR="001B67BC">
          <w:rPr>
            <w:noProof/>
            <w:webHidden/>
          </w:rPr>
          <w:tab/>
        </w:r>
        <w:r>
          <w:rPr>
            <w:noProof/>
            <w:webHidden/>
          </w:rPr>
          <w:fldChar w:fldCharType="begin"/>
        </w:r>
        <w:r w:rsidR="001B67BC">
          <w:rPr>
            <w:noProof/>
            <w:webHidden/>
          </w:rPr>
          <w:instrText xml:space="preserve"> PAGEREF _Toc358794050 \h </w:instrText>
        </w:r>
        <w:r>
          <w:rPr>
            <w:noProof/>
            <w:webHidden/>
          </w:rPr>
        </w:r>
        <w:r>
          <w:rPr>
            <w:noProof/>
            <w:webHidden/>
          </w:rPr>
          <w:fldChar w:fldCharType="separate"/>
        </w:r>
        <w:r w:rsidR="001B67BC">
          <w:rPr>
            <w:noProof/>
            <w:webHidden/>
          </w:rPr>
          <w:t>91</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51" w:history="1">
        <w:r w:rsidR="001B67BC" w:rsidRPr="00C8380A">
          <w:rPr>
            <w:rStyle w:val="Hyperlink"/>
            <w:noProof/>
          </w:rPr>
          <w:t>Figure 20: Highway Assignment Report File</w:t>
        </w:r>
        <w:r w:rsidR="001B67BC">
          <w:rPr>
            <w:noProof/>
            <w:webHidden/>
          </w:rPr>
          <w:tab/>
        </w:r>
        <w:r>
          <w:rPr>
            <w:noProof/>
            <w:webHidden/>
          </w:rPr>
          <w:fldChar w:fldCharType="begin"/>
        </w:r>
        <w:r w:rsidR="001B67BC">
          <w:rPr>
            <w:noProof/>
            <w:webHidden/>
          </w:rPr>
          <w:instrText xml:space="preserve"> PAGEREF _Toc358794051 \h </w:instrText>
        </w:r>
        <w:r>
          <w:rPr>
            <w:noProof/>
            <w:webHidden/>
          </w:rPr>
        </w:r>
        <w:r>
          <w:rPr>
            <w:noProof/>
            <w:webHidden/>
          </w:rPr>
          <w:fldChar w:fldCharType="separate"/>
        </w:r>
        <w:r w:rsidR="001B67BC">
          <w:rPr>
            <w:noProof/>
            <w:webHidden/>
          </w:rPr>
          <w:t>94</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52" w:history="1">
        <w:r w:rsidR="001B67BC" w:rsidRPr="00C8380A">
          <w:rPr>
            <w:rStyle w:val="Hyperlink"/>
            <w:noProof/>
          </w:rPr>
          <w:t>Figure 21: Highway Assignment Report File-2</w:t>
        </w:r>
        <w:r w:rsidR="001B67BC">
          <w:rPr>
            <w:noProof/>
            <w:webHidden/>
          </w:rPr>
          <w:tab/>
        </w:r>
        <w:r>
          <w:rPr>
            <w:noProof/>
            <w:webHidden/>
          </w:rPr>
          <w:fldChar w:fldCharType="begin"/>
        </w:r>
        <w:r w:rsidR="001B67BC">
          <w:rPr>
            <w:noProof/>
            <w:webHidden/>
          </w:rPr>
          <w:instrText xml:space="preserve"> PAGEREF _Toc358794052 \h </w:instrText>
        </w:r>
        <w:r>
          <w:rPr>
            <w:noProof/>
            <w:webHidden/>
          </w:rPr>
        </w:r>
        <w:r>
          <w:rPr>
            <w:noProof/>
            <w:webHidden/>
          </w:rPr>
          <w:fldChar w:fldCharType="separate"/>
        </w:r>
        <w:r w:rsidR="001B67BC">
          <w:rPr>
            <w:noProof/>
            <w:webHidden/>
          </w:rPr>
          <w:t>94</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53" w:history="1">
        <w:r w:rsidR="001B67BC" w:rsidRPr="00C8380A">
          <w:rPr>
            <w:rStyle w:val="Hyperlink"/>
            <w:noProof/>
          </w:rPr>
          <w:t>Figure 22: Highway Assignment Report File-3</w:t>
        </w:r>
        <w:r w:rsidR="001B67BC">
          <w:rPr>
            <w:noProof/>
            <w:webHidden/>
          </w:rPr>
          <w:tab/>
        </w:r>
        <w:r>
          <w:rPr>
            <w:noProof/>
            <w:webHidden/>
          </w:rPr>
          <w:fldChar w:fldCharType="begin"/>
        </w:r>
        <w:r w:rsidR="001B67BC">
          <w:rPr>
            <w:noProof/>
            <w:webHidden/>
          </w:rPr>
          <w:instrText xml:space="preserve"> PAGEREF _Toc358794053 \h </w:instrText>
        </w:r>
        <w:r>
          <w:rPr>
            <w:noProof/>
            <w:webHidden/>
          </w:rPr>
        </w:r>
        <w:r>
          <w:rPr>
            <w:noProof/>
            <w:webHidden/>
          </w:rPr>
          <w:fldChar w:fldCharType="separate"/>
        </w:r>
        <w:r w:rsidR="001B67BC">
          <w:rPr>
            <w:noProof/>
            <w:webHidden/>
          </w:rPr>
          <w:t>95</w:t>
        </w:r>
        <w:r>
          <w:rPr>
            <w:noProof/>
            <w:webHidden/>
          </w:rPr>
          <w:fldChar w:fldCharType="end"/>
        </w:r>
      </w:hyperlink>
    </w:p>
    <w:p w:rsidR="001B67BC" w:rsidRDefault="0015799B">
      <w:pPr>
        <w:pStyle w:val="TableofFigures"/>
        <w:tabs>
          <w:tab w:val="right" w:leader="dot" w:pos="9350"/>
        </w:tabs>
        <w:rPr>
          <w:rFonts w:asciiTheme="minorHAnsi" w:eastAsiaTheme="minorEastAsia" w:hAnsiTheme="minorHAnsi" w:cstheme="minorBidi"/>
          <w:noProof/>
        </w:rPr>
      </w:pPr>
      <w:hyperlink w:anchor="_Toc358794054" w:history="1">
        <w:r w:rsidR="001B67BC" w:rsidRPr="00C8380A">
          <w:rPr>
            <w:rStyle w:val="Hyperlink"/>
            <w:noProof/>
          </w:rPr>
          <w:t>Figure 23: Transit Assignment Report File</w:t>
        </w:r>
        <w:r w:rsidR="001B67BC">
          <w:rPr>
            <w:noProof/>
            <w:webHidden/>
          </w:rPr>
          <w:tab/>
        </w:r>
        <w:r>
          <w:rPr>
            <w:noProof/>
            <w:webHidden/>
          </w:rPr>
          <w:fldChar w:fldCharType="begin"/>
        </w:r>
        <w:r w:rsidR="001B67BC">
          <w:rPr>
            <w:noProof/>
            <w:webHidden/>
          </w:rPr>
          <w:instrText xml:space="preserve"> PAGEREF _Toc358794054 \h </w:instrText>
        </w:r>
        <w:r>
          <w:rPr>
            <w:noProof/>
            <w:webHidden/>
          </w:rPr>
        </w:r>
        <w:r>
          <w:rPr>
            <w:noProof/>
            <w:webHidden/>
          </w:rPr>
          <w:fldChar w:fldCharType="separate"/>
        </w:r>
        <w:r w:rsidR="001B67BC">
          <w:rPr>
            <w:noProof/>
            <w:webHidden/>
          </w:rPr>
          <w:t>100</w:t>
        </w:r>
        <w:r>
          <w:rPr>
            <w:noProof/>
            <w:webHidden/>
          </w:rPr>
          <w:fldChar w:fldCharType="end"/>
        </w:r>
      </w:hyperlink>
    </w:p>
    <w:p w:rsidR="00B907F5" w:rsidRPr="00BF36E6" w:rsidRDefault="0015799B" w:rsidP="00D41CA1">
      <w:pPr>
        <w:pStyle w:val="TableofFigures"/>
        <w:tabs>
          <w:tab w:val="right" w:leader="dot" w:pos="9350"/>
        </w:tabs>
        <w:rPr>
          <w:rFonts w:cs="Arial"/>
        </w:rPr>
      </w:pPr>
      <w:r w:rsidRPr="00BF36E6">
        <w:rPr>
          <w:rFonts w:cs="Arial"/>
          <w:b/>
        </w:rPr>
        <w:fldChar w:fldCharType="end"/>
      </w:r>
    </w:p>
    <w:p w:rsidR="00C8607F" w:rsidRPr="00BF36E6" w:rsidRDefault="00C8607F" w:rsidP="00C91E88">
      <w:pPr>
        <w:pStyle w:val="Heading1"/>
        <w:pageBreakBefore/>
        <w:numPr>
          <w:ilvl w:val="0"/>
          <w:numId w:val="8"/>
        </w:numPr>
        <w:rPr>
          <w:rFonts w:ascii="Arial" w:hAnsi="Arial" w:cs="Arial"/>
        </w:rPr>
      </w:pPr>
      <w:bookmarkStart w:id="4" w:name="_Toc358793966"/>
      <w:r w:rsidRPr="00BF36E6">
        <w:rPr>
          <w:rFonts w:ascii="Arial" w:hAnsi="Arial" w:cs="Arial"/>
        </w:rPr>
        <w:lastRenderedPageBreak/>
        <w:t>Introduction</w:t>
      </w:r>
      <w:bookmarkEnd w:id="4"/>
    </w:p>
    <w:p w:rsidR="00C8607F" w:rsidRPr="00BF36E6" w:rsidRDefault="00C8607F" w:rsidP="00C8607F">
      <w:pPr>
        <w:rPr>
          <w:rFonts w:cs="Arial"/>
        </w:rPr>
      </w:pPr>
    </w:p>
    <w:p w:rsidR="00A63250" w:rsidRPr="00234CBE" w:rsidRDefault="00C8607F" w:rsidP="009F7EB3">
      <w:pPr>
        <w:jc w:val="both"/>
        <w:rPr>
          <w:rFonts w:cs="Arial"/>
        </w:rPr>
      </w:pPr>
      <w:r w:rsidRPr="00052B19">
        <w:rPr>
          <w:rFonts w:cs="Arial"/>
        </w:rPr>
        <w:t>This user</w:t>
      </w:r>
      <w:r w:rsidR="00F8222E" w:rsidRPr="00052B19">
        <w:rPr>
          <w:rFonts w:cs="Arial"/>
        </w:rPr>
        <w:t>’</w:t>
      </w:r>
      <w:r w:rsidRPr="00052B19">
        <w:rPr>
          <w:rFonts w:cs="Arial"/>
        </w:rPr>
        <w:t xml:space="preserve">s guide is designed to </w:t>
      </w:r>
      <w:r w:rsidR="00364EB7" w:rsidRPr="00052B19">
        <w:rPr>
          <w:rFonts w:cs="Arial"/>
        </w:rPr>
        <w:t>familiarize the user with</w:t>
      </w:r>
      <w:r w:rsidR="00055BCF" w:rsidRPr="00052B19">
        <w:rPr>
          <w:rFonts w:cs="Arial"/>
        </w:rPr>
        <w:t xml:space="preserve"> the </w:t>
      </w:r>
      <w:proofErr w:type="spellStart"/>
      <w:r w:rsidR="00AF0132">
        <w:rPr>
          <w:rFonts w:cs="Arial"/>
        </w:rPr>
        <w:t>TransCAD</w:t>
      </w:r>
      <w:proofErr w:type="spellEnd"/>
      <w:r w:rsidR="00055BCF" w:rsidRPr="00052B19">
        <w:rPr>
          <w:rFonts w:cs="Arial"/>
        </w:rPr>
        <w:t xml:space="preserve"> version of the </w:t>
      </w:r>
      <w:proofErr w:type="spellStart"/>
      <w:r w:rsidR="00055BCF" w:rsidRPr="00052B19">
        <w:rPr>
          <w:rFonts w:cs="Arial"/>
        </w:rPr>
        <w:t>OahuMPO</w:t>
      </w:r>
      <w:proofErr w:type="spellEnd"/>
      <w:r w:rsidR="00055BCF" w:rsidRPr="00052B19">
        <w:rPr>
          <w:rFonts w:cs="Arial"/>
        </w:rPr>
        <w:t xml:space="preserve"> regional travel demand forecasting model</w:t>
      </w:r>
      <w:r w:rsidR="0095429F" w:rsidRPr="00052B19">
        <w:rPr>
          <w:rFonts w:cs="Arial"/>
        </w:rPr>
        <w:t>, hereafter referred to as ‘OMPO</w:t>
      </w:r>
      <w:r w:rsidR="005056CA">
        <w:rPr>
          <w:rFonts w:cs="Arial"/>
        </w:rPr>
        <w:t>6</w:t>
      </w:r>
      <w:r w:rsidR="0095429F" w:rsidRPr="00052B19">
        <w:rPr>
          <w:rFonts w:cs="Arial"/>
        </w:rPr>
        <w:t>.0’</w:t>
      </w:r>
      <w:r w:rsidR="00055BCF" w:rsidRPr="00052B19">
        <w:rPr>
          <w:rFonts w:cs="Arial"/>
        </w:rPr>
        <w:t xml:space="preserve">.  </w:t>
      </w:r>
      <w:r w:rsidR="00A63250" w:rsidRPr="00052B19">
        <w:rPr>
          <w:rFonts w:cs="Arial"/>
        </w:rPr>
        <w:t xml:space="preserve">This new version of the </w:t>
      </w:r>
      <w:proofErr w:type="spellStart"/>
      <w:r w:rsidR="00A63250" w:rsidRPr="00052B19">
        <w:rPr>
          <w:rFonts w:cs="Arial"/>
        </w:rPr>
        <w:t>OahuMPO</w:t>
      </w:r>
      <w:proofErr w:type="spellEnd"/>
      <w:r w:rsidR="00A63250" w:rsidRPr="00052B19">
        <w:rPr>
          <w:rFonts w:cs="Arial"/>
        </w:rPr>
        <w:t xml:space="preserve"> travel demand model </w:t>
      </w:r>
      <w:r w:rsidR="00B60DB7" w:rsidRPr="00052B19">
        <w:rPr>
          <w:rFonts w:cs="Arial"/>
        </w:rPr>
        <w:t xml:space="preserve">is </w:t>
      </w:r>
      <w:r w:rsidR="005056CA">
        <w:rPr>
          <w:rFonts w:cs="Arial"/>
        </w:rPr>
        <w:t xml:space="preserve">similar to the OMPO5.0 </w:t>
      </w:r>
      <w:proofErr w:type="spellStart"/>
      <w:r w:rsidR="00AF0132">
        <w:rPr>
          <w:rFonts w:cs="Arial"/>
        </w:rPr>
        <w:t>TransCAD</w:t>
      </w:r>
      <w:proofErr w:type="spellEnd"/>
      <w:r w:rsidR="005056CA">
        <w:rPr>
          <w:rFonts w:cs="Arial"/>
        </w:rPr>
        <w:t xml:space="preserve"> model with the exception that</w:t>
      </w:r>
      <w:r w:rsidR="00B50F79">
        <w:rPr>
          <w:rFonts w:cs="Arial"/>
        </w:rPr>
        <w:t xml:space="preserve"> the demand models are now tour-</w:t>
      </w:r>
      <w:r w:rsidR="005056CA">
        <w:rPr>
          <w:rFonts w:cs="Arial"/>
        </w:rPr>
        <w:t>based models for both residents and visitors</w:t>
      </w:r>
      <w:r w:rsidR="005E5980">
        <w:rPr>
          <w:rFonts w:cs="Arial"/>
        </w:rPr>
        <w:t xml:space="preserve"> and implemented in JAVA</w:t>
      </w:r>
      <w:r w:rsidR="005056CA">
        <w:rPr>
          <w:rFonts w:cs="Arial"/>
        </w:rPr>
        <w:t xml:space="preserve">.  </w:t>
      </w:r>
      <w:r w:rsidR="00B50F79">
        <w:rPr>
          <w:rFonts w:cs="Arial"/>
        </w:rPr>
        <w:t xml:space="preserve">Additionally, the model was implemented in </w:t>
      </w:r>
      <w:proofErr w:type="spellStart"/>
      <w:r w:rsidR="00AF0132">
        <w:rPr>
          <w:rFonts w:cs="Arial"/>
        </w:rPr>
        <w:t>TransCAD</w:t>
      </w:r>
      <w:proofErr w:type="spellEnd"/>
      <w:r w:rsidR="00B50F79">
        <w:rPr>
          <w:rFonts w:cs="Arial"/>
        </w:rPr>
        <w:t xml:space="preserve"> version 6.0, which offers a similar user experience as version 5.0 but with additional features such as multi-threaded assignments.  </w:t>
      </w:r>
      <w:r w:rsidR="005056CA">
        <w:rPr>
          <w:rFonts w:cs="Arial"/>
        </w:rPr>
        <w:t>The user can familiarize themselves with the tour</w:t>
      </w:r>
      <w:r w:rsidR="00B50F79">
        <w:rPr>
          <w:rFonts w:cs="Arial"/>
        </w:rPr>
        <w:t>-</w:t>
      </w:r>
      <w:r w:rsidR="005056CA">
        <w:rPr>
          <w:rFonts w:cs="Arial"/>
        </w:rPr>
        <w:t xml:space="preserve">based models </w:t>
      </w:r>
      <w:r w:rsidR="00234CBE">
        <w:rPr>
          <w:rFonts w:cs="Arial"/>
        </w:rPr>
        <w:t xml:space="preserve">in the report </w:t>
      </w:r>
      <w:r w:rsidR="00234CBE">
        <w:rPr>
          <w:rFonts w:cs="Arial"/>
          <w:i/>
        </w:rPr>
        <w:t>Tour Based Travel Model Estimation: for Oahu Metropolitan Planning Organization</w:t>
      </w:r>
      <w:r w:rsidR="00AF0132">
        <w:rPr>
          <w:rFonts w:cs="Arial"/>
          <w:i/>
        </w:rPr>
        <w:t xml:space="preserve"> and Deliverable HITS R1.9 Oahu Visitor Model</w:t>
      </w:r>
      <w:r w:rsidR="00234CBE">
        <w:rPr>
          <w:rFonts w:cs="Arial"/>
        </w:rPr>
        <w:t xml:space="preserve">.  The model is run on the </w:t>
      </w:r>
      <w:proofErr w:type="spellStart"/>
      <w:r w:rsidR="00AF0132">
        <w:rPr>
          <w:rFonts w:cs="Arial"/>
        </w:rPr>
        <w:t>TransCAD</w:t>
      </w:r>
      <w:proofErr w:type="spellEnd"/>
      <w:r w:rsidR="00234CBE">
        <w:rPr>
          <w:rFonts w:cs="Arial"/>
        </w:rPr>
        <w:t xml:space="preserve"> 6.0 64-bit system and the 2012 model runs in approximately 3 hours on a</w:t>
      </w:r>
      <w:r w:rsidR="00B50F79">
        <w:rPr>
          <w:rFonts w:cs="Arial"/>
        </w:rPr>
        <w:t xml:space="preserve"> 64-bit</w:t>
      </w:r>
      <w:r w:rsidR="00234CBE">
        <w:rPr>
          <w:rFonts w:cs="Arial"/>
        </w:rPr>
        <w:t xml:space="preserve"> </w:t>
      </w:r>
      <w:r w:rsidR="00B50F79">
        <w:rPr>
          <w:rFonts w:cs="Arial"/>
        </w:rPr>
        <w:t>3.33</w:t>
      </w:r>
      <w:r w:rsidR="00234CBE" w:rsidRPr="00B50F79">
        <w:rPr>
          <w:rFonts w:cs="Arial"/>
        </w:rPr>
        <w:t xml:space="preserve"> GHz dual-processor </w:t>
      </w:r>
      <w:r w:rsidR="00B50F79" w:rsidRPr="00B50F79">
        <w:rPr>
          <w:rFonts w:cs="Arial"/>
        </w:rPr>
        <w:t>Intel Xeon machine</w:t>
      </w:r>
      <w:r w:rsidR="00234CBE" w:rsidRPr="00B50F79">
        <w:rPr>
          <w:rFonts w:cs="Arial"/>
        </w:rPr>
        <w:t xml:space="preserve"> with </w:t>
      </w:r>
      <w:r w:rsidR="00B50F79" w:rsidRPr="00B50F79">
        <w:rPr>
          <w:rFonts w:cs="Arial"/>
        </w:rPr>
        <w:t>48</w:t>
      </w:r>
      <w:r w:rsidR="00234CBE" w:rsidRPr="00B50F79">
        <w:rPr>
          <w:rFonts w:cs="Arial"/>
        </w:rPr>
        <w:t xml:space="preserve"> GB of RAM</w:t>
      </w:r>
      <w:r w:rsidR="00B50F79" w:rsidRPr="00B50F79">
        <w:rPr>
          <w:rFonts w:cs="Arial"/>
        </w:rPr>
        <w:t>.</w:t>
      </w:r>
    </w:p>
    <w:p w:rsidR="0029016A" w:rsidRPr="00052B19" w:rsidRDefault="0029016A" w:rsidP="00B60DB7">
      <w:pPr>
        <w:ind w:left="360"/>
        <w:jc w:val="both"/>
        <w:rPr>
          <w:rFonts w:cs="Arial"/>
        </w:rPr>
      </w:pPr>
    </w:p>
    <w:p w:rsidR="00055BCF" w:rsidRDefault="00055BCF" w:rsidP="00A21405">
      <w:pPr>
        <w:jc w:val="both"/>
        <w:rPr>
          <w:rFonts w:cs="Arial"/>
        </w:rPr>
      </w:pPr>
      <w:r w:rsidRPr="00052B19">
        <w:rPr>
          <w:rFonts w:cs="Arial"/>
        </w:rPr>
        <w:t>Th</w:t>
      </w:r>
      <w:r w:rsidR="00B60DB7" w:rsidRPr="00052B19">
        <w:rPr>
          <w:rFonts w:cs="Arial"/>
        </w:rPr>
        <w:t>is</w:t>
      </w:r>
      <w:r w:rsidRPr="00052B19">
        <w:rPr>
          <w:rFonts w:cs="Arial"/>
        </w:rPr>
        <w:t xml:space="preserve"> User’s Guide covers the following topics</w:t>
      </w:r>
    </w:p>
    <w:p w:rsidR="001E7CE8" w:rsidRPr="00052B19" w:rsidRDefault="001E7CE8" w:rsidP="00C91E88">
      <w:pPr>
        <w:numPr>
          <w:ilvl w:val="0"/>
          <w:numId w:val="19"/>
        </w:numPr>
        <w:jc w:val="both"/>
        <w:rPr>
          <w:rFonts w:cs="Arial"/>
        </w:rPr>
      </w:pPr>
      <w:r>
        <w:rPr>
          <w:rFonts w:cs="Arial"/>
        </w:rPr>
        <w:t xml:space="preserve">The software used to run the OMPO6.0 model.  </w:t>
      </w:r>
    </w:p>
    <w:p w:rsidR="00055BCF" w:rsidRPr="00052B19" w:rsidRDefault="00055BCF" w:rsidP="00C91E88">
      <w:pPr>
        <w:numPr>
          <w:ilvl w:val="0"/>
          <w:numId w:val="19"/>
        </w:numPr>
        <w:jc w:val="both"/>
        <w:rPr>
          <w:rFonts w:cs="Arial"/>
        </w:rPr>
      </w:pPr>
      <w:r w:rsidRPr="00052B19">
        <w:rPr>
          <w:rFonts w:cs="Arial"/>
        </w:rPr>
        <w:t>The d</w:t>
      </w:r>
      <w:r w:rsidR="00364EB7" w:rsidRPr="00052B19">
        <w:rPr>
          <w:rFonts w:cs="Arial"/>
        </w:rPr>
        <w:t xml:space="preserve">irectory structure used to set up </w:t>
      </w:r>
      <w:r w:rsidR="0095429F" w:rsidRPr="00052B19">
        <w:rPr>
          <w:rFonts w:cs="Arial"/>
        </w:rPr>
        <w:t>and</w:t>
      </w:r>
      <w:r w:rsidR="00A21405" w:rsidRPr="00052B19">
        <w:rPr>
          <w:rFonts w:cs="Arial"/>
        </w:rPr>
        <w:t xml:space="preserve"> </w:t>
      </w:r>
      <w:r w:rsidR="0095429F" w:rsidRPr="00052B19">
        <w:rPr>
          <w:rFonts w:cs="Arial"/>
        </w:rPr>
        <w:t xml:space="preserve"> run </w:t>
      </w:r>
      <w:r w:rsidR="00364EB7" w:rsidRPr="00052B19">
        <w:rPr>
          <w:rFonts w:cs="Arial"/>
        </w:rPr>
        <w:t xml:space="preserve">the </w:t>
      </w:r>
      <w:r w:rsidR="005056CA">
        <w:rPr>
          <w:rFonts w:cs="Arial"/>
        </w:rPr>
        <w:t>OMPO6</w:t>
      </w:r>
      <w:r w:rsidR="0095429F" w:rsidRPr="00052B19">
        <w:rPr>
          <w:rFonts w:cs="Arial"/>
        </w:rPr>
        <w:t>.0 model system</w:t>
      </w:r>
      <w:r w:rsidR="00364EB7" w:rsidRPr="00052B19">
        <w:rPr>
          <w:rFonts w:cs="Arial"/>
        </w:rPr>
        <w:t xml:space="preserve"> </w:t>
      </w:r>
    </w:p>
    <w:p w:rsidR="00881273" w:rsidRPr="00052B19" w:rsidRDefault="00881273" w:rsidP="00C91E88">
      <w:pPr>
        <w:numPr>
          <w:ilvl w:val="0"/>
          <w:numId w:val="19"/>
        </w:numPr>
        <w:jc w:val="both"/>
        <w:rPr>
          <w:rFonts w:cs="Arial"/>
        </w:rPr>
      </w:pPr>
      <w:r w:rsidRPr="00052B19">
        <w:rPr>
          <w:rFonts w:cs="Arial"/>
        </w:rPr>
        <w:t>The</w:t>
      </w:r>
      <w:r w:rsidR="00364EB7" w:rsidRPr="00052B19">
        <w:rPr>
          <w:rFonts w:cs="Arial"/>
        </w:rPr>
        <w:t xml:space="preserve"> inputs used by the </w:t>
      </w:r>
      <w:r w:rsidR="005056CA">
        <w:rPr>
          <w:rFonts w:cs="Arial"/>
        </w:rPr>
        <w:t>OMPO6</w:t>
      </w:r>
      <w:r w:rsidR="0095429F" w:rsidRPr="00052B19">
        <w:rPr>
          <w:rFonts w:cs="Arial"/>
        </w:rPr>
        <w:t xml:space="preserve">.0 model system </w:t>
      </w:r>
      <w:r w:rsidR="00055BCF" w:rsidRPr="00052B19">
        <w:rPr>
          <w:rFonts w:cs="Arial"/>
        </w:rPr>
        <w:t xml:space="preserve">and the outputs produced by the </w:t>
      </w:r>
      <w:r w:rsidR="005056CA">
        <w:rPr>
          <w:rFonts w:cs="Arial"/>
        </w:rPr>
        <w:t>OMPO6</w:t>
      </w:r>
      <w:r w:rsidR="0095429F" w:rsidRPr="00052B19">
        <w:rPr>
          <w:rFonts w:cs="Arial"/>
        </w:rPr>
        <w:t xml:space="preserve">.0 </w:t>
      </w:r>
      <w:r w:rsidR="00055BCF" w:rsidRPr="00052B19">
        <w:rPr>
          <w:rFonts w:cs="Arial"/>
        </w:rPr>
        <w:t>model</w:t>
      </w:r>
      <w:r w:rsidR="0095429F" w:rsidRPr="00052B19">
        <w:rPr>
          <w:rFonts w:cs="Arial"/>
        </w:rPr>
        <w:t xml:space="preserve"> system</w:t>
      </w:r>
    </w:p>
    <w:p w:rsidR="00BF36E6" w:rsidRPr="00052B19" w:rsidRDefault="00055BCF" w:rsidP="00C91E88">
      <w:pPr>
        <w:numPr>
          <w:ilvl w:val="0"/>
          <w:numId w:val="19"/>
        </w:numPr>
        <w:jc w:val="both"/>
        <w:rPr>
          <w:rFonts w:cs="Arial"/>
        </w:rPr>
      </w:pPr>
      <w:r w:rsidRPr="00052B19">
        <w:rPr>
          <w:rFonts w:cs="Arial"/>
        </w:rPr>
        <w:t>T</w:t>
      </w:r>
      <w:r w:rsidR="00C8607F" w:rsidRPr="00052B19">
        <w:rPr>
          <w:rFonts w:cs="Arial"/>
        </w:rPr>
        <w:t>he graphical user interface (GUI)</w:t>
      </w:r>
      <w:r w:rsidRPr="00052B19">
        <w:rPr>
          <w:rFonts w:cs="Arial"/>
        </w:rPr>
        <w:t xml:space="preserve"> for the </w:t>
      </w:r>
      <w:r w:rsidR="005056CA">
        <w:rPr>
          <w:rFonts w:cs="Arial"/>
        </w:rPr>
        <w:t>OMPO6</w:t>
      </w:r>
      <w:r w:rsidR="0095429F" w:rsidRPr="00052B19">
        <w:rPr>
          <w:rFonts w:cs="Arial"/>
        </w:rPr>
        <w:t>.0</w:t>
      </w:r>
      <w:r w:rsidRPr="00052B19">
        <w:rPr>
          <w:rFonts w:cs="Arial"/>
        </w:rPr>
        <w:t xml:space="preserve"> model</w:t>
      </w:r>
      <w:r w:rsidR="00C8607F" w:rsidRPr="00052B19">
        <w:rPr>
          <w:rFonts w:cs="Arial"/>
        </w:rPr>
        <w:t xml:space="preserve">, </w:t>
      </w:r>
      <w:r w:rsidRPr="00052B19">
        <w:rPr>
          <w:rFonts w:cs="Arial"/>
        </w:rPr>
        <w:t xml:space="preserve">as </w:t>
      </w:r>
      <w:r w:rsidR="00C8607F" w:rsidRPr="00052B19">
        <w:rPr>
          <w:rFonts w:cs="Arial"/>
        </w:rPr>
        <w:t xml:space="preserve">shown </w:t>
      </w:r>
      <w:r w:rsidR="0012737A">
        <w:rPr>
          <w:rFonts w:cs="Arial"/>
        </w:rPr>
        <w:t>in</w:t>
      </w:r>
      <w:r w:rsidR="000B40D4">
        <w:rPr>
          <w:rFonts w:cs="Arial"/>
        </w:rPr>
        <w:t xml:space="preserve"> Figure 1</w:t>
      </w:r>
      <w:r w:rsidR="0012737A">
        <w:rPr>
          <w:rFonts w:cs="Arial"/>
        </w:rPr>
        <w:t>.</w:t>
      </w:r>
    </w:p>
    <w:p w:rsidR="0012737A" w:rsidRDefault="0012737A" w:rsidP="008A53B6">
      <w:pPr>
        <w:jc w:val="both"/>
        <w:rPr>
          <w:rFonts w:cs="Arial"/>
        </w:rPr>
      </w:pPr>
    </w:p>
    <w:p w:rsidR="009F7EB3" w:rsidRPr="00052B19" w:rsidRDefault="009F7EB3" w:rsidP="008A53B6">
      <w:pPr>
        <w:jc w:val="both"/>
        <w:rPr>
          <w:rFonts w:cs="Arial"/>
        </w:rPr>
      </w:pPr>
      <w:r w:rsidRPr="00052B19">
        <w:rPr>
          <w:rFonts w:cs="Arial"/>
        </w:rPr>
        <w:t xml:space="preserve">The remaining part of this section gives an overview of the </w:t>
      </w:r>
      <w:r w:rsidR="005056CA">
        <w:rPr>
          <w:rFonts w:cs="Arial"/>
        </w:rPr>
        <w:t>OMPO6</w:t>
      </w:r>
      <w:r w:rsidR="0095429F" w:rsidRPr="00052B19">
        <w:rPr>
          <w:rFonts w:cs="Arial"/>
        </w:rPr>
        <w:t>.0</w:t>
      </w:r>
      <w:r w:rsidRPr="00052B19">
        <w:rPr>
          <w:rFonts w:cs="Arial"/>
        </w:rPr>
        <w:t xml:space="preserve"> model</w:t>
      </w:r>
      <w:r w:rsidR="00954322" w:rsidRPr="00052B19">
        <w:rPr>
          <w:rFonts w:cs="Arial"/>
        </w:rPr>
        <w:t xml:space="preserve">. </w:t>
      </w:r>
      <w:r w:rsidR="00161379" w:rsidRPr="00052B19">
        <w:rPr>
          <w:rFonts w:cs="Arial"/>
        </w:rPr>
        <w:t xml:space="preserve">The </w:t>
      </w:r>
      <w:r w:rsidR="00055BCF" w:rsidRPr="00052B19">
        <w:rPr>
          <w:rFonts w:cs="Arial"/>
        </w:rPr>
        <w:t>d</w:t>
      </w:r>
      <w:r w:rsidR="00161379" w:rsidRPr="00052B19">
        <w:rPr>
          <w:rFonts w:cs="Arial"/>
        </w:rPr>
        <w:t xml:space="preserve">irectory structure </w:t>
      </w:r>
      <w:r w:rsidR="00055BCF" w:rsidRPr="00052B19">
        <w:rPr>
          <w:rFonts w:cs="Arial"/>
        </w:rPr>
        <w:t xml:space="preserve">used for organizing the generic inputs to the model system and scenario-specific model runs </w:t>
      </w:r>
      <w:r w:rsidR="00161379" w:rsidRPr="00052B19">
        <w:rPr>
          <w:rFonts w:cs="Arial"/>
        </w:rPr>
        <w:t xml:space="preserve">is </w:t>
      </w:r>
      <w:r w:rsidR="00055BCF" w:rsidRPr="00052B19">
        <w:rPr>
          <w:rFonts w:cs="Arial"/>
        </w:rPr>
        <w:t xml:space="preserve">described </w:t>
      </w:r>
      <w:r w:rsidR="00161379" w:rsidRPr="00052B19">
        <w:rPr>
          <w:rFonts w:cs="Arial"/>
        </w:rPr>
        <w:t>in Section 2. Section 3 describes the inputs used by the models</w:t>
      </w:r>
      <w:r w:rsidR="00055BCF" w:rsidRPr="00052B19">
        <w:rPr>
          <w:rFonts w:cs="Arial"/>
        </w:rPr>
        <w:t>, including networks and network coding</w:t>
      </w:r>
      <w:r w:rsidR="00161379" w:rsidRPr="00052B19">
        <w:rPr>
          <w:rFonts w:cs="Arial"/>
        </w:rPr>
        <w:t xml:space="preserve">. The </w:t>
      </w:r>
      <w:r w:rsidR="00055BCF" w:rsidRPr="00052B19">
        <w:rPr>
          <w:rFonts w:cs="Arial"/>
        </w:rPr>
        <w:t xml:space="preserve">model </w:t>
      </w:r>
      <w:r w:rsidR="00161379" w:rsidRPr="00052B19">
        <w:rPr>
          <w:rFonts w:cs="Arial"/>
        </w:rPr>
        <w:t>GUI</w:t>
      </w:r>
      <w:r w:rsidR="0095429F" w:rsidRPr="00052B19">
        <w:rPr>
          <w:rFonts w:cs="Arial"/>
        </w:rPr>
        <w:t xml:space="preserve"> and each model component</w:t>
      </w:r>
      <w:r w:rsidR="00161379" w:rsidRPr="00052B19">
        <w:rPr>
          <w:rFonts w:cs="Arial"/>
        </w:rPr>
        <w:t xml:space="preserve"> </w:t>
      </w:r>
      <w:proofErr w:type="gramStart"/>
      <w:r w:rsidR="00161379" w:rsidRPr="00052B19">
        <w:rPr>
          <w:rFonts w:cs="Arial"/>
        </w:rPr>
        <w:t>is</w:t>
      </w:r>
      <w:proofErr w:type="gramEnd"/>
      <w:r w:rsidR="00161379" w:rsidRPr="00052B19">
        <w:rPr>
          <w:rFonts w:cs="Arial"/>
        </w:rPr>
        <w:t xml:space="preserve"> de</w:t>
      </w:r>
      <w:r w:rsidR="0095429F" w:rsidRPr="00052B19">
        <w:rPr>
          <w:rFonts w:cs="Arial"/>
        </w:rPr>
        <w:t>scribed</w:t>
      </w:r>
      <w:r w:rsidR="00161379" w:rsidRPr="00052B19">
        <w:rPr>
          <w:rFonts w:cs="Arial"/>
        </w:rPr>
        <w:t xml:space="preserve"> in Section 4.</w:t>
      </w:r>
    </w:p>
    <w:p w:rsidR="0095429F" w:rsidRPr="00BF36E6" w:rsidRDefault="001E7CE8" w:rsidP="00F446D8">
      <w:pPr>
        <w:pStyle w:val="Heading2"/>
        <w:rPr>
          <w:rFonts w:ascii="Arial" w:hAnsi="Arial" w:cs="Arial"/>
        </w:rPr>
      </w:pPr>
      <w:bookmarkStart w:id="5" w:name="_Toc358793967"/>
      <w:r>
        <w:rPr>
          <w:rFonts w:ascii="Arial" w:hAnsi="Arial" w:cs="Arial"/>
        </w:rPr>
        <w:t>1.1</w:t>
      </w:r>
      <w:r w:rsidR="007E4D8C" w:rsidRPr="00BF36E6">
        <w:rPr>
          <w:rFonts w:ascii="Arial" w:hAnsi="Arial" w:cs="Arial"/>
        </w:rPr>
        <w:t xml:space="preserve"> </w:t>
      </w:r>
      <w:r w:rsidR="005056CA">
        <w:rPr>
          <w:rFonts w:ascii="Arial" w:hAnsi="Arial" w:cs="Arial"/>
        </w:rPr>
        <w:t>OMPO6</w:t>
      </w:r>
      <w:r w:rsidR="0095429F" w:rsidRPr="00BF36E6">
        <w:rPr>
          <w:rFonts w:ascii="Arial" w:hAnsi="Arial" w:cs="Arial"/>
        </w:rPr>
        <w:t>.0 Overview</w:t>
      </w:r>
      <w:bookmarkEnd w:id="5"/>
    </w:p>
    <w:p w:rsidR="0095429F" w:rsidRPr="00BF36E6" w:rsidRDefault="0095429F" w:rsidP="009F7EB3">
      <w:pPr>
        <w:jc w:val="both"/>
        <w:rPr>
          <w:rFonts w:cs="Arial"/>
        </w:rPr>
      </w:pPr>
    </w:p>
    <w:p w:rsidR="00DE1884" w:rsidRPr="00052B19" w:rsidRDefault="00364EB7" w:rsidP="000B40D4">
      <w:r w:rsidRPr="00052B19">
        <w:t xml:space="preserve">The </w:t>
      </w:r>
      <w:r w:rsidR="005056CA">
        <w:t>OMPO6</w:t>
      </w:r>
      <w:r w:rsidR="0095429F" w:rsidRPr="00052B19">
        <w:t xml:space="preserve">.0 </w:t>
      </w:r>
      <w:r w:rsidRPr="00052B19">
        <w:t xml:space="preserve">model </w:t>
      </w:r>
      <w:r w:rsidR="0095429F" w:rsidRPr="00052B19">
        <w:t xml:space="preserve">is </w:t>
      </w:r>
      <w:r w:rsidRPr="00052B19">
        <w:t>comprise</w:t>
      </w:r>
      <w:r w:rsidR="0095429F" w:rsidRPr="00052B19">
        <w:t>d of</w:t>
      </w:r>
      <w:r w:rsidRPr="00052B19">
        <w:t xml:space="preserve"> </w:t>
      </w:r>
      <w:r w:rsidR="00447B12" w:rsidRPr="00052B19">
        <w:t>a</w:t>
      </w:r>
      <w:r w:rsidRPr="00052B19">
        <w:t xml:space="preserve"> sequence of steps that </w:t>
      </w:r>
      <w:r w:rsidR="0095429F" w:rsidRPr="00052B19">
        <w:t xml:space="preserve">model </w:t>
      </w:r>
      <w:r w:rsidR="00F8222E" w:rsidRPr="00052B19">
        <w:t xml:space="preserve">all </w:t>
      </w:r>
      <w:r w:rsidR="0095429F" w:rsidRPr="00052B19">
        <w:t xml:space="preserve">travel for the </w:t>
      </w:r>
      <w:smartTag w:uri="urn:schemas-microsoft-com:office:smarttags" w:element="place">
        <w:smartTag w:uri="urn:schemas-microsoft-com:office:smarttags" w:element="PlaceType">
          <w:r w:rsidR="0095429F" w:rsidRPr="00052B19">
            <w:t>island</w:t>
          </w:r>
        </w:smartTag>
        <w:r w:rsidR="0095429F" w:rsidRPr="00052B19">
          <w:t xml:space="preserve"> of </w:t>
        </w:r>
        <w:smartTag w:uri="urn:schemas-microsoft-com:office:smarttags" w:element="PlaceName">
          <w:r w:rsidR="0095429F" w:rsidRPr="00052B19">
            <w:t>Oahu</w:t>
          </w:r>
        </w:smartTag>
      </w:smartTag>
      <w:r w:rsidR="0095429F" w:rsidRPr="00052B19">
        <w:t xml:space="preserve">.  </w:t>
      </w:r>
      <w:r w:rsidR="002F691B" w:rsidRPr="00052B19">
        <w:t xml:space="preserve">The </w:t>
      </w:r>
      <w:r w:rsidR="00B60DB7" w:rsidRPr="00052B19">
        <w:t xml:space="preserve">resident </w:t>
      </w:r>
      <w:r w:rsidR="002F691B" w:rsidRPr="00052B19">
        <w:t xml:space="preserve">models are stratified based on </w:t>
      </w:r>
      <w:r w:rsidR="00234CBE">
        <w:t>seven</w:t>
      </w:r>
      <w:r w:rsidR="002F691B" w:rsidRPr="00052B19">
        <w:t xml:space="preserve"> purposes (</w:t>
      </w:r>
      <w:r w:rsidR="00234CBE">
        <w:t>Work, University, School, Escorting, Maintenance, Discretionary and At-Work</w:t>
      </w:r>
      <w:r w:rsidR="00C56C03" w:rsidRPr="00052B19">
        <w:t>)</w:t>
      </w:r>
      <w:r w:rsidR="000E3DDD" w:rsidRPr="00052B19">
        <w:t>, and</w:t>
      </w:r>
      <w:r w:rsidR="00B60DB7" w:rsidRPr="00052B19">
        <w:t xml:space="preserve"> the model system</w:t>
      </w:r>
      <w:r w:rsidR="000E3DDD" w:rsidRPr="00052B19">
        <w:t xml:space="preserve"> includes visitor travel, airport travel, and </w:t>
      </w:r>
      <w:r w:rsidR="00963DA3">
        <w:t>truck (commercial vehicle)</w:t>
      </w:r>
      <w:r w:rsidR="00F8222E" w:rsidRPr="00052B19">
        <w:t xml:space="preserve"> </w:t>
      </w:r>
      <w:r w:rsidR="000E3DDD" w:rsidRPr="00052B19">
        <w:t>travel components</w:t>
      </w:r>
      <w:r w:rsidR="00AD2871" w:rsidRPr="00052B19">
        <w:t xml:space="preserve">. </w:t>
      </w:r>
    </w:p>
    <w:p w:rsidR="00DE1884" w:rsidRPr="00052B19" w:rsidRDefault="00DE1884" w:rsidP="00DE1884">
      <w:pPr>
        <w:pStyle w:val="BodyText"/>
        <w:spacing w:before="20" w:after="20"/>
        <w:jc w:val="both"/>
        <w:rPr>
          <w:rFonts w:cs="Arial"/>
          <w:szCs w:val="22"/>
        </w:rPr>
      </w:pPr>
    </w:p>
    <w:p w:rsidR="00364EB7" w:rsidRPr="00052B19" w:rsidRDefault="00D452D7" w:rsidP="000B40D4">
      <w:r w:rsidRPr="00052B19">
        <w:t xml:space="preserve">Each model step is briefly described below and the </w:t>
      </w:r>
      <w:r w:rsidR="00364EB7" w:rsidRPr="00052B19">
        <w:t xml:space="preserve">full model set </w:t>
      </w:r>
      <w:r w:rsidR="00DE1884" w:rsidRPr="00052B19">
        <w:t xml:space="preserve">developed for </w:t>
      </w:r>
      <w:proofErr w:type="spellStart"/>
      <w:r w:rsidR="00055BCF" w:rsidRPr="00052B19">
        <w:t>OahuMPO</w:t>
      </w:r>
      <w:proofErr w:type="spellEnd"/>
      <w:r w:rsidR="00DE1884" w:rsidRPr="00052B19">
        <w:t xml:space="preserve"> is </w:t>
      </w:r>
      <w:r w:rsidR="00364EB7" w:rsidRPr="00052B19">
        <w:t>depicted in</w:t>
      </w:r>
      <w:r w:rsidR="000B40D4">
        <w:t xml:space="preserve"> Figure 1</w:t>
      </w:r>
      <w:r w:rsidR="000753E8" w:rsidRPr="00052B19">
        <w:t>.</w:t>
      </w:r>
    </w:p>
    <w:p w:rsidR="00D42558" w:rsidRPr="000B40D4" w:rsidRDefault="00D42558" w:rsidP="00C91E88">
      <w:pPr>
        <w:pStyle w:val="BodyText"/>
        <w:numPr>
          <w:ilvl w:val="0"/>
          <w:numId w:val="7"/>
        </w:numPr>
        <w:jc w:val="both"/>
        <w:rPr>
          <w:rFonts w:cs="Arial"/>
          <w:sz w:val="22"/>
          <w:szCs w:val="22"/>
        </w:rPr>
      </w:pPr>
      <w:r w:rsidRPr="000B40D4">
        <w:rPr>
          <w:rFonts w:cs="Arial"/>
          <w:sz w:val="22"/>
          <w:szCs w:val="22"/>
        </w:rPr>
        <w:t xml:space="preserve">There are two </w:t>
      </w:r>
      <w:r w:rsidRPr="000B40D4">
        <w:rPr>
          <w:rFonts w:cs="Arial"/>
          <w:sz w:val="22"/>
          <w:szCs w:val="22"/>
          <w:u w:val="single"/>
        </w:rPr>
        <w:t>Special Market Models</w:t>
      </w:r>
      <w:r w:rsidRPr="000B40D4">
        <w:rPr>
          <w:rFonts w:cs="Arial"/>
          <w:sz w:val="22"/>
          <w:szCs w:val="22"/>
        </w:rPr>
        <w:t xml:space="preserve"> that are applied before the residential tour based models, the air-passenger model, and the truck (commercial vehicle) model.  These two models are implemented in </w:t>
      </w:r>
      <w:r w:rsidR="00B50F79" w:rsidRPr="000B40D4">
        <w:rPr>
          <w:rFonts w:cs="Arial"/>
          <w:sz w:val="22"/>
          <w:szCs w:val="22"/>
        </w:rPr>
        <w:t>FORTRAN and GISDK scripts</w:t>
      </w:r>
      <w:r w:rsidRPr="000B40D4">
        <w:rPr>
          <w:rFonts w:cs="Arial"/>
          <w:sz w:val="22"/>
          <w:szCs w:val="22"/>
        </w:rPr>
        <w:t xml:space="preserve">.  </w:t>
      </w:r>
    </w:p>
    <w:p w:rsidR="00D42558" w:rsidRPr="000B40D4" w:rsidRDefault="00D42558" w:rsidP="00C91E88">
      <w:pPr>
        <w:pStyle w:val="BodyText"/>
        <w:numPr>
          <w:ilvl w:val="0"/>
          <w:numId w:val="7"/>
        </w:numPr>
        <w:jc w:val="both"/>
        <w:rPr>
          <w:rFonts w:cs="Arial"/>
          <w:sz w:val="22"/>
          <w:szCs w:val="22"/>
        </w:rPr>
      </w:pPr>
      <w:r w:rsidRPr="000B40D4">
        <w:rPr>
          <w:rFonts w:cs="Arial"/>
          <w:sz w:val="22"/>
          <w:szCs w:val="22"/>
        </w:rPr>
        <w:t xml:space="preserve">The following </w:t>
      </w:r>
      <w:r w:rsidR="00454101" w:rsidRPr="000B40D4">
        <w:rPr>
          <w:rFonts w:cs="Arial"/>
          <w:sz w:val="22"/>
          <w:szCs w:val="22"/>
        </w:rPr>
        <w:t>7</w:t>
      </w:r>
      <w:r w:rsidRPr="000B40D4">
        <w:rPr>
          <w:rFonts w:cs="Arial"/>
          <w:sz w:val="22"/>
          <w:szCs w:val="22"/>
        </w:rPr>
        <w:t xml:space="preserve"> components describe the </w:t>
      </w:r>
      <w:r w:rsidR="00454101" w:rsidRPr="000B40D4">
        <w:rPr>
          <w:rFonts w:cs="Arial"/>
          <w:sz w:val="22"/>
          <w:szCs w:val="22"/>
          <w:u w:val="single"/>
        </w:rPr>
        <w:t>R</w:t>
      </w:r>
      <w:r w:rsidRPr="000B40D4">
        <w:rPr>
          <w:rFonts w:cs="Arial"/>
          <w:sz w:val="22"/>
          <w:szCs w:val="22"/>
          <w:u w:val="single"/>
        </w:rPr>
        <w:t>esidential tour based models</w:t>
      </w:r>
      <w:r w:rsidRPr="000B40D4">
        <w:rPr>
          <w:rFonts w:cs="Arial"/>
          <w:sz w:val="22"/>
          <w:szCs w:val="22"/>
        </w:rPr>
        <w:t xml:space="preserve">:  </w:t>
      </w:r>
    </w:p>
    <w:p w:rsidR="00140F9B" w:rsidRPr="000B40D4" w:rsidRDefault="00B50F79" w:rsidP="00C91E88">
      <w:pPr>
        <w:pStyle w:val="BodyText"/>
        <w:numPr>
          <w:ilvl w:val="0"/>
          <w:numId w:val="22"/>
        </w:numPr>
        <w:jc w:val="both"/>
        <w:rPr>
          <w:rFonts w:cs="Arial"/>
          <w:sz w:val="22"/>
          <w:szCs w:val="22"/>
        </w:rPr>
      </w:pPr>
      <w:r w:rsidRPr="000B40D4">
        <w:rPr>
          <w:rFonts w:cs="Arial"/>
          <w:sz w:val="22"/>
          <w:szCs w:val="22"/>
        </w:rPr>
        <w:t>Long-term models include the preliminary auto ownership mo</w:t>
      </w:r>
      <w:r w:rsidR="00364EB7" w:rsidRPr="000B40D4">
        <w:rPr>
          <w:rFonts w:cs="Arial"/>
          <w:sz w:val="22"/>
          <w:szCs w:val="22"/>
        </w:rPr>
        <w:t>del</w:t>
      </w:r>
      <w:r w:rsidRPr="000B40D4">
        <w:rPr>
          <w:rFonts w:cs="Arial"/>
          <w:sz w:val="22"/>
          <w:szCs w:val="22"/>
        </w:rPr>
        <w:t xml:space="preserve">, which calculates the number of cars owned by each household in the synthetic population, and the </w:t>
      </w:r>
      <w:r w:rsidR="00140F9B" w:rsidRPr="000B40D4">
        <w:rPr>
          <w:rFonts w:cs="Arial"/>
          <w:sz w:val="22"/>
          <w:szCs w:val="22"/>
        </w:rPr>
        <w:t>mandatory location choice model, which predicts the work TAZ for each worker and the school TAZ for each student</w:t>
      </w:r>
      <w:r w:rsidR="00364EB7" w:rsidRPr="000B40D4">
        <w:rPr>
          <w:rFonts w:cs="Arial"/>
          <w:sz w:val="22"/>
          <w:szCs w:val="22"/>
        </w:rPr>
        <w:t>.</w:t>
      </w:r>
    </w:p>
    <w:p w:rsidR="00364EB7" w:rsidRPr="000B40D4" w:rsidRDefault="00140F9B" w:rsidP="00C91E88">
      <w:pPr>
        <w:pStyle w:val="BodyText"/>
        <w:numPr>
          <w:ilvl w:val="0"/>
          <w:numId w:val="22"/>
        </w:numPr>
        <w:jc w:val="both"/>
        <w:rPr>
          <w:rFonts w:cs="Arial"/>
          <w:sz w:val="22"/>
          <w:szCs w:val="22"/>
        </w:rPr>
      </w:pPr>
      <w:r w:rsidRPr="000B40D4">
        <w:rPr>
          <w:rFonts w:cs="Arial"/>
          <w:sz w:val="22"/>
          <w:szCs w:val="22"/>
        </w:rPr>
        <w:t>Medium-term models include the final auto ownership model and the free parking eligibility model which predicts whether each worker must pay for parking or has their parking reimbursed by their employer.</w:t>
      </w:r>
      <w:r w:rsidR="00364EB7" w:rsidRPr="000B40D4">
        <w:rPr>
          <w:rFonts w:cs="Arial"/>
          <w:sz w:val="22"/>
          <w:szCs w:val="22"/>
        </w:rPr>
        <w:t xml:space="preserve">  </w:t>
      </w:r>
    </w:p>
    <w:p w:rsidR="00140F9B" w:rsidRPr="000B40D4" w:rsidRDefault="00364EB7" w:rsidP="00C91E88">
      <w:pPr>
        <w:pStyle w:val="BodyText"/>
        <w:numPr>
          <w:ilvl w:val="0"/>
          <w:numId w:val="22"/>
        </w:numPr>
        <w:jc w:val="both"/>
        <w:rPr>
          <w:rFonts w:cs="Arial"/>
          <w:sz w:val="22"/>
          <w:szCs w:val="22"/>
        </w:rPr>
      </w:pPr>
      <w:r w:rsidRPr="000B40D4">
        <w:rPr>
          <w:rFonts w:cs="Arial"/>
          <w:sz w:val="22"/>
          <w:szCs w:val="22"/>
        </w:rPr>
        <w:t xml:space="preserve">The </w:t>
      </w:r>
      <w:r w:rsidR="00140F9B" w:rsidRPr="000B40D4">
        <w:rPr>
          <w:rFonts w:cs="Arial"/>
          <w:sz w:val="22"/>
          <w:szCs w:val="22"/>
        </w:rPr>
        <w:t>Daily and Tour Level models include the following components:</w:t>
      </w:r>
    </w:p>
    <w:p w:rsidR="00D42558" w:rsidRPr="000B40D4" w:rsidRDefault="00140F9B" w:rsidP="00140F9B">
      <w:pPr>
        <w:pStyle w:val="BodyText"/>
        <w:numPr>
          <w:ilvl w:val="1"/>
          <w:numId w:val="22"/>
        </w:numPr>
        <w:jc w:val="both"/>
        <w:rPr>
          <w:rFonts w:cs="Arial"/>
          <w:sz w:val="22"/>
          <w:szCs w:val="22"/>
        </w:rPr>
      </w:pPr>
      <w:r w:rsidRPr="000B40D4">
        <w:rPr>
          <w:rFonts w:cs="Arial"/>
          <w:sz w:val="22"/>
          <w:szCs w:val="22"/>
        </w:rPr>
        <w:t xml:space="preserve">The </w:t>
      </w:r>
      <w:r w:rsidR="00234CBE" w:rsidRPr="000B40D4">
        <w:rPr>
          <w:rFonts w:cs="Arial"/>
          <w:sz w:val="22"/>
          <w:szCs w:val="22"/>
          <w:u w:val="single"/>
        </w:rPr>
        <w:t>Tour Frequency</w:t>
      </w:r>
      <w:r w:rsidR="00364EB7" w:rsidRPr="000B40D4">
        <w:rPr>
          <w:rFonts w:cs="Arial"/>
          <w:sz w:val="22"/>
          <w:szCs w:val="22"/>
        </w:rPr>
        <w:t xml:space="preserve"> model predicts </w:t>
      </w:r>
      <w:r w:rsidR="007A5998" w:rsidRPr="000B40D4">
        <w:rPr>
          <w:rFonts w:cs="Arial"/>
          <w:sz w:val="22"/>
          <w:szCs w:val="22"/>
        </w:rPr>
        <w:t xml:space="preserve">the number of mandatory (work, university, and school), </w:t>
      </w:r>
      <w:r w:rsidR="00B50F79" w:rsidRPr="000B40D4">
        <w:rPr>
          <w:rFonts w:cs="Arial"/>
          <w:sz w:val="22"/>
          <w:szCs w:val="22"/>
        </w:rPr>
        <w:t>n</w:t>
      </w:r>
      <w:r w:rsidR="007A5998" w:rsidRPr="000B40D4">
        <w:rPr>
          <w:rFonts w:cs="Arial"/>
          <w:sz w:val="22"/>
          <w:szCs w:val="22"/>
        </w:rPr>
        <w:t>on-mandatory (escorting, maintenance, discretionary)</w:t>
      </w:r>
      <w:r w:rsidR="00B50F79" w:rsidRPr="000B40D4">
        <w:rPr>
          <w:rFonts w:cs="Arial"/>
          <w:sz w:val="22"/>
          <w:szCs w:val="22"/>
        </w:rPr>
        <w:t>, and at-work sub-tours</w:t>
      </w:r>
      <w:r w:rsidR="007A5998" w:rsidRPr="000B40D4">
        <w:rPr>
          <w:rFonts w:cs="Arial"/>
          <w:sz w:val="22"/>
          <w:szCs w:val="22"/>
        </w:rPr>
        <w:t xml:space="preserve"> for each person</w:t>
      </w:r>
      <w:r w:rsidR="00364EB7" w:rsidRPr="000B40D4">
        <w:rPr>
          <w:rFonts w:cs="Arial"/>
          <w:sz w:val="22"/>
          <w:szCs w:val="22"/>
        </w:rPr>
        <w:t xml:space="preserve">.  </w:t>
      </w:r>
    </w:p>
    <w:p w:rsidR="00364EB7" w:rsidRPr="000B40D4" w:rsidRDefault="00364EB7" w:rsidP="00140F9B">
      <w:pPr>
        <w:pStyle w:val="BodyText"/>
        <w:numPr>
          <w:ilvl w:val="1"/>
          <w:numId w:val="22"/>
        </w:numPr>
        <w:jc w:val="both"/>
        <w:rPr>
          <w:sz w:val="22"/>
          <w:szCs w:val="22"/>
        </w:rPr>
      </w:pPr>
      <w:r w:rsidRPr="000B40D4">
        <w:rPr>
          <w:rFonts w:cs="Arial"/>
          <w:sz w:val="22"/>
          <w:szCs w:val="22"/>
        </w:rPr>
        <w:t xml:space="preserve">The </w:t>
      </w:r>
      <w:r w:rsidR="007A5998" w:rsidRPr="000B40D4">
        <w:rPr>
          <w:rFonts w:cs="Arial"/>
          <w:sz w:val="22"/>
          <w:szCs w:val="22"/>
          <w:u w:val="single"/>
        </w:rPr>
        <w:t>Tour Destination</w:t>
      </w:r>
      <w:r w:rsidRPr="000B40D4">
        <w:rPr>
          <w:rFonts w:cs="Arial"/>
          <w:sz w:val="22"/>
          <w:szCs w:val="22"/>
        </w:rPr>
        <w:t xml:space="preserve"> model </w:t>
      </w:r>
      <w:r w:rsidR="007A5998" w:rsidRPr="000B40D4">
        <w:rPr>
          <w:sz w:val="22"/>
          <w:szCs w:val="22"/>
        </w:rPr>
        <w:t xml:space="preserve">predicts the location of where the traveler is going based on mode choice </w:t>
      </w:r>
      <w:proofErr w:type="spellStart"/>
      <w:r w:rsidR="007A5998" w:rsidRPr="000B40D4">
        <w:rPr>
          <w:sz w:val="22"/>
          <w:szCs w:val="22"/>
        </w:rPr>
        <w:t>logsums</w:t>
      </w:r>
      <w:proofErr w:type="spellEnd"/>
      <w:r w:rsidR="007A5998" w:rsidRPr="000B40D4">
        <w:rPr>
          <w:sz w:val="22"/>
          <w:szCs w:val="22"/>
        </w:rPr>
        <w:t>, distance terms, zonal employment and household and person attributes as explanatory variables</w:t>
      </w:r>
      <w:r w:rsidR="00140F9B" w:rsidRPr="000B40D4">
        <w:rPr>
          <w:sz w:val="22"/>
          <w:szCs w:val="22"/>
        </w:rPr>
        <w:t>.</w:t>
      </w:r>
    </w:p>
    <w:p w:rsidR="00140F9B" w:rsidRPr="000B40D4" w:rsidRDefault="00140F9B" w:rsidP="00140F9B">
      <w:pPr>
        <w:pStyle w:val="BodyText"/>
        <w:numPr>
          <w:ilvl w:val="1"/>
          <w:numId w:val="22"/>
        </w:numPr>
        <w:jc w:val="both"/>
        <w:rPr>
          <w:sz w:val="22"/>
          <w:szCs w:val="22"/>
        </w:rPr>
      </w:pPr>
      <w:r w:rsidRPr="000B40D4">
        <w:rPr>
          <w:sz w:val="22"/>
          <w:szCs w:val="22"/>
        </w:rPr>
        <w:t xml:space="preserve">The </w:t>
      </w:r>
      <w:r w:rsidRPr="000B40D4">
        <w:rPr>
          <w:sz w:val="22"/>
          <w:szCs w:val="22"/>
          <w:u w:val="single"/>
        </w:rPr>
        <w:t>Tour Time-of-Day</w:t>
      </w:r>
      <w:r w:rsidRPr="000B40D4">
        <w:rPr>
          <w:sz w:val="22"/>
          <w:szCs w:val="22"/>
        </w:rPr>
        <w:t xml:space="preserve"> model predicts the departure and arrival time periods for each tour in half-hour increments.</w:t>
      </w:r>
    </w:p>
    <w:p w:rsidR="004F1638" w:rsidRPr="00D82750" w:rsidRDefault="00364EB7" w:rsidP="00140F9B">
      <w:pPr>
        <w:pStyle w:val="Normal-HalfSpace"/>
        <w:numPr>
          <w:ilvl w:val="1"/>
          <w:numId w:val="22"/>
        </w:numPr>
        <w:spacing w:after="240"/>
        <w:jc w:val="both"/>
        <w:rPr>
          <w:rFonts w:ascii="Arial" w:eastAsia="Times New Roman" w:hAnsi="Arial" w:cs="Arial"/>
        </w:rPr>
      </w:pPr>
      <w:r w:rsidRPr="00D82750">
        <w:rPr>
          <w:rFonts w:ascii="Arial" w:eastAsia="Times New Roman" w:hAnsi="Arial" w:cs="Arial"/>
        </w:rPr>
        <w:t xml:space="preserve">The </w:t>
      </w:r>
      <w:r w:rsidR="002509F9" w:rsidRPr="00454101">
        <w:rPr>
          <w:rFonts w:ascii="Arial" w:eastAsia="Times New Roman" w:hAnsi="Arial" w:cs="Arial"/>
          <w:u w:val="single"/>
        </w:rPr>
        <w:t xml:space="preserve">Tour </w:t>
      </w:r>
      <w:r w:rsidRPr="00454101">
        <w:rPr>
          <w:rFonts w:ascii="Arial" w:eastAsia="Times New Roman" w:hAnsi="Arial" w:cs="Arial"/>
          <w:u w:val="single"/>
        </w:rPr>
        <w:t>Mode</w:t>
      </w:r>
      <w:r w:rsidRPr="00D82750">
        <w:rPr>
          <w:rFonts w:ascii="Arial" w:eastAsia="Times New Roman" w:hAnsi="Arial" w:cs="Arial"/>
          <w:u w:val="single"/>
        </w:rPr>
        <w:t xml:space="preserve"> Choice</w:t>
      </w:r>
      <w:r w:rsidRPr="00D82750">
        <w:rPr>
          <w:rFonts w:ascii="Arial" w:eastAsia="Times New Roman" w:hAnsi="Arial" w:cs="Arial"/>
        </w:rPr>
        <w:t xml:space="preserve"> </w:t>
      </w:r>
      <w:r w:rsidR="002509F9" w:rsidRPr="00D82750">
        <w:rPr>
          <w:rFonts w:ascii="Arial" w:eastAsia="Times New Roman" w:hAnsi="Arial" w:cs="Arial"/>
        </w:rPr>
        <w:t xml:space="preserve">model </w:t>
      </w:r>
      <w:r w:rsidR="004F1638" w:rsidRPr="00D82750">
        <w:rPr>
          <w:rFonts w:ascii="Arial" w:eastAsia="Times New Roman" w:hAnsi="Arial" w:cs="Arial"/>
        </w:rPr>
        <w:t xml:space="preserve">determines the “main tour mode” used to get from the origin to the primary destination and back. The tour-based modeling approach requires a certain reconsideration of the conventional mode choice structure. Instead of a single mode choice model pertinent to a four-step structure, there are two different levels where the mode choice decision is modeled: </w:t>
      </w:r>
    </w:p>
    <w:p w:rsidR="000A562F" w:rsidRPr="004F1638" w:rsidRDefault="000A562F" w:rsidP="00140F9B">
      <w:pPr>
        <w:pStyle w:val="ListParagraph"/>
        <w:numPr>
          <w:ilvl w:val="2"/>
          <w:numId w:val="22"/>
        </w:numPr>
        <w:spacing w:after="60" w:line="280" w:lineRule="exact"/>
        <w:contextualSpacing w:val="0"/>
        <w:rPr>
          <w:rFonts w:eastAsia="Times New Roman"/>
          <w:szCs w:val="20"/>
        </w:rPr>
      </w:pPr>
      <w:r w:rsidRPr="004F1638">
        <w:rPr>
          <w:rFonts w:eastAsia="Times New Roman"/>
          <w:szCs w:val="20"/>
        </w:rPr>
        <w:t>The tour mode level (upper-level choice),</w:t>
      </w:r>
    </w:p>
    <w:p w:rsidR="000A562F" w:rsidRPr="004F1638" w:rsidRDefault="000A562F" w:rsidP="00140F9B">
      <w:pPr>
        <w:pStyle w:val="ListParagraph-FullSpace"/>
        <w:numPr>
          <w:ilvl w:val="2"/>
          <w:numId w:val="22"/>
        </w:numPr>
        <w:rPr>
          <w:rFonts w:ascii="Arial" w:eastAsia="Times New Roman" w:hAnsi="Arial"/>
          <w:szCs w:val="20"/>
        </w:rPr>
      </w:pPr>
      <w:r w:rsidRPr="004F1638">
        <w:rPr>
          <w:rFonts w:ascii="Arial" w:eastAsia="Times New Roman" w:hAnsi="Arial"/>
          <w:szCs w:val="20"/>
        </w:rPr>
        <w:lastRenderedPageBreak/>
        <w:t>The trip mode level (lower-level choice conditional upon the upper-level choice).</w:t>
      </w:r>
    </w:p>
    <w:p w:rsidR="000A562F" w:rsidRPr="004F1638" w:rsidRDefault="000A562F" w:rsidP="00140F9B">
      <w:pPr>
        <w:pStyle w:val="ListParagraph-FullSpace"/>
        <w:numPr>
          <w:ilvl w:val="2"/>
          <w:numId w:val="22"/>
        </w:numPr>
        <w:rPr>
          <w:rFonts w:ascii="Arial" w:eastAsia="Times New Roman" w:hAnsi="Arial"/>
          <w:szCs w:val="20"/>
        </w:rPr>
      </w:pPr>
      <w:r w:rsidRPr="004F1638">
        <w:rPr>
          <w:rFonts w:ascii="Arial" w:eastAsia="Times New Roman" w:hAnsi="Arial"/>
          <w:szCs w:val="20"/>
        </w:rPr>
        <w:t xml:space="preserve">The alternative modes include (auto, transit, and non-motorized travel), occupancies (1, 2, and 3+ per vehicle), transit access-modes (walk, park/ride-formal, park/ride-informal, and kiss/ride), transit paths (local, </w:t>
      </w:r>
      <w:r w:rsidR="00B50F79">
        <w:rPr>
          <w:rFonts w:ascii="Arial" w:eastAsia="Times New Roman" w:hAnsi="Arial"/>
          <w:szCs w:val="20"/>
        </w:rPr>
        <w:t>express</w:t>
      </w:r>
      <w:r w:rsidRPr="004F1638">
        <w:rPr>
          <w:rFonts w:ascii="Arial" w:eastAsia="Times New Roman" w:hAnsi="Arial"/>
          <w:szCs w:val="20"/>
        </w:rPr>
        <w:t xml:space="preserve">, and </w:t>
      </w:r>
      <w:r w:rsidR="00B50F79">
        <w:rPr>
          <w:rFonts w:ascii="Arial" w:eastAsia="Times New Roman" w:hAnsi="Arial"/>
          <w:szCs w:val="20"/>
        </w:rPr>
        <w:t>fixed-</w:t>
      </w:r>
      <w:proofErr w:type="spellStart"/>
      <w:r w:rsidRPr="004F1638">
        <w:rPr>
          <w:rFonts w:ascii="Arial" w:eastAsia="Times New Roman" w:hAnsi="Arial"/>
          <w:szCs w:val="20"/>
        </w:rPr>
        <w:t>guideway</w:t>
      </w:r>
      <w:proofErr w:type="spellEnd"/>
      <w:r w:rsidRPr="004F1638">
        <w:rPr>
          <w:rFonts w:ascii="Arial" w:eastAsia="Times New Roman" w:hAnsi="Arial"/>
          <w:szCs w:val="20"/>
        </w:rPr>
        <w:t xml:space="preserve">), walking, bicycling, and school bus (only for School tours/trips).  If the toll model option is selected, the model also splits the auto trips by occupancy into toll/non-toll choice, for a total of 16 alternatives.  The model considers a large number of characteristics of the tour/trip, the traveler, and the competing travel options to estimate the shares attracted to each option.  </w:t>
      </w:r>
    </w:p>
    <w:p w:rsidR="00140F9B" w:rsidRDefault="000A562F" w:rsidP="00C91E88">
      <w:pPr>
        <w:pStyle w:val="Normal-HalfSpace"/>
        <w:numPr>
          <w:ilvl w:val="0"/>
          <w:numId w:val="22"/>
        </w:numPr>
        <w:spacing w:after="240"/>
        <w:jc w:val="both"/>
        <w:rPr>
          <w:rFonts w:ascii="Arial" w:eastAsia="Times New Roman" w:hAnsi="Arial" w:cs="Arial"/>
        </w:rPr>
      </w:pPr>
      <w:r>
        <w:rPr>
          <w:rFonts w:ascii="Arial" w:eastAsia="Times New Roman" w:hAnsi="Arial" w:cs="Arial"/>
        </w:rPr>
        <w:t xml:space="preserve">The </w:t>
      </w:r>
      <w:r w:rsidR="00140F9B">
        <w:rPr>
          <w:rFonts w:ascii="Arial" w:eastAsia="Times New Roman" w:hAnsi="Arial" w:cs="Arial"/>
        </w:rPr>
        <w:t>stop level models include the following components:</w:t>
      </w:r>
    </w:p>
    <w:p w:rsidR="00140F9B" w:rsidRDefault="00140F9B" w:rsidP="00140F9B">
      <w:pPr>
        <w:pStyle w:val="Normal-HalfSpace"/>
        <w:numPr>
          <w:ilvl w:val="1"/>
          <w:numId w:val="22"/>
        </w:numPr>
        <w:spacing w:after="240"/>
        <w:jc w:val="both"/>
        <w:rPr>
          <w:rFonts w:ascii="Arial" w:eastAsia="Times New Roman" w:hAnsi="Arial" w:cs="Arial"/>
        </w:rPr>
      </w:pPr>
      <w:r>
        <w:rPr>
          <w:rFonts w:ascii="Arial" w:eastAsia="Times New Roman" w:hAnsi="Arial" w:cs="Arial"/>
        </w:rPr>
        <w:t xml:space="preserve">A </w:t>
      </w:r>
      <w:r w:rsidRPr="00140F9B">
        <w:rPr>
          <w:rFonts w:ascii="Arial" w:eastAsia="Times New Roman" w:hAnsi="Arial" w:cs="Arial"/>
          <w:u w:val="single"/>
        </w:rPr>
        <w:t>Stop Frequency</w:t>
      </w:r>
      <w:r>
        <w:rPr>
          <w:rFonts w:ascii="Arial" w:eastAsia="Times New Roman" w:hAnsi="Arial" w:cs="Arial"/>
        </w:rPr>
        <w:t xml:space="preserve"> model which </w:t>
      </w:r>
      <w:r w:rsidR="00B50F79">
        <w:rPr>
          <w:rFonts w:ascii="Arial" w:eastAsia="Times New Roman" w:hAnsi="Arial" w:cs="Arial"/>
        </w:rPr>
        <w:t>predict</w:t>
      </w:r>
      <w:r>
        <w:rPr>
          <w:rFonts w:ascii="Arial" w:eastAsia="Times New Roman" w:hAnsi="Arial" w:cs="Arial"/>
        </w:rPr>
        <w:t>s</w:t>
      </w:r>
      <w:r w:rsidR="00B50F79">
        <w:rPr>
          <w:rFonts w:ascii="Arial" w:eastAsia="Times New Roman" w:hAnsi="Arial" w:cs="Arial"/>
        </w:rPr>
        <w:t xml:space="preserve"> the number of </w:t>
      </w:r>
      <w:r>
        <w:rPr>
          <w:rFonts w:ascii="Arial" w:eastAsia="Times New Roman" w:hAnsi="Arial" w:cs="Arial"/>
        </w:rPr>
        <w:t>intermediate stops on each tour</w:t>
      </w:r>
    </w:p>
    <w:p w:rsidR="00140F9B" w:rsidRDefault="00140F9B" w:rsidP="00140F9B">
      <w:pPr>
        <w:pStyle w:val="Normal-HalfSpace"/>
        <w:numPr>
          <w:ilvl w:val="1"/>
          <w:numId w:val="22"/>
        </w:numPr>
        <w:spacing w:after="240"/>
        <w:jc w:val="both"/>
        <w:rPr>
          <w:rFonts w:ascii="Arial" w:eastAsia="Times New Roman" w:hAnsi="Arial" w:cs="Arial"/>
        </w:rPr>
      </w:pPr>
      <w:r>
        <w:rPr>
          <w:rFonts w:ascii="Arial" w:eastAsia="Times New Roman" w:hAnsi="Arial" w:cs="Arial"/>
        </w:rPr>
        <w:t xml:space="preserve">A </w:t>
      </w:r>
      <w:r w:rsidRPr="00140F9B">
        <w:rPr>
          <w:rFonts w:ascii="Arial" w:eastAsia="Times New Roman" w:hAnsi="Arial" w:cs="Arial"/>
          <w:u w:val="single"/>
        </w:rPr>
        <w:t>Stop Purpose</w:t>
      </w:r>
      <w:r>
        <w:rPr>
          <w:rFonts w:ascii="Arial" w:eastAsia="Times New Roman" w:hAnsi="Arial" w:cs="Arial"/>
        </w:rPr>
        <w:t xml:space="preserve"> model which predicts</w:t>
      </w:r>
      <w:r w:rsidR="000A562F">
        <w:rPr>
          <w:rFonts w:ascii="Arial" w:eastAsia="Times New Roman" w:hAnsi="Arial" w:cs="Arial"/>
        </w:rPr>
        <w:t xml:space="preserve"> the purpose </w:t>
      </w:r>
      <w:r w:rsidR="00B50F79">
        <w:rPr>
          <w:rFonts w:ascii="Arial" w:eastAsia="Times New Roman" w:hAnsi="Arial" w:cs="Arial"/>
        </w:rPr>
        <w:t>of each stop</w:t>
      </w:r>
      <w:r>
        <w:rPr>
          <w:rFonts w:ascii="Arial" w:eastAsia="Times New Roman" w:hAnsi="Arial" w:cs="Arial"/>
        </w:rPr>
        <w:t>.</w:t>
      </w:r>
    </w:p>
    <w:p w:rsidR="00140F9B" w:rsidRDefault="00140F9B" w:rsidP="00140F9B">
      <w:pPr>
        <w:pStyle w:val="Normal-HalfSpace"/>
        <w:numPr>
          <w:ilvl w:val="1"/>
          <w:numId w:val="22"/>
        </w:numPr>
        <w:spacing w:after="240"/>
        <w:jc w:val="both"/>
        <w:rPr>
          <w:rFonts w:ascii="Arial" w:eastAsia="Times New Roman" w:hAnsi="Arial" w:cs="Arial"/>
        </w:rPr>
      </w:pPr>
      <w:r>
        <w:rPr>
          <w:rFonts w:ascii="Arial" w:eastAsia="Times New Roman" w:hAnsi="Arial" w:cs="Arial"/>
        </w:rPr>
        <w:t xml:space="preserve">A </w:t>
      </w:r>
      <w:r w:rsidRPr="00140F9B">
        <w:rPr>
          <w:rFonts w:ascii="Arial" w:eastAsia="Times New Roman" w:hAnsi="Arial" w:cs="Arial"/>
          <w:u w:val="single"/>
        </w:rPr>
        <w:t>Stop Location</w:t>
      </w:r>
      <w:r>
        <w:rPr>
          <w:rFonts w:ascii="Arial" w:eastAsia="Times New Roman" w:hAnsi="Arial" w:cs="Arial"/>
        </w:rPr>
        <w:t xml:space="preserve"> choice model which predicts</w:t>
      </w:r>
      <w:r w:rsidR="000A562F">
        <w:rPr>
          <w:rFonts w:ascii="Arial" w:eastAsia="Times New Roman" w:hAnsi="Arial" w:cs="Arial"/>
        </w:rPr>
        <w:t xml:space="preserve"> the</w:t>
      </w:r>
      <w:r w:rsidR="00B50F79">
        <w:rPr>
          <w:rFonts w:ascii="Arial" w:eastAsia="Times New Roman" w:hAnsi="Arial" w:cs="Arial"/>
        </w:rPr>
        <w:t xml:space="preserve"> location of each</w:t>
      </w:r>
      <w:r w:rsidR="000A562F">
        <w:rPr>
          <w:rFonts w:ascii="Arial" w:eastAsia="Times New Roman" w:hAnsi="Arial" w:cs="Arial"/>
        </w:rPr>
        <w:t xml:space="preserve"> stop</w:t>
      </w:r>
    </w:p>
    <w:p w:rsidR="000A562F" w:rsidRDefault="00140F9B" w:rsidP="00140F9B">
      <w:pPr>
        <w:pStyle w:val="Normal-HalfSpace"/>
        <w:numPr>
          <w:ilvl w:val="1"/>
          <w:numId w:val="22"/>
        </w:numPr>
        <w:spacing w:after="240"/>
        <w:jc w:val="both"/>
        <w:rPr>
          <w:rFonts w:ascii="Arial" w:eastAsia="Times New Roman" w:hAnsi="Arial" w:cs="Arial"/>
        </w:rPr>
      </w:pPr>
      <w:r>
        <w:rPr>
          <w:rFonts w:ascii="Arial" w:eastAsia="Times New Roman" w:hAnsi="Arial" w:cs="Arial"/>
        </w:rPr>
        <w:t xml:space="preserve">A </w:t>
      </w:r>
      <w:r w:rsidRPr="00140F9B">
        <w:rPr>
          <w:rFonts w:ascii="Arial" w:eastAsia="Times New Roman" w:hAnsi="Arial" w:cs="Arial"/>
          <w:u w:val="single"/>
        </w:rPr>
        <w:t>Stop Departure Time</w:t>
      </w:r>
      <w:r>
        <w:rPr>
          <w:rFonts w:ascii="Arial" w:eastAsia="Times New Roman" w:hAnsi="Arial" w:cs="Arial"/>
        </w:rPr>
        <w:t xml:space="preserve"> choice model which predicts the </w:t>
      </w:r>
      <w:r w:rsidR="000A562F">
        <w:rPr>
          <w:rFonts w:ascii="Arial" w:eastAsia="Times New Roman" w:hAnsi="Arial" w:cs="Arial"/>
        </w:rPr>
        <w:t>stop departure</w:t>
      </w:r>
      <w:r w:rsidR="00B50F79">
        <w:rPr>
          <w:rFonts w:ascii="Arial" w:eastAsia="Times New Roman" w:hAnsi="Arial" w:cs="Arial"/>
        </w:rPr>
        <w:t xml:space="preserve"> time </w:t>
      </w:r>
      <w:r>
        <w:rPr>
          <w:rFonts w:ascii="Arial" w:eastAsia="Times New Roman" w:hAnsi="Arial" w:cs="Arial"/>
        </w:rPr>
        <w:t xml:space="preserve">in </w:t>
      </w:r>
      <w:r w:rsidR="00B50F79">
        <w:rPr>
          <w:rFonts w:ascii="Arial" w:eastAsia="Times New Roman" w:hAnsi="Arial" w:cs="Arial"/>
        </w:rPr>
        <w:t>half-hour window</w:t>
      </w:r>
      <w:r>
        <w:rPr>
          <w:rFonts w:ascii="Arial" w:eastAsia="Times New Roman" w:hAnsi="Arial" w:cs="Arial"/>
        </w:rPr>
        <w:t>s</w:t>
      </w:r>
      <w:r w:rsidR="000A562F">
        <w:rPr>
          <w:rFonts w:ascii="Arial" w:eastAsia="Times New Roman" w:hAnsi="Arial" w:cs="Arial"/>
        </w:rPr>
        <w:t xml:space="preserve">.  </w:t>
      </w:r>
    </w:p>
    <w:p w:rsidR="00140F9B" w:rsidRDefault="00140F9B" w:rsidP="00C91E88">
      <w:pPr>
        <w:pStyle w:val="Normal-HalfSpace"/>
        <w:numPr>
          <w:ilvl w:val="0"/>
          <w:numId w:val="22"/>
        </w:numPr>
        <w:spacing w:after="240"/>
        <w:jc w:val="both"/>
        <w:rPr>
          <w:rFonts w:ascii="Arial" w:eastAsia="Times New Roman" w:hAnsi="Arial" w:cs="Arial"/>
        </w:rPr>
      </w:pPr>
      <w:r>
        <w:rPr>
          <w:rFonts w:ascii="Arial" w:eastAsia="Times New Roman" w:hAnsi="Arial" w:cs="Arial"/>
        </w:rPr>
        <w:t>Trip-level models consist of the following components:</w:t>
      </w:r>
    </w:p>
    <w:p w:rsidR="00454101" w:rsidRDefault="00454101" w:rsidP="00140F9B">
      <w:pPr>
        <w:pStyle w:val="Normal-HalfSpace"/>
        <w:numPr>
          <w:ilvl w:val="1"/>
          <w:numId w:val="22"/>
        </w:numPr>
        <w:spacing w:after="240"/>
        <w:jc w:val="both"/>
        <w:rPr>
          <w:rFonts w:ascii="Arial" w:eastAsia="Times New Roman" w:hAnsi="Arial" w:cs="Arial"/>
        </w:rPr>
      </w:pPr>
      <w:r>
        <w:rPr>
          <w:rFonts w:ascii="Arial" w:eastAsia="Times New Roman" w:hAnsi="Arial" w:cs="Arial"/>
        </w:rPr>
        <w:t xml:space="preserve">The </w:t>
      </w:r>
      <w:r w:rsidRPr="00454101">
        <w:rPr>
          <w:rFonts w:ascii="Arial" w:eastAsia="Times New Roman" w:hAnsi="Arial" w:cs="Arial"/>
          <w:u w:val="single"/>
        </w:rPr>
        <w:t>Trip Mode Choice</w:t>
      </w:r>
      <w:r>
        <w:rPr>
          <w:rFonts w:ascii="Arial" w:eastAsia="Times New Roman" w:hAnsi="Arial" w:cs="Arial"/>
        </w:rPr>
        <w:t xml:space="preserve"> model also referred to as the</w:t>
      </w:r>
      <w:r w:rsidRPr="00454101">
        <w:rPr>
          <w:rFonts w:ascii="Arial" w:eastAsia="Times New Roman" w:hAnsi="Arial" w:cs="Arial"/>
        </w:rPr>
        <w:t xml:space="preserve"> trip mode switching because it predicts the mode</w:t>
      </w:r>
      <w:r w:rsidR="00B50F79">
        <w:rPr>
          <w:rFonts w:ascii="Arial" w:eastAsia="Times New Roman" w:hAnsi="Arial" w:cs="Arial"/>
        </w:rPr>
        <w:t xml:space="preserve"> of each trip on each tour</w:t>
      </w:r>
      <w:r w:rsidRPr="00454101">
        <w:rPr>
          <w:rFonts w:ascii="Arial" w:eastAsia="Times New Roman" w:hAnsi="Arial" w:cs="Arial"/>
        </w:rPr>
        <w:t xml:space="preserve">, </w:t>
      </w:r>
      <w:r w:rsidR="00B50F79">
        <w:rPr>
          <w:rFonts w:ascii="Arial" w:eastAsia="Times New Roman" w:hAnsi="Arial" w:cs="Arial"/>
        </w:rPr>
        <w:t xml:space="preserve">which is </w:t>
      </w:r>
      <w:r w:rsidRPr="00454101">
        <w:rPr>
          <w:rFonts w:ascii="Arial" w:eastAsia="Times New Roman" w:hAnsi="Arial" w:cs="Arial"/>
        </w:rPr>
        <w:t>conditioned by the chosen tour mode. The main mode is chosen at the tour level but this model predicts the mode for each individual trip on the tour.</w:t>
      </w:r>
    </w:p>
    <w:p w:rsidR="00364EB7" w:rsidRDefault="00140F9B" w:rsidP="00140F9B">
      <w:pPr>
        <w:pStyle w:val="Normal-HalfSpace"/>
        <w:numPr>
          <w:ilvl w:val="1"/>
          <w:numId w:val="22"/>
        </w:numPr>
        <w:spacing w:after="240"/>
        <w:jc w:val="both"/>
        <w:rPr>
          <w:rFonts w:ascii="Arial" w:eastAsia="Times New Roman" w:hAnsi="Arial" w:cs="Arial"/>
        </w:rPr>
      </w:pPr>
      <w:r>
        <w:rPr>
          <w:rFonts w:ascii="Arial" w:eastAsia="Times New Roman" w:hAnsi="Arial" w:cs="Arial"/>
        </w:rPr>
        <w:t>Trips</w:t>
      </w:r>
      <w:r w:rsidR="00B967B2">
        <w:rPr>
          <w:rFonts w:ascii="Arial" w:eastAsia="Times New Roman" w:hAnsi="Arial" w:cs="Arial"/>
        </w:rPr>
        <w:t xml:space="preserve"> are summed up into the 5 time periods (early AM</w:t>
      </w:r>
      <w:r w:rsidR="00CA600E">
        <w:rPr>
          <w:rFonts w:ascii="Arial" w:eastAsia="Times New Roman" w:hAnsi="Arial" w:cs="Arial"/>
        </w:rPr>
        <w:t xml:space="preserve"> (3-6AM)</w:t>
      </w:r>
      <w:r w:rsidR="00B967B2">
        <w:rPr>
          <w:rFonts w:ascii="Arial" w:eastAsia="Times New Roman" w:hAnsi="Arial" w:cs="Arial"/>
        </w:rPr>
        <w:t>, AM peak period</w:t>
      </w:r>
      <w:r w:rsidR="00CA600E">
        <w:rPr>
          <w:rFonts w:ascii="Arial" w:eastAsia="Times New Roman" w:hAnsi="Arial" w:cs="Arial"/>
        </w:rPr>
        <w:t xml:space="preserve"> (6-9AM)</w:t>
      </w:r>
      <w:r w:rsidR="00B967B2">
        <w:rPr>
          <w:rFonts w:ascii="Arial" w:eastAsia="Times New Roman" w:hAnsi="Arial" w:cs="Arial"/>
        </w:rPr>
        <w:t>, midday</w:t>
      </w:r>
      <w:r w:rsidR="00CA600E">
        <w:rPr>
          <w:rFonts w:ascii="Arial" w:eastAsia="Times New Roman" w:hAnsi="Arial" w:cs="Arial"/>
        </w:rPr>
        <w:t xml:space="preserve"> (9-3PM)</w:t>
      </w:r>
      <w:r w:rsidR="00B967B2">
        <w:rPr>
          <w:rFonts w:ascii="Arial" w:eastAsia="Times New Roman" w:hAnsi="Arial" w:cs="Arial"/>
        </w:rPr>
        <w:t>, PM peak period</w:t>
      </w:r>
      <w:r w:rsidR="00CA600E">
        <w:rPr>
          <w:rFonts w:ascii="Arial" w:eastAsia="Times New Roman" w:hAnsi="Arial" w:cs="Arial"/>
        </w:rPr>
        <w:t xml:space="preserve"> (3-7PM)</w:t>
      </w:r>
      <w:r w:rsidR="00B967B2">
        <w:rPr>
          <w:rFonts w:ascii="Arial" w:eastAsia="Times New Roman" w:hAnsi="Arial" w:cs="Arial"/>
        </w:rPr>
        <w:t>, and evening periods</w:t>
      </w:r>
      <w:r w:rsidR="00CA600E">
        <w:rPr>
          <w:rFonts w:ascii="Arial" w:eastAsia="Times New Roman" w:hAnsi="Arial" w:cs="Arial"/>
        </w:rPr>
        <w:t xml:space="preserve"> (7PM-3AM</w:t>
      </w:r>
      <w:r w:rsidR="00B967B2">
        <w:rPr>
          <w:rFonts w:ascii="Arial" w:eastAsia="Times New Roman" w:hAnsi="Arial" w:cs="Arial"/>
        </w:rPr>
        <w:t xml:space="preserve">) for </w:t>
      </w:r>
      <w:r w:rsidRPr="00140F9B">
        <w:rPr>
          <w:rFonts w:ascii="Arial" w:eastAsia="Times New Roman" w:hAnsi="Arial" w:cs="Arial"/>
          <w:u w:val="single"/>
        </w:rPr>
        <w:t>A</w:t>
      </w:r>
      <w:r w:rsidR="00364EB7" w:rsidRPr="00140F9B">
        <w:rPr>
          <w:rFonts w:ascii="Arial" w:eastAsia="Times New Roman" w:hAnsi="Arial" w:cs="Arial"/>
          <w:u w:val="single"/>
        </w:rPr>
        <w:t>ssignment</w:t>
      </w:r>
      <w:r w:rsidR="00364EB7" w:rsidRPr="00BE12D2">
        <w:rPr>
          <w:rFonts w:ascii="Arial" w:eastAsia="Times New Roman" w:hAnsi="Arial" w:cs="Arial"/>
        </w:rPr>
        <w:t xml:space="preserve"> to the highway and transit networks.  </w:t>
      </w:r>
      <w:r>
        <w:rPr>
          <w:rFonts w:ascii="Arial" w:eastAsia="Times New Roman" w:hAnsi="Arial" w:cs="Arial"/>
        </w:rPr>
        <w:t xml:space="preserve">This is done in the time-of-day factoring GISDK script, which also adds resident trips, visitor trips, </w:t>
      </w:r>
      <w:r w:rsidR="00D232B6">
        <w:rPr>
          <w:rFonts w:ascii="Arial" w:eastAsia="Times New Roman" w:hAnsi="Arial" w:cs="Arial"/>
        </w:rPr>
        <w:t>truck trips</w:t>
      </w:r>
      <w:r>
        <w:rPr>
          <w:rFonts w:ascii="Arial" w:eastAsia="Times New Roman" w:hAnsi="Arial" w:cs="Arial"/>
        </w:rPr>
        <w:t>,</w:t>
      </w:r>
      <w:r w:rsidR="00D232B6">
        <w:rPr>
          <w:rFonts w:ascii="Arial" w:eastAsia="Times New Roman" w:hAnsi="Arial" w:cs="Arial"/>
        </w:rPr>
        <w:t xml:space="preserve"> </w:t>
      </w:r>
      <w:r>
        <w:rPr>
          <w:rFonts w:ascii="Arial" w:eastAsia="Times New Roman" w:hAnsi="Arial" w:cs="Arial"/>
        </w:rPr>
        <w:t>and airport trips</w:t>
      </w:r>
      <w:r w:rsidR="00D232B6">
        <w:rPr>
          <w:rFonts w:ascii="Arial" w:eastAsia="Times New Roman" w:hAnsi="Arial" w:cs="Arial"/>
        </w:rPr>
        <w:t>.</w:t>
      </w:r>
    </w:p>
    <w:p w:rsidR="00454101" w:rsidRPr="000B40D4" w:rsidRDefault="00DB44BA" w:rsidP="00C91E88">
      <w:pPr>
        <w:pStyle w:val="BodyText"/>
        <w:numPr>
          <w:ilvl w:val="0"/>
          <w:numId w:val="7"/>
        </w:numPr>
        <w:jc w:val="both"/>
        <w:rPr>
          <w:rFonts w:cs="Arial"/>
          <w:sz w:val="22"/>
          <w:szCs w:val="22"/>
        </w:rPr>
      </w:pPr>
      <w:r w:rsidRPr="000B40D4">
        <w:rPr>
          <w:rFonts w:cs="Arial"/>
          <w:sz w:val="22"/>
          <w:szCs w:val="22"/>
        </w:rPr>
        <w:t>The</w:t>
      </w:r>
      <w:r w:rsidR="00454101" w:rsidRPr="000B40D4">
        <w:rPr>
          <w:rFonts w:cs="Arial"/>
          <w:sz w:val="22"/>
          <w:szCs w:val="22"/>
        </w:rPr>
        <w:t xml:space="preserve"> </w:t>
      </w:r>
      <w:r w:rsidR="00454101" w:rsidRPr="000B40D4">
        <w:rPr>
          <w:rFonts w:cs="Arial"/>
          <w:sz w:val="22"/>
          <w:szCs w:val="22"/>
          <w:u w:val="single"/>
        </w:rPr>
        <w:t>Visitor tour based models</w:t>
      </w:r>
      <w:r w:rsidRPr="000B40D4">
        <w:rPr>
          <w:rFonts w:cs="Arial"/>
          <w:sz w:val="22"/>
          <w:szCs w:val="22"/>
        </w:rPr>
        <w:t xml:space="preserve"> is similar to the residential models except the </w:t>
      </w:r>
      <w:r w:rsidRPr="000B40D4">
        <w:rPr>
          <w:rFonts w:cs="Arial"/>
          <w:sz w:val="22"/>
          <w:szCs w:val="22"/>
          <w:u w:val="single"/>
        </w:rPr>
        <w:t>tour enumeration</w:t>
      </w:r>
      <w:r w:rsidRPr="000B40D4">
        <w:rPr>
          <w:rFonts w:cs="Arial"/>
          <w:sz w:val="22"/>
          <w:szCs w:val="22"/>
        </w:rPr>
        <w:t xml:space="preserve"> step described below.  The tour destination, tour time of day, tour mode choice, stop level models, and trip mode choice are similar to the residential models.</w:t>
      </w:r>
    </w:p>
    <w:p w:rsidR="00454101" w:rsidRPr="000B40D4" w:rsidRDefault="00454101" w:rsidP="00C91E88">
      <w:pPr>
        <w:pStyle w:val="BodyText"/>
        <w:numPr>
          <w:ilvl w:val="0"/>
          <w:numId w:val="25"/>
        </w:numPr>
        <w:jc w:val="both"/>
        <w:rPr>
          <w:rFonts w:cs="Arial"/>
          <w:sz w:val="22"/>
          <w:szCs w:val="22"/>
        </w:rPr>
      </w:pPr>
      <w:r w:rsidRPr="000B40D4">
        <w:rPr>
          <w:rFonts w:cs="Arial"/>
          <w:sz w:val="22"/>
          <w:szCs w:val="22"/>
        </w:rPr>
        <w:t xml:space="preserve">The </w:t>
      </w:r>
      <w:r w:rsidR="00A33C11" w:rsidRPr="000B40D4">
        <w:rPr>
          <w:rFonts w:cs="Arial"/>
          <w:sz w:val="22"/>
          <w:szCs w:val="22"/>
          <w:u w:val="single"/>
        </w:rPr>
        <w:t>Tour Enumeration</w:t>
      </w:r>
      <w:r w:rsidRPr="000B40D4">
        <w:rPr>
          <w:rFonts w:cs="Arial"/>
          <w:sz w:val="22"/>
          <w:szCs w:val="22"/>
        </w:rPr>
        <w:t xml:space="preserve"> </w:t>
      </w:r>
      <w:r w:rsidR="00A33C11" w:rsidRPr="000B40D4">
        <w:rPr>
          <w:rFonts w:cs="Arial"/>
          <w:sz w:val="22"/>
          <w:szCs w:val="22"/>
        </w:rPr>
        <w:t xml:space="preserve">step generates the number of visitor parties by visitor segment (personal or business) and number of visitor tours by segment, party size and auto availability.  </w:t>
      </w:r>
    </w:p>
    <w:p w:rsidR="008B1959" w:rsidRPr="000B40D4" w:rsidRDefault="002737D2" w:rsidP="00C91E88">
      <w:pPr>
        <w:pStyle w:val="BodyText"/>
        <w:numPr>
          <w:ilvl w:val="0"/>
          <w:numId w:val="24"/>
        </w:numPr>
        <w:jc w:val="both"/>
        <w:rPr>
          <w:rFonts w:cs="Arial"/>
          <w:sz w:val="22"/>
          <w:szCs w:val="22"/>
        </w:rPr>
      </w:pPr>
      <w:r w:rsidRPr="000B40D4">
        <w:rPr>
          <w:rFonts w:cs="Arial"/>
          <w:sz w:val="22"/>
          <w:szCs w:val="22"/>
        </w:rPr>
        <w:lastRenderedPageBreak/>
        <w:t xml:space="preserve">The </w:t>
      </w:r>
      <w:r w:rsidRPr="000B40D4">
        <w:rPr>
          <w:rFonts w:cs="Arial"/>
          <w:sz w:val="22"/>
          <w:szCs w:val="22"/>
          <w:u w:val="single"/>
        </w:rPr>
        <w:t>Highway Assignment</w:t>
      </w:r>
      <w:r w:rsidRPr="000B40D4">
        <w:rPr>
          <w:rFonts w:cs="Arial"/>
          <w:sz w:val="22"/>
          <w:szCs w:val="22"/>
        </w:rPr>
        <w:t xml:space="preserve"> </w:t>
      </w:r>
      <w:r w:rsidR="00BC3724" w:rsidRPr="000B40D4">
        <w:rPr>
          <w:rFonts w:cs="Arial"/>
          <w:sz w:val="22"/>
          <w:szCs w:val="22"/>
        </w:rPr>
        <w:t>model assigns the O-D vehicle trip table to the highway network and estimates the vehicular flow in the highway network.</w:t>
      </w:r>
      <w:r w:rsidR="00DD4076" w:rsidRPr="000B40D4">
        <w:rPr>
          <w:rFonts w:cs="Arial"/>
          <w:sz w:val="22"/>
          <w:szCs w:val="22"/>
        </w:rPr>
        <w:t xml:space="preserve"> This assignment is done separately for </w:t>
      </w:r>
      <w:r w:rsidR="00D82750" w:rsidRPr="000B40D4">
        <w:rPr>
          <w:rFonts w:cs="Arial"/>
          <w:sz w:val="22"/>
          <w:szCs w:val="22"/>
        </w:rPr>
        <w:t xml:space="preserve">early AM (3-6AM), </w:t>
      </w:r>
      <w:r w:rsidR="00DD4076" w:rsidRPr="000B40D4">
        <w:rPr>
          <w:rFonts w:cs="Arial"/>
          <w:sz w:val="22"/>
          <w:szCs w:val="22"/>
        </w:rPr>
        <w:t>AM-peak period</w:t>
      </w:r>
      <w:r w:rsidR="00D82750" w:rsidRPr="000B40D4">
        <w:rPr>
          <w:rFonts w:cs="Arial"/>
          <w:sz w:val="22"/>
          <w:szCs w:val="22"/>
        </w:rPr>
        <w:t xml:space="preserve"> (6-9AM), midday (9AM-3PM)</w:t>
      </w:r>
      <w:r w:rsidR="00DD4076" w:rsidRPr="000B40D4">
        <w:rPr>
          <w:rFonts w:cs="Arial"/>
          <w:sz w:val="22"/>
          <w:szCs w:val="22"/>
        </w:rPr>
        <w:t>, PM-peak period</w:t>
      </w:r>
      <w:r w:rsidR="00D82750" w:rsidRPr="000B40D4">
        <w:rPr>
          <w:rFonts w:cs="Arial"/>
          <w:sz w:val="22"/>
          <w:szCs w:val="22"/>
        </w:rPr>
        <w:t xml:space="preserve"> (3-7PM)</w:t>
      </w:r>
      <w:r w:rsidR="00DD4076" w:rsidRPr="000B40D4">
        <w:rPr>
          <w:rFonts w:cs="Arial"/>
          <w:sz w:val="22"/>
          <w:szCs w:val="22"/>
        </w:rPr>
        <w:t xml:space="preserve">, and </w:t>
      </w:r>
      <w:r w:rsidR="00D82750" w:rsidRPr="000B40D4">
        <w:rPr>
          <w:rFonts w:cs="Arial"/>
          <w:sz w:val="22"/>
          <w:szCs w:val="22"/>
        </w:rPr>
        <w:t>evening</w:t>
      </w:r>
      <w:r w:rsidR="00DD4076" w:rsidRPr="000B40D4">
        <w:rPr>
          <w:rFonts w:cs="Arial"/>
          <w:sz w:val="22"/>
          <w:szCs w:val="22"/>
        </w:rPr>
        <w:t xml:space="preserve"> period</w:t>
      </w:r>
      <w:r w:rsidR="00D82750" w:rsidRPr="000B40D4">
        <w:rPr>
          <w:rFonts w:cs="Arial"/>
          <w:sz w:val="22"/>
          <w:szCs w:val="22"/>
        </w:rPr>
        <w:t xml:space="preserve"> (7PM-3AM)</w:t>
      </w:r>
      <w:r w:rsidR="00DD4076" w:rsidRPr="000B40D4">
        <w:rPr>
          <w:rFonts w:cs="Arial"/>
          <w:sz w:val="22"/>
          <w:szCs w:val="22"/>
        </w:rPr>
        <w:t>.</w:t>
      </w:r>
      <w:r w:rsidR="00D33BB0" w:rsidRPr="000B40D4">
        <w:rPr>
          <w:rFonts w:cs="Arial"/>
          <w:sz w:val="22"/>
          <w:szCs w:val="22"/>
        </w:rPr>
        <w:t xml:space="preserve">  The method of successive averages is used to compute averaged volumes </w:t>
      </w:r>
      <w:proofErr w:type="gramStart"/>
      <w:r w:rsidR="00D33BB0" w:rsidRPr="000B40D4">
        <w:rPr>
          <w:rFonts w:cs="Arial"/>
          <w:sz w:val="22"/>
          <w:szCs w:val="22"/>
        </w:rPr>
        <w:t>for each iteration</w:t>
      </w:r>
      <w:proofErr w:type="gramEnd"/>
      <w:r w:rsidR="00D33BB0" w:rsidRPr="000B40D4">
        <w:rPr>
          <w:rFonts w:cs="Arial"/>
          <w:sz w:val="22"/>
          <w:szCs w:val="22"/>
        </w:rPr>
        <w:t xml:space="preserve"> of the model system, and convergence is based on a comparison of </w:t>
      </w:r>
      <w:r w:rsidR="00A63250" w:rsidRPr="000B40D4">
        <w:rPr>
          <w:rFonts w:cs="Arial"/>
          <w:sz w:val="22"/>
          <w:szCs w:val="22"/>
        </w:rPr>
        <w:t>peak period travel time matrices (the model reaches convergence if the percent root mean square error is less than 5%)</w:t>
      </w:r>
    </w:p>
    <w:p w:rsidR="00CC7E64" w:rsidRPr="000B40D4" w:rsidRDefault="00CC7E64" w:rsidP="00C91E88">
      <w:pPr>
        <w:pStyle w:val="BodyText"/>
        <w:numPr>
          <w:ilvl w:val="0"/>
          <w:numId w:val="24"/>
        </w:numPr>
        <w:jc w:val="both"/>
        <w:rPr>
          <w:rFonts w:cs="Arial"/>
          <w:sz w:val="22"/>
          <w:szCs w:val="22"/>
        </w:rPr>
      </w:pPr>
      <w:r w:rsidRPr="000B40D4">
        <w:rPr>
          <w:rFonts w:cs="Arial"/>
          <w:sz w:val="22"/>
          <w:szCs w:val="22"/>
        </w:rPr>
        <w:t xml:space="preserve">The </w:t>
      </w:r>
      <w:r w:rsidRPr="000B40D4">
        <w:rPr>
          <w:rFonts w:cs="Arial"/>
          <w:sz w:val="22"/>
          <w:szCs w:val="22"/>
          <w:u w:val="single"/>
        </w:rPr>
        <w:t>Feedback Loop</w:t>
      </w:r>
      <w:r w:rsidRPr="000B40D4">
        <w:rPr>
          <w:rFonts w:cs="Arial"/>
          <w:sz w:val="22"/>
          <w:szCs w:val="22"/>
        </w:rPr>
        <w:t xml:space="preserve"> measures the closeness of the current iteration assignment results with that of the previous iteration. If assignment results differ significantly between the current iteration and the previous iteration, the model is run again. However, if the assignment results do not differ significantly between the current iteration and the previous iteration, the model is flagged as converged and highway assignment is run </w:t>
      </w:r>
      <w:r w:rsidR="00D502A9" w:rsidRPr="000B40D4">
        <w:rPr>
          <w:rFonts w:cs="Arial"/>
          <w:sz w:val="22"/>
          <w:szCs w:val="22"/>
        </w:rPr>
        <w:t>for other time periods of the day,</w:t>
      </w:r>
      <w:r w:rsidRPr="000B40D4">
        <w:rPr>
          <w:rFonts w:cs="Arial"/>
          <w:sz w:val="22"/>
          <w:szCs w:val="22"/>
        </w:rPr>
        <w:t xml:space="preserve"> followed by transit assignment. </w:t>
      </w:r>
    </w:p>
    <w:p w:rsidR="002737D2" w:rsidRPr="000B40D4" w:rsidRDefault="002737D2" w:rsidP="00C91E88">
      <w:pPr>
        <w:pStyle w:val="BodyText"/>
        <w:numPr>
          <w:ilvl w:val="0"/>
          <w:numId w:val="24"/>
        </w:numPr>
        <w:jc w:val="both"/>
        <w:rPr>
          <w:rFonts w:cs="Arial"/>
          <w:sz w:val="22"/>
          <w:szCs w:val="22"/>
        </w:rPr>
      </w:pPr>
      <w:r w:rsidRPr="000B40D4">
        <w:rPr>
          <w:rFonts w:cs="Arial"/>
          <w:sz w:val="22"/>
          <w:szCs w:val="22"/>
        </w:rPr>
        <w:t xml:space="preserve">The </w:t>
      </w:r>
      <w:r w:rsidRPr="000B40D4">
        <w:rPr>
          <w:rFonts w:cs="Arial"/>
          <w:sz w:val="22"/>
          <w:szCs w:val="22"/>
          <w:u w:val="single"/>
        </w:rPr>
        <w:t>Transit Assignment</w:t>
      </w:r>
      <w:r w:rsidRPr="000B40D4">
        <w:rPr>
          <w:rFonts w:cs="Arial"/>
          <w:sz w:val="22"/>
          <w:szCs w:val="22"/>
        </w:rPr>
        <w:t xml:space="preserve"> </w:t>
      </w:r>
      <w:r w:rsidR="00E54F76" w:rsidRPr="000B40D4">
        <w:rPr>
          <w:rFonts w:cs="Arial"/>
          <w:sz w:val="22"/>
          <w:szCs w:val="22"/>
        </w:rPr>
        <w:t xml:space="preserve">model assigns the O-D person trip table to the </w:t>
      </w:r>
      <w:r w:rsidR="00DD2E21" w:rsidRPr="000B40D4">
        <w:rPr>
          <w:rFonts w:cs="Arial"/>
          <w:sz w:val="22"/>
          <w:szCs w:val="22"/>
        </w:rPr>
        <w:t>transit</w:t>
      </w:r>
      <w:r w:rsidR="00E54F76" w:rsidRPr="000B40D4">
        <w:rPr>
          <w:rFonts w:cs="Arial"/>
          <w:sz w:val="22"/>
          <w:szCs w:val="22"/>
        </w:rPr>
        <w:t xml:space="preserve"> network and estimates the </w:t>
      </w:r>
      <w:r w:rsidR="00C87D6A" w:rsidRPr="000B40D4">
        <w:rPr>
          <w:rFonts w:cs="Arial"/>
          <w:sz w:val="22"/>
          <w:szCs w:val="22"/>
        </w:rPr>
        <w:t>boarding and alighting by transit route</w:t>
      </w:r>
      <w:r w:rsidR="00A63250" w:rsidRPr="000B40D4">
        <w:rPr>
          <w:rFonts w:cs="Arial"/>
          <w:sz w:val="22"/>
          <w:szCs w:val="22"/>
        </w:rPr>
        <w:t xml:space="preserve"> and stop</w:t>
      </w:r>
      <w:r w:rsidR="00C87D6A" w:rsidRPr="000B40D4">
        <w:rPr>
          <w:rFonts w:cs="Arial"/>
          <w:sz w:val="22"/>
          <w:szCs w:val="22"/>
        </w:rPr>
        <w:t>.</w:t>
      </w:r>
    </w:p>
    <w:p w:rsidR="000F4270" w:rsidRPr="000B40D4" w:rsidRDefault="000F4270" w:rsidP="00C91E88">
      <w:pPr>
        <w:pStyle w:val="BodyText"/>
        <w:numPr>
          <w:ilvl w:val="0"/>
          <w:numId w:val="24"/>
        </w:numPr>
        <w:jc w:val="both"/>
        <w:rPr>
          <w:rFonts w:cs="Arial"/>
          <w:sz w:val="22"/>
          <w:szCs w:val="22"/>
        </w:rPr>
      </w:pPr>
      <w:r w:rsidRPr="000B40D4">
        <w:rPr>
          <w:rFonts w:cs="Arial"/>
          <w:sz w:val="22"/>
          <w:szCs w:val="22"/>
        </w:rPr>
        <w:t xml:space="preserve">The </w:t>
      </w:r>
      <w:r w:rsidRPr="000B40D4">
        <w:rPr>
          <w:rFonts w:cs="Arial"/>
          <w:sz w:val="22"/>
          <w:szCs w:val="22"/>
          <w:u w:val="single"/>
        </w:rPr>
        <w:t>Land Use Model</w:t>
      </w:r>
      <w:r w:rsidRPr="000B40D4">
        <w:rPr>
          <w:rFonts w:cs="Arial"/>
          <w:sz w:val="22"/>
          <w:szCs w:val="22"/>
        </w:rPr>
        <w:t xml:space="preserve"> can be run in order to generate the land use data. However, it should be noted that it is not mandatory to run the land use model in order to run the travel model. </w:t>
      </w:r>
    </w:p>
    <w:p w:rsidR="000753E8" w:rsidRPr="00052B19" w:rsidRDefault="000753E8" w:rsidP="00426B3E">
      <w:pPr>
        <w:rPr>
          <w:rFonts w:cs="Arial"/>
        </w:rPr>
      </w:pPr>
    </w:p>
    <w:p w:rsidR="000753E8" w:rsidRDefault="00963DA3" w:rsidP="000753E8">
      <w:pPr>
        <w:pStyle w:val="Caption"/>
        <w:rPr>
          <w:rFonts w:ascii="Arial" w:hAnsi="Arial" w:cs="Arial"/>
          <w:sz w:val="22"/>
          <w:szCs w:val="22"/>
        </w:rPr>
      </w:pPr>
      <w:bookmarkStart w:id="6" w:name="_Ref200952426"/>
      <w:bookmarkStart w:id="7" w:name="_Ref201025766"/>
      <w:r>
        <w:rPr>
          <w:rFonts w:ascii="Arial" w:hAnsi="Arial" w:cs="Arial"/>
          <w:sz w:val="22"/>
          <w:szCs w:val="22"/>
        </w:rPr>
        <w:br w:type="page"/>
      </w:r>
      <w:bookmarkStart w:id="8" w:name="_Toc358794032"/>
      <w:r w:rsidR="000753E8" w:rsidRPr="00E312DF">
        <w:rPr>
          <w:rFonts w:ascii="Arial" w:hAnsi="Arial" w:cs="Arial"/>
          <w:sz w:val="22"/>
          <w:szCs w:val="22"/>
        </w:rPr>
        <w:lastRenderedPageBreak/>
        <w:t xml:space="preserve">Figure </w:t>
      </w:r>
      <w:r w:rsidR="0015799B" w:rsidRPr="00E312DF">
        <w:rPr>
          <w:rFonts w:ascii="Arial" w:hAnsi="Arial" w:cs="Arial"/>
          <w:sz w:val="22"/>
          <w:szCs w:val="22"/>
        </w:rPr>
        <w:fldChar w:fldCharType="begin"/>
      </w:r>
      <w:r w:rsidR="000753E8" w:rsidRPr="00E312DF">
        <w:rPr>
          <w:rFonts w:ascii="Arial" w:hAnsi="Arial" w:cs="Arial"/>
          <w:sz w:val="22"/>
          <w:szCs w:val="22"/>
        </w:rPr>
        <w:instrText xml:space="preserve"> SEQ Figure \* ARABIC </w:instrText>
      </w:r>
      <w:r w:rsidR="0015799B" w:rsidRPr="00E312DF">
        <w:rPr>
          <w:rFonts w:ascii="Arial" w:hAnsi="Arial" w:cs="Arial"/>
          <w:sz w:val="22"/>
          <w:szCs w:val="22"/>
        </w:rPr>
        <w:fldChar w:fldCharType="separate"/>
      </w:r>
      <w:r w:rsidR="001B67BC">
        <w:rPr>
          <w:rFonts w:ascii="Arial" w:hAnsi="Arial" w:cs="Arial"/>
          <w:noProof/>
          <w:sz w:val="22"/>
          <w:szCs w:val="22"/>
        </w:rPr>
        <w:t>1</w:t>
      </w:r>
      <w:r w:rsidR="0015799B" w:rsidRPr="00E312DF">
        <w:rPr>
          <w:rFonts w:ascii="Arial" w:hAnsi="Arial" w:cs="Arial"/>
          <w:sz w:val="22"/>
          <w:szCs w:val="22"/>
        </w:rPr>
        <w:fldChar w:fldCharType="end"/>
      </w:r>
      <w:bookmarkEnd w:id="6"/>
      <w:bookmarkEnd w:id="7"/>
      <w:r w:rsidR="000753E8" w:rsidRPr="00E312DF">
        <w:rPr>
          <w:rFonts w:ascii="Arial" w:hAnsi="Arial" w:cs="Arial"/>
          <w:sz w:val="22"/>
          <w:szCs w:val="22"/>
        </w:rPr>
        <w:t xml:space="preserve">: </w:t>
      </w:r>
      <w:proofErr w:type="spellStart"/>
      <w:r w:rsidR="000753E8" w:rsidRPr="00E312DF">
        <w:rPr>
          <w:rFonts w:ascii="Arial" w:hAnsi="Arial" w:cs="Arial"/>
          <w:sz w:val="22"/>
          <w:szCs w:val="22"/>
        </w:rPr>
        <w:t>OahuMPO</w:t>
      </w:r>
      <w:proofErr w:type="spellEnd"/>
      <w:r w:rsidR="000753E8" w:rsidRPr="00E312DF">
        <w:rPr>
          <w:rFonts w:ascii="Arial" w:hAnsi="Arial" w:cs="Arial"/>
          <w:sz w:val="22"/>
          <w:szCs w:val="22"/>
        </w:rPr>
        <w:t xml:space="preserve"> </w:t>
      </w:r>
      <w:r>
        <w:rPr>
          <w:rFonts w:ascii="Arial" w:hAnsi="Arial" w:cs="Arial"/>
          <w:sz w:val="22"/>
          <w:szCs w:val="22"/>
        </w:rPr>
        <w:t>Modeling System</w:t>
      </w:r>
      <w:bookmarkEnd w:id="8"/>
    </w:p>
    <w:p w:rsidR="00963DA3" w:rsidRPr="00963DA3" w:rsidRDefault="00666890" w:rsidP="00963DA3">
      <w:r>
        <w:rPr>
          <w:noProof/>
        </w:rPr>
        <w:drawing>
          <wp:inline distT="0" distB="0" distL="0" distR="0">
            <wp:extent cx="5935345" cy="7687945"/>
            <wp:effectExtent l="0" t="0" r="0" b="0"/>
            <wp:docPr id="13" name="Picture 13" descr="org 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rg chart2"/>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345" cy="7687945"/>
                    </a:xfrm>
                    <a:prstGeom prst="rect">
                      <a:avLst/>
                    </a:prstGeom>
                    <a:noFill/>
                    <a:ln>
                      <a:noFill/>
                    </a:ln>
                  </pic:spPr>
                </pic:pic>
              </a:graphicData>
            </a:graphic>
          </wp:inline>
        </w:drawing>
      </w:r>
    </w:p>
    <w:p w:rsidR="001E7CE8" w:rsidRDefault="001E7CE8" w:rsidP="00C91E88">
      <w:pPr>
        <w:pStyle w:val="Heading1"/>
        <w:pageBreakBefore/>
        <w:numPr>
          <w:ilvl w:val="0"/>
          <w:numId w:val="8"/>
        </w:numPr>
        <w:rPr>
          <w:rFonts w:ascii="Arial" w:hAnsi="Arial" w:cs="Arial"/>
        </w:rPr>
      </w:pPr>
      <w:bookmarkStart w:id="9" w:name="_Toc358793968"/>
      <w:r>
        <w:rPr>
          <w:rFonts w:ascii="Arial" w:hAnsi="Arial" w:cs="Arial"/>
        </w:rPr>
        <w:lastRenderedPageBreak/>
        <w:t>Software</w:t>
      </w:r>
      <w:bookmarkEnd w:id="9"/>
    </w:p>
    <w:p w:rsidR="001E7CE8" w:rsidRDefault="001E7CE8" w:rsidP="001E7CE8">
      <w:pPr>
        <w:ind w:left="360"/>
      </w:pPr>
      <w:r>
        <w:t xml:space="preserve">The following software is required to execute the OMPO6.0 model. </w:t>
      </w:r>
    </w:p>
    <w:p w:rsidR="001E7CE8" w:rsidRDefault="00AF0132" w:rsidP="00C91E88">
      <w:pPr>
        <w:pStyle w:val="Heading3"/>
        <w:numPr>
          <w:ilvl w:val="0"/>
          <w:numId w:val="26"/>
        </w:numPr>
      </w:pPr>
      <w:bookmarkStart w:id="10" w:name="Citilabs_Cube_Voyager"/>
      <w:bookmarkStart w:id="11" w:name="_Toc358793969"/>
      <w:bookmarkEnd w:id="10"/>
      <w:proofErr w:type="spellStart"/>
      <w:r>
        <w:t>TransCAD</w:t>
      </w:r>
      <w:bookmarkEnd w:id="11"/>
      <w:proofErr w:type="spellEnd"/>
    </w:p>
    <w:p w:rsidR="001E7CE8" w:rsidRDefault="001E7CE8" w:rsidP="001E7CE8">
      <w:pPr>
        <w:ind w:left="720"/>
      </w:pPr>
      <w:r>
        <w:t xml:space="preserve">The travel model currently uses </w:t>
      </w:r>
      <w:proofErr w:type="spellStart"/>
      <w:r w:rsidR="00AF0132">
        <w:t>TransCAD</w:t>
      </w:r>
      <w:proofErr w:type="spellEnd"/>
      <w:r>
        <w:t xml:space="preserve"> </w:t>
      </w:r>
      <w:r w:rsidRPr="001E7CE8">
        <w:t>Version 6.0 r2 Build 9030 64-bit</w:t>
      </w:r>
      <w:r>
        <w:t xml:space="preserve"> software. The </w:t>
      </w:r>
      <w:proofErr w:type="spellStart"/>
      <w:r w:rsidR="00AF0132">
        <w:t>TransCAD</w:t>
      </w:r>
      <w:proofErr w:type="spellEnd"/>
      <w:r>
        <w:t xml:space="preserve"> software is used to build skims, manipulate networks, manipulate matrices, perform assignments, and run the aggregate special market models. The Java software, as discussed below, needs to access matrix data in </w:t>
      </w:r>
      <w:proofErr w:type="spellStart"/>
      <w:r w:rsidR="00AF0132">
        <w:t>TransCAD</w:t>
      </w:r>
      <w:proofErr w:type="spellEnd"/>
      <w:r>
        <w:t xml:space="preserve"> format. In order to do this, the </w:t>
      </w:r>
      <w:proofErr w:type="spellStart"/>
      <w:r w:rsidR="00AF0132">
        <w:t>TransCAD</w:t>
      </w:r>
      <w:proofErr w:type="spellEnd"/>
      <w:r>
        <w:t xml:space="preserve"> matrix </w:t>
      </w:r>
      <w:proofErr w:type="spellStart"/>
      <w:r>
        <w:t>dll</w:t>
      </w:r>
      <w:proofErr w:type="spellEnd"/>
      <w:r>
        <w:t xml:space="preserve"> and Java matrix package is used. </w:t>
      </w:r>
    </w:p>
    <w:p w:rsidR="001E7CE8" w:rsidRDefault="001E7CE8" w:rsidP="00C91E88">
      <w:pPr>
        <w:pStyle w:val="Heading3"/>
        <w:numPr>
          <w:ilvl w:val="0"/>
          <w:numId w:val="26"/>
        </w:numPr>
      </w:pPr>
      <w:bookmarkStart w:id="12" w:name="Citilabs_Cube_Cluster"/>
      <w:bookmarkStart w:id="13" w:name="Java_and_CT_45RAMP"/>
      <w:bookmarkStart w:id="14" w:name="_Toc345082506"/>
      <w:bookmarkStart w:id="15" w:name="_Toc358793970"/>
      <w:bookmarkEnd w:id="12"/>
      <w:bookmarkEnd w:id="13"/>
      <w:r>
        <w:t>Java</w:t>
      </w:r>
      <w:bookmarkEnd w:id="14"/>
      <w:bookmarkEnd w:id="15"/>
      <w:r w:rsidR="00EB7FEE" w:rsidRPr="00EB7FEE">
        <w:t xml:space="preserve"> </w:t>
      </w:r>
    </w:p>
    <w:p w:rsidR="001E7CE8" w:rsidRDefault="001E7CE8" w:rsidP="001E7CE8">
      <w:pPr>
        <w:ind w:left="720"/>
      </w:pPr>
      <w:r w:rsidRPr="003E1223">
        <w:t xml:space="preserve">Oahu MPO’s </w:t>
      </w:r>
      <w:r w:rsidR="00957EBC" w:rsidRPr="003E1223">
        <w:t xml:space="preserve">residential and visitor </w:t>
      </w:r>
      <w:r w:rsidRPr="003E1223">
        <w:t xml:space="preserve">travel model </w:t>
      </w:r>
      <w:r w:rsidR="003E1223">
        <w:t xml:space="preserve">utilizes the </w:t>
      </w:r>
      <w:r w:rsidRPr="003E1223">
        <w:t>open-</w:t>
      </w:r>
      <w:r w:rsidR="00EB7FEE" w:rsidRPr="003E1223">
        <w:t xml:space="preserve"> source </w:t>
      </w:r>
      <w:r w:rsidR="003E1223">
        <w:t xml:space="preserve">Java Common Modeling Framework (CMF) software </w:t>
      </w:r>
      <w:r w:rsidR="00EB7FEE" w:rsidRPr="003E1223">
        <w:t xml:space="preserve">developed by </w:t>
      </w:r>
      <w:hyperlink r:id="rId11" w:tgtFrame="_blank" w:tooltip="Parsons Brinckerhoff Home page" w:history="1">
        <w:r w:rsidR="00EB7FEE" w:rsidRPr="003E1223">
          <w:rPr>
            <w:rStyle w:val="Hyperlink"/>
            <w:color w:val="auto"/>
            <w:u w:val="none"/>
          </w:rPr>
          <w:t>Parsons Brinckerhoff</w:t>
        </w:r>
      </w:hyperlink>
      <w:r w:rsidRPr="003E1223">
        <w:t xml:space="preserve">. </w:t>
      </w:r>
      <w:r w:rsidR="00957EBC" w:rsidRPr="003E1223">
        <w:t xml:space="preserve"> </w:t>
      </w:r>
      <w:r w:rsidR="003E1223">
        <w:t>T</w:t>
      </w:r>
      <w:r w:rsidR="00EB7FEE" w:rsidRPr="003E1223">
        <w:t xml:space="preserve">he 64-bit Java </w:t>
      </w:r>
      <w:r w:rsidR="003E1223">
        <w:t xml:space="preserve">Runtime Environment </w:t>
      </w:r>
      <w:r w:rsidR="00EB7FEE" w:rsidRPr="003E1223">
        <w:t>(version 1.</w:t>
      </w:r>
      <w:r w:rsidR="003E1223">
        <w:t>7</w:t>
      </w:r>
      <w:r w:rsidR="00EB7FEE" w:rsidRPr="003E1223">
        <w:t xml:space="preserve"> or later) must be installed on </w:t>
      </w:r>
      <w:r w:rsidR="003E1223">
        <w:t>the</w:t>
      </w:r>
      <w:r w:rsidR="00EB7FEE" w:rsidRPr="003E1223">
        <w:t xml:space="preserve"> computer</w:t>
      </w:r>
      <w:r w:rsidR="003E1223">
        <w:t>.</w:t>
      </w:r>
      <w:r w:rsidR="00EB7FEE" w:rsidRPr="003E1223">
        <w:t xml:space="preserve"> The 64-bit version of the software allows </w:t>
      </w:r>
      <w:r w:rsidR="003E1223">
        <w:t>the software</w:t>
      </w:r>
      <w:r w:rsidR="00EB7FEE" w:rsidRPr="003E1223">
        <w:t xml:space="preserve"> to take advantage of larger memory addresses</w:t>
      </w:r>
      <w:r w:rsidR="003E1223">
        <w:t xml:space="preserve"> and read </w:t>
      </w:r>
      <w:proofErr w:type="spellStart"/>
      <w:r w:rsidR="00AF0132">
        <w:t>TransCAD</w:t>
      </w:r>
      <w:proofErr w:type="spellEnd"/>
      <w:r w:rsidR="003E1223">
        <w:t xml:space="preserve"> matrices directly using the 64-bit </w:t>
      </w:r>
      <w:proofErr w:type="spellStart"/>
      <w:r w:rsidR="00AF0132">
        <w:t>TransCAD</w:t>
      </w:r>
      <w:proofErr w:type="spellEnd"/>
      <w:r w:rsidR="003E1223">
        <w:t xml:space="preserve"> dongle</w:t>
      </w:r>
      <w:r w:rsidRPr="003E1223">
        <w:t xml:space="preserve">. </w:t>
      </w:r>
    </w:p>
    <w:p w:rsidR="003E1223" w:rsidRDefault="003E1223" w:rsidP="003E1223">
      <w:pPr>
        <w:pStyle w:val="Heading3"/>
        <w:numPr>
          <w:ilvl w:val="0"/>
          <w:numId w:val="26"/>
        </w:numPr>
      </w:pPr>
      <w:bookmarkStart w:id="16" w:name="_Toc358793971"/>
      <w:r>
        <w:t>GNU tools</w:t>
      </w:r>
      <w:bookmarkEnd w:id="16"/>
    </w:p>
    <w:p w:rsidR="003E1223" w:rsidRDefault="003E1223" w:rsidP="003E1223">
      <w:pPr>
        <w:ind w:left="720" w:hanging="720"/>
      </w:pPr>
      <w:r>
        <w:tab/>
        <w:t>The travel model utilizes a tool provided by the GNU free software foundation to redirect, or “pipe”, output from a DOS process (specifically Java) to a text file.  This is useful in case the java process terminates in an error, as the text file can be opened to determine what the error might have been. The GNU Win32 tools can be downloaded from sourceforge.net (</w:t>
      </w:r>
      <w:hyperlink r:id="rId12" w:history="1">
        <w:r w:rsidRPr="00893655">
          <w:rPr>
            <w:rStyle w:val="Hyperlink"/>
          </w:rPr>
          <w:t>http://gnuwin32.sourceforge.net/</w:t>
        </w:r>
      </w:hyperlink>
      <w:r>
        <w:t>).</w:t>
      </w:r>
    </w:p>
    <w:p w:rsidR="003E1223" w:rsidRDefault="003E1223" w:rsidP="003E1223"/>
    <w:p w:rsidR="001E7CE8" w:rsidRPr="003E1223" w:rsidRDefault="001E7CE8" w:rsidP="00C91E88">
      <w:pPr>
        <w:pStyle w:val="Heading3"/>
        <w:numPr>
          <w:ilvl w:val="0"/>
          <w:numId w:val="26"/>
        </w:numPr>
      </w:pPr>
      <w:bookmarkStart w:id="17" w:name="GAWK"/>
      <w:bookmarkStart w:id="18" w:name="Microsoft_Excel"/>
      <w:bookmarkStart w:id="19" w:name="_Toc345082507"/>
      <w:bookmarkStart w:id="20" w:name="_Toc358793972"/>
      <w:bookmarkEnd w:id="17"/>
      <w:bookmarkEnd w:id="18"/>
      <w:r w:rsidRPr="003E1223">
        <w:t>Microsoft Excel (not required but helpful)</w:t>
      </w:r>
      <w:bookmarkEnd w:id="19"/>
      <w:bookmarkEnd w:id="20"/>
    </w:p>
    <w:p w:rsidR="001E7CE8" w:rsidRPr="001E7CE8" w:rsidRDefault="001E7CE8" w:rsidP="00957EBC">
      <w:pPr>
        <w:ind w:left="720"/>
      </w:pPr>
      <w:r>
        <w:t xml:space="preserve">The discrete choice models </w:t>
      </w:r>
      <w:r w:rsidR="00957EBC">
        <w:t>are</w:t>
      </w:r>
      <w:r>
        <w:t xml:space="preserve"> specified via spreadsheets, referred to as </w:t>
      </w:r>
      <w:r w:rsidR="00E35CBD">
        <w:t>Utility Express</w:t>
      </w:r>
      <w:r w:rsidR="003E1223">
        <w:t>ion</w:t>
      </w:r>
      <w:r w:rsidR="00E35CBD">
        <w:t xml:space="preserve"> Calculators</w:t>
      </w:r>
      <w:r>
        <w:t xml:space="preserve"> or UECs. These files are Excel-based. See </w:t>
      </w:r>
      <w:r w:rsidR="0015799B">
        <w:fldChar w:fldCharType="begin"/>
      </w:r>
      <w:r w:rsidR="006800B3">
        <w:instrText xml:space="preserve"> REF _Ref359221836 \h </w:instrText>
      </w:r>
      <w:r w:rsidR="0015799B">
        <w:fldChar w:fldCharType="separate"/>
      </w:r>
      <w:r w:rsidR="006800B3" w:rsidRPr="000753E8">
        <w:t xml:space="preserve">Table </w:t>
      </w:r>
      <w:r w:rsidR="006800B3">
        <w:rPr>
          <w:noProof/>
        </w:rPr>
        <w:t>2</w:t>
      </w:r>
      <w:r w:rsidR="0015799B">
        <w:fldChar w:fldCharType="end"/>
      </w:r>
      <w:r>
        <w:t xml:space="preserve"> for a more detailed explanation on these Excel files. It is helpful to have Excel installed so that the spreadsheets can be opened, though it is not essential for running the model system</w:t>
      </w:r>
      <w:r w:rsidR="003E1223">
        <w:t>.</w:t>
      </w:r>
    </w:p>
    <w:p w:rsidR="002E116A" w:rsidRPr="00BF36E6" w:rsidRDefault="002E116A" w:rsidP="00C91E88">
      <w:pPr>
        <w:pStyle w:val="Heading1"/>
        <w:pageBreakBefore/>
        <w:numPr>
          <w:ilvl w:val="0"/>
          <w:numId w:val="8"/>
        </w:numPr>
        <w:rPr>
          <w:rFonts w:ascii="Arial" w:hAnsi="Arial" w:cs="Arial"/>
        </w:rPr>
      </w:pPr>
      <w:bookmarkStart w:id="21" w:name="_Toc358793973"/>
      <w:r w:rsidRPr="00BF36E6">
        <w:rPr>
          <w:rFonts w:ascii="Arial" w:hAnsi="Arial" w:cs="Arial"/>
        </w:rPr>
        <w:lastRenderedPageBreak/>
        <w:t>Directory Structure</w:t>
      </w:r>
      <w:bookmarkEnd w:id="21"/>
    </w:p>
    <w:p w:rsidR="002E116A" w:rsidRPr="00BF36E6" w:rsidRDefault="002E116A" w:rsidP="002E116A">
      <w:pPr>
        <w:jc w:val="both"/>
        <w:rPr>
          <w:rFonts w:cs="Arial"/>
        </w:rPr>
      </w:pPr>
    </w:p>
    <w:p w:rsidR="002E116A" w:rsidRPr="00052B19" w:rsidRDefault="002E116A" w:rsidP="005C59C1">
      <w:pPr>
        <w:jc w:val="both"/>
        <w:rPr>
          <w:rFonts w:cs="Arial"/>
        </w:rPr>
      </w:pPr>
      <w:r w:rsidRPr="00052B19">
        <w:rPr>
          <w:rFonts w:cs="Arial"/>
        </w:rPr>
        <w:t xml:space="preserve">There are two types of folders used in the </w:t>
      </w:r>
      <w:proofErr w:type="spellStart"/>
      <w:r w:rsidR="00055BCF" w:rsidRPr="00052B19">
        <w:rPr>
          <w:rFonts w:cs="Arial"/>
        </w:rPr>
        <w:t>OahuMPO</w:t>
      </w:r>
      <w:proofErr w:type="spellEnd"/>
      <w:r w:rsidRPr="00052B19">
        <w:rPr>
          <w:rFonts w:cs="Arial"/>
        </w:rPr>
        <w:t xml:space="preserve"> model conversion project. They are: </w:t>
      </w:r>
    </w:p>
    <w:p w:rsidR="002E116A" w:rsidRPr="00052B19" w:rsidRDefault="00B60DB7" w:rsidP="005C59C1">
      <w:pPr>
        <w:pStyle w:val="ListParagraph"/>
        <w:numPr>
          <w:ilvl w:val="0"/>
          <w:numId w:val="1"/>
        </w:numPr>
        <w:jc w:val="both"/>
        <w:rPr>
          <w:rFonts w:cs="Arial"/>
        </w:rPr>
      </w:pPr>
      <w:r w:rsidRPr="00052B19">
        <w:rPr>
          <w:rFonts w:cs="Arial"/>
        </w:rPr>
        <w:t xml:space="preserve">A single </w:t>
      </w:r>
      <w:r w:rsidR="00A63250" w:rsidRPr="00052B19">
        <w:rPr>
          <w:rFonts w:cs="Arial"/>
        </w:rPr>
        <w:t>’g</w:t>
      </w:r>
      <w:r w:rsidR="002E116A" w:rsidRPr="00052B19">
        <w:rPr>
          <w:rFonts w:cs="Arial"/>
        </w:rPr>
        <w:t>eneric</w:t>
      </w:r>
      <w:r w:rsidR="00A63250" w:rsidRPr="00052B19">
        <w:rPr>
          <w:rFonts w:cs="Arial"/>
        </w:rPr>
        <w:t>’</w:t>
      </w:r>
      <w:r w:rsidR="002E116A" w:rsidRPr="00052B19">
        <w:rPr>
          <w:rFonts w:cs="Arial"/>
        </w:rPr>
        <w:t xml:space="preserve"> folder</w:t>
      </w:r>
      <w:r w:rsidR="00A63250" w:rsidRPr="00052B19">
        <w:rPr>
          <w:rFonts w:cs="Arial"/>
        </w:rPr>
        <w:t xml:space="preserve">, </w:t>
      </w:r>
      <w:r w:rsidR="002E116A" w:rsidRPr="00052B19">
        <w:rPr>
          <w:rFonts w:cs="Arial"/>
        </w:rPr>
        <w:t xml:space="preserve"> </w:t>
      </w:r>
      <w:r w:rsidR="00A63250" w:rsidRPr="00052B19">
        <w:rPr>
          <w:rFonts w:cs="Arial"/>
        </w:rPr>
        <w:t xml:space="preserve">which contains all of the model inputs, including </w:t>
      </w:r>
      <w:r w:rsidRPr="00052B19">
        <w:rPr>
          <w:rFonts w:cs="Arial"/>
        </w:rPr>
        <w:t>the Master highway and transit networks, TAZ files, and other required data.</w:t>
      </w:r>
    </w:p>
    <w:p w:rsidR="002E116A" w:rsidRPr="00052B19" w:rsidRDefault="00B60DB7" w:rsidP="005C59C1">
      <w:pPr>
        <w:pStyle w:val="ListParagraph"/>
        <w:numPr>
          <w:ilvl w:val="0"/>
          <w:numId w:val="1"/>
        </w:numPr>
        <w:jc w:val="both"/>
        <w:rPr>
          <w:rFonts w:cs="Arial"/>
        </w:rPr>
      </w:pPr>
      <w:r w:rsidRPr="00052B19">
        <w:rPr>
          <w:rFonts w:cs="Arial"/>
        </w:rPr>
        <w:t>One or more ’s</w:t>
      </w:r>
      <w:r w:rsidR="002E116A" w:rsidRPr="00052B19">
        <w:rPr>
          <w:rFonts w:cs="Arial"/>
        </w:rPr>
        <w:t>cenario</w:t>
      </w:r>
      <w:r w:rsidRPr="00052B19">
        <w:rPr>
          <w:rFonts w:cs="Arial"/>
        </w:rPr>
        <w:t>’</w:t>
      </w:r>
      <w:r w:rsidR="002E116A" w:rsidRPr="00052B19">
        <w:rPr>
          <w:rFonts w:cs="Arial"/>
        </w:rPr>
        <w:t xml:space="preserve"> folders</w:t>
      </w:r>
      <w:r w:rsidRPr="00052B19">
        <w:rPr>
          <w:rFonts w:cs="Arial"/>
        </w:rPr>
        <w:t>, which is the working directory for a given scenario and includes all of the inputs to the particular scenario and outputs created after a scenario is run.</w:t>
      </w:r>
    </w:p>
    <w:p w:rsidR="002E116A" w:rsidRPr="00BF36E6" w:rsidRDefault="002E116A" w:rsidP="002E116A">
      <w:pPr>
        <w:jc w:val="both"/>
        <w:rPr>
          <w:rFonts w:cs="Arial"/>
        </w:rPr>
      </w:pPr>
    </w:p>
    <w:p w:rsidR="002E116A" w:rsidRPr="00BF36E6" w:rsidRDefault="00666890" w:rsidP="002E116A">
      <w:pPr>
        <w:rPr>
          <w:rFonts w:cs="Arial"/>
        </w:rPr>
      </w:pPr>
      <w:r w:rsidRPr="00796A95">
        <w:rPr>
          <w:rFonts w:cs="Arial"/>
          <w:noProof/>
        </w:rPr>
        <w:drawing>
          <wp:inline distT="0" distB="0" distL="0" distR="0">
            <wp:extent cx="1657350" cy="2286777"/>
            <wp:effectExtent l="76200" t="76200" r="114300" b="113665"/>
            <wp:docPr id="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1657350" cy="22866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E116A" w:rsidRPr="00F56C97" w:rsidRDefault="00DF34B6" w:rsidP="00DF34B6">
      <w:pPr>
        <w:pStyle w:val="Caption"/>
        <w:rPr>
          <w:rFonts w:ascii="Arial" w:hAnsi="Arial" w:cs="Arial"/>
          <w:b w:val="0"/>
          <w:sz w:val="22"/>
          <w:szCs w:val="22"/>
        </w:rPr>
      </w:pPr>
      <w:bookmarkStart w:id="22" w:name="_Ref200952457"/>
      <w:bookmarkStart w:id="23" w:name="_Toc358794033"/>
      <w:r w:rsidRPr="00F56C97">
        <w:rPr>
          <w:rFonts w:ascii="Arial" w:hAnsi="Arial" w:cs="Arial"/>
          <w:sz w:val="22"/>
          <w:szCs w:val="22"/>
        </w:rPr>
        <w:t xml:space="preserve">Figure </w:t>
      </w:r>
      <w:r w:rsidR="0015799B" w:rsidRPr="00F56C97">
        <w:rPr>
          <w:rFonts w:ascii="Arial" w:hAnsi="Arial" w:cs="Arial"/>
          <w:sz w:val="22"/>
          <w:szCs w:val="22"/>
        </w:rPr>
        <w:fldChar w:fldCharType="begin"/>
      </w:r>
      <w:r w:rsidRPr="00F56C97">
        <w:rPr>
          <w:rFonts w:ascii="Arial" w:hAnsi="Arial" w:cs="Arial"/>
          <w:sz w:val="22"/>
          <w:szCs w:val="22"/>
        </w:rPr>
        <w:instrText xml:space="preserve"> SEQ Figure \* ARABIC </w:instrText>
      </w:r>
      <w:r w:rsidR="0015799B" w:rsidRPr="00F56C97">
        <w:rPr>
          <w:rFonts w:ascii="Arial" w:hAnsi="Arial" w:cs="Arial"/>
          <w:sz w:val="22"/>
          <w:szCs w:val="22"/>
        </w:rPr>
        <w:fldChar w:fldCharType="separate"/>
      </w:r>
      <w:r w:rsidR="001B67BC">
        <w:rPr>
          <w:rFonts w:ascii="Arial" w:hAnsi="Arial" w:cs="Arial"/>
          <w:noProof/>
          <w:sz w:val="22"/>
          <w:szCs w:val="22"/>
        </w:rPr>
        <w:t>2</w:t>
      </w:r>
      <w:r w:rsidR="0015799B" w:rsidRPr="00F56C97">
        <w:rPr>
          <w:rFonts w:ascii="Arial" w:hAnsi="Arial" w:cs="Arial"/>
          <w:sz w:val="22"/>
          <w:szCs w:val="22"/>
        </w:rPr>
        <w:fldChar w:fldCharType="end"/>
      </w:r>
      <w:bookmarkEnd w:id="22"/>
      <w:r w:rsidRPr="00F56C97">
        <w:rPr>
          <w:rFonts w:ascii="Arial" w:hAnsi="Arial" w:cs="Arial"/>
          <w:sz w:val="22"/>
          <w:szCs w:val="22"/>
        </w:rPr>
        <w:t>:</w:t>
      </w:r>
      <w:r w:rsidR="00BB5811" w:rsidRPr="00F56C97">
        <w:rPr>
          <w:rFonts w:ascii="Arial" w:hAnsi="Arial" w:cs="Arial"/>
          <w:sz w:val="22"/>
          <w:szCs w:val="22"/>
        </w:rPr>
        <w:t xml:space="preserve"> </w:t>
      </w:r>
      <w:r w:rsidR="002E116A" w:rsidRPr="00F56C97">
        <w:rPr>
          <w:rFonts w:ascii="Arial" w:hAnsi="Arial" w:cs="Arial"/>
          <w:sz w:val="22"/>
          <w:szCs w:val="22"/>
        </w:rPr>
        <w:t>Generic directory structure</w:t>
      </w:r>
      <w:bookmarkEnd w:id="23"/>
    </w:p>
    <w:p w:rsidR="002E116A" w:rsidRPr="00BF36E6" w:rsidRDefault="002E116A" w:rsidP="005C59C1">
      <w:pPr>
        <w:jc w:val="both"/>
        <w:rPr>
          <w:rFonts w:cs="Arial"/>
        </w:rPr>
      </w:pPr>
    </w:p>
    <w:p w:rsidR="002E116A" w:rsidRPr="00052B19" w:rsidRDefault="005735C3" w:rsidP="005C59C1">
      <w:pPr>
        <w:jc w:val="both"/>
        <w:rPr>
          <w:rFonts w:cs="Arial"/>
        </w:rPr>
      </w:pPr>
      <w:r w:rsidRPr="00052B19">
        <w:rPr>
          <w:rFonts w:cs="Arial"/>
        </w:rPr>
        <w:t xml:space="preserve">The generic directory structure is shown in </w:t>
      </w:r>
      <w:fldSimple w:instr=" REF _Ref200952457 \h  \* MERGEFORMAT ">
        <w:r w:rsidR="001B67BC" w:rsidRPr="00F56C97">
          <w:rPr>
            <w:rFonts w:cs="Arial"/>
          </w:rPr>
          <w:t xml:space="preserve">Figure </w:t>
        </w:r>
        <w:r w:rsidR="001B67BC">
          <w:rPr>
            <w:rFonts w:cs="Arial"/>
          </w:rPr>
          <w:t>2</w:t>
        </w:r>
      </w:fldSimple>
      <w:r w:rsidRPr="00052B19">
        <w:rPr>
          <w:rFonts w:cs="Arial"/>
        </w:rPr>
        <w:t xml:space="preserve">. </w:t>
      </w:r>
      <w:r w:rsidR="002E116A" w:rsidRPr="00052B19">
        <w:rPr>
          <w:rFonts w:cs="Arial"/>
        </w:rPr>
        <w:t>The sub-folders listed under generic folder are described below:</w:t>
      </w:r>
    </w:p>
    <w:p w:rsidR="002E116A" w:rsidRPr="00052B19" w:rsidRDefault="002E116A" w:rsidP="005C59C1">
      <w:pPr>
        <w:pStyle w:val="ListParagraph"/>
        <w:numPr>
          <w:ilvl w:val="0"/>
          <w:numId w:val="2"/>
        </w:numPr>
        <w:jc w:val="both"/>
        <w:rPr>
          <w:rFonts w:cs="Arial"/>
        </w:rPr>
      </w:pPr>
      <w:proofErr w:type="gramStart"/>
      <w:r w:rsidRPr="00052B19">
        <w:rPr>
          <w:rFonts w:cs="Arial"/>
          <w:b/>
        </w:rPr>
        <w:t>bmp</w:t>
      </w:r>
      <w:proofErr w:type="gramEnd"/>
      <w:r w:rsidRPr="00052B19">
        <w:rPr>
          <w:rFonts w:cs="Arial"/>
        </w:rPr>
        <w:t>: Contains some of the images used for display in GUI.</w:t>
      </w:r>
      <w:r w:rsidR="003E1223">
        <w:rPr>
          <w:rFonts w:cs="Arial"/>
        </w:rPr>
        <w:t xml:space="preserve">  These should be copied into the bmp subdirectory of the </w:t>
      </w:r>
      <w:proofErr w:type="spellStart"/>
      <w:r w:rsidR="00AF0132">
        <w:rPr>
          <w:rFonts w:cs="Arial"/>
        </w:rPr>
        <w:t>TransCAD</w:t>
      </w:r>
      <w:proofErr w:type="spellEnd"/>
      <w:r w:rsidR="003E1223">
        <w:rPr>
          <w:rFonts w:cs="Arial"/>
        </w:rPr>
        <w:t xml:space="preserve"> install directory.</w:t>
      </w:r>
    </w:p>
    <w:p w:rsidR="002E116A" w:rsidRPr="00052B19" w:rsidRDefault="002E116A" w:rsidP="005C59C1">
      <w:pPr>
        <w:pStyle w:val="ListParagraph"/>
        <w:numPr>
          <w:ilvl w:val="0"/>
          <w:numId w:val="2"/>
        </w:numPr>
        <w:jc w:val="both"/>
        <w:rPr>
          <w:rFonts w:cs="Arial"/>
        </w:rPr>
      </w:pPr>
      <w:r w:rsidRPr="00052B19">
        <w:rPr>
          <w:rFonts w:cs="Arial"/>
          <w:b/>
        </w:rPr>
        <w:t>Controls</w:t>
      </w:r>
      <w:r w:rsidRPr="00052B19">
        <w:rPr>
          <w:rFonts w:cs="Arial"/>
        </w:rPr>
        <w:t xml:space="preserve">: Contains control files </w:t>
      </w:r>
      <w:r w:rsidR="005E5980">
        <w:rPr>
          <w:rFonts w:cs="Arial"/>
        </w:rPr>
        <w:t xml:space="preserve">and </w:t>
      </w:r>
      <w:r w:rsidRPr="00052B19">
        <w:rPr>
          <w:rFonts w:cs="Arial"/>
        </w:rPr>
        <w:t>for each model step. Each contr</w:t>
      </w:r>
      <w:r w:rsidR="00C90E8A">
        <w:rPr>
          <w:rFonts w:cs="Arial"/>
        </w:rPr>
        <w:t xml:space="preserve">ol file contains inputs, </w:t>
      </w:r>
      <w:r w:rsidRPr="00052B19">
        <w:rPr>
          <w:rFonts w:cs="Arial"/>
        </w:rPr>
        <w:t>parameters, and outputs for its corresponding model.</w:t>
      </w:r>
      <w:r w:rsidR="00C90E8A">
        <w:rPr>
          <w:rFonts w:cs="Arial"/>
        </w:rPr>
        <w:t xml:space="preserve">  This folder also contains the UEC files needed for the residential and visitor tour based models.  </w:t>
      </w:r>
      <w:r w:rsidR="00BA28EC">
        <w:t xml:space="preserve">The </w:t>
      </w:r>
      <w:proofErr w:type="spellStart"/>
      <w:r w:rsidR="00BA28EC">
        <w:rPr>
          <w:b/>
        </w:rPr>
        <w:t>oahu</w:t>
      </w:r>
      <w:r w:rsidR="00BA28EC" w:rsidRPr="00936A33">
        <w:rPr>
          <w:b/>
        </w:rPr>
        <w:t>_</w:t>
      </w:r>
      <w:r w:rsidR="00BA28EC">
        <w:rPr>
          <w:b/>
        </w:rPr>
        <w:t>t</w:t>
      </w:r>
      <w:r w:rsidR="00BA28EC" w:rsidRPr="00936A33">
        <w:rPr>
          <w:b/>
        </w:rPr>
        <w:t>bm.properties</w:t>
      </w:r>
      <w:proofErr w:type="spellEnd"/>
      <w:r w:rsidR="00BA28EC">
        <w:t xml:space="preserve"> file specifies the location of all the inputs, outputs, UEC files, and other tokens that need to be set.  It also specifies which model components to run. </w:t>
      </w:r>
    </w:p>
    <w:p w:rsidR="002E116A" w:rsidRPr="00052B19" w:rsidRDefault="002E116A" w:rsidP="005C59C1">
      <w:pPr>
        <w:pStyle w:val="ListParagraph"/>
        <w:numPr>
          <w:ilvl w:val="0"/>
          <w:numId w:val="2"/>
        </w:numPr>
        <w:jc w:val="both"/>
        <w:rPr>
          <w:rFonts w:cs="Arial"/>
        </w:rPr>
      </w:pPr>
      <w:r w:rsidRPr="00052B19">
        <w:rPr>
          <w:rFonts w:cs="Arial"/>
          <w:b/>
        </w:rPr>
        <w:lastRenderedPageBreak/>
        <w:t>Counts</w:t>
      </w:r>
      <w:r w:rsidRPr="00052B19">
        <w:rPr>
          <w:rFonts w:cs="Arial"/>
        </w:rPr>
        <w:t>: Contains the traffic count data</w:t>
      </w:r>
      <w:r w:rsidR="00D17350" w:rsidRPr="00052B19">
        <w:rPr>
          <w:rFonts w:cs="Arial"/>
        </w:rPr>
        <w:t>, provided by the Hawaii DOT,</w:t>
      </w:r>
      <w:r w:rsidRPr="00052B19">
        <w:rPr>
          <w:rFonts w:cs="Arial"/>
        </w:rPr>
        <w:t xml:space="preserve"> for year 2005</w:t>
      </w:r>
      <w:r w:rsidR="006800B3">
        <w:rPr>
          <w:rStyle w:val="FootnoteReference"/>
          <w:rFonts w:cs="Arial"/>
        </w:rPr>
        <w:footnoteReference w:id="1"/>
      </w:r>
      <w:r w:rsidRPr="00052B19">
        <w:rPr>
          <w:rFonts w:cs="Arial"/>
        </w:rPr>
        <w:t>.</w:t>
      </w:r>
      <w:r w:rsidR="00D17350" w:rsidRPr="00052B19">
        <w:rPr>
          <w:rFonts w:cs="Arial"/>
        </w:rPr>
        <w:t xml:space="preserve"> </w:t>
      </w:r>
    </w:p>
    <w:p w:rsidR="002E116A" w:rsidRPr="00052B19" w:rsidRDefault="002E116A" w:rsidP="005C59C1">
      <w:pPr>
        <w:pStyle w:val="ListParagraph"/>
        <w:numPr>
          <w:ilvl w:val="0"/>
          <w:numId w:val="2"/>
        </w:numPr>
        <w:jc w:val="both"/>
        <w:rPr>
          <w:rFonts w:cs="Arial"/>
        </w:rPr>
      </w:pPr>
      <w:r w:rsidRPr="00052B19">
        <w:rPr>
          <w:rFonts w:cs="Arial"/>
          <w:b/>
        </w:rPr>
        <w:t>Districts layer</w:t>
      </w:r>
      <w:r w:rsidRPr="00052B19">
        <w:rPr>
          <w:rFonts w:cs="Arial"/>
        </w:rPr>
        <w:t>: Contains the district layer.</w:t>
      </w:r>
    </w:p>
    <w:p w:rsidR="002E116A" w:rsidRPr="00052B19" w:rsidRDefault="002E116A" w:rsidP="005C59C1">
      <w:pPr>
        <w:pStyle w:val="ListParagraph"/>
        <w:numPr>
          <w:ilvl w:val="0"/>
          <w:numId w:val="2"/>
        </w:numPr>
        <w:jc w:val="both"/>
        <w:rPr>
          <w:rFonts w:cs="Arial"/>
        </w:rPr>
      </w:pPr>
      <w:r w:rsidRPr="00052B19">
        <w:rPr>
          <w:rFonts w:cs="Arial"/>
          <w:b/>
        </w:rPr>
        <w:t>Inputs</w:t>
      </w:r>
      <w:r w:rsidRPr="00052B19">
        <w:rPr>
          <w:rFonts w:cs="Arial"/>
        </w:rPr>
        <w:t>: Contains the master TAZ layer, master line layer, turn penalties, and other inputs.</w:t>
      </w:r>
    </w:p>
    <w:p w:rsidR="002E116A" w:rsidRPr="00052B19" w:rsidRDefault="002E116A" w:rsidP="005C59C1">
      <w:pPr>
        <w:pStyle w:val="ListParagraph"/>
        <w:numPr>
          <w:ilvl w:val="1"/>
          <w:numId w:val="2"/>
        </w:numPr>
        <w:jc w:val="both"/>
        <w:rPr>
          <w:rFonts w:cs="Arial"/>
        </w:rPr>
      </w:pPr>
      <w:proofErr w:type="spellStart"/>
      <w:r w:rsidRPr="00052B19">
        <w:rPr>
          <w:rFonts w:cs="Arial"/>
          <w:b/>
        </w:rPr>
        <w:t>Master_network</w:t>
      </w:r>
      <w:proofErr w:type="spellEnd"/>
      <w:r w:rsidRPr="00052B19">
        <w:rPr>
          <w:rFonts w:cs="Arial"/>
        </w:rPr>
        <w:t>: Contains the master line layer and the</w:t>
      </w:r>
      <w:r w:rsidR="00FD512F" w:rsidRPr="00052B19">
        <w:rPr>
          <w:rFonts w:cs="Arial"/>
        </w:rPr>
        <w:t xml:space="preserve"> master route system databases, </w:t>
      </w:r>
      <w:r w:rsidRPr="00052B19">
        <w:rPr>
          <w:rFonts w:cs="Arial"/>
        </w:rPr>
        <w:t xml:space="preserve">as </w:t>
      </w:r>
      <w:r w:rsidR="00FD512F" w:rsidRPr="00052B19">
        <w:rPr>
          <w:rFonts w:cs="Arial"/>
        </w:rPr>
        <w:t>listed</w:t>
      </w:r>
      <w:r w:rsidRPr="00052B19">
        <w:rPr>
          <w:rFonts w:cs="Arial"/>
        </w:rPr>
        <w:t xml:space="preserve"> </w:t>
      </w:r>
      <w:r w:rsidR="00717927">
        <w:rPr>
          <w:rFonts w:cs="Arial"/>
        </w:rPr>
        <w:t xml:space="preserve">in </w:t>
      </w:r>
      <w:r w:rsidR="0015799B">
        <w:rPr>
          <w:rFonts w:cs="Arial"/>
        </w:rPr>
        <w:fldChar w:fldCharType="begin"/>
      </w:r>
      <w:r w:rsidR="00717927">
        <w:rPr>
          <w:rFonts w:cs="Arial"/>
        </w:rPr>
        <w:instrText xml:space="preserve"> REF _Ref202337214 \h </w:instrText>
      </w:r>
      <w:r w:rsidR="0015799B">
        <w:rPr>
          <w:rFonts w:cs="Arial"/>
        </w:rPr>
      </w:r>
      <w:r w:rsidR="0015799B">
        <w:rPr>
          <w:rFonts w:cs="Arial"/>
        </w:rPr>
        <w:fldChar w:fldCharType="separate"/>
      </w:r>
      <w:r w:rsidR="001B67BC" w:rsidRPr="00D31F2B">
        <w:rPr>
          <w:rFonts w:cs="Arial"/>
        </w:rPr>
        <w:t xml:space="preserve">Table </w:t>
      </w:r>
      <w:r w:rsidR="001B67BC">
        <w:rPr>
          <w:rFonts w:cs="Arial"/>
          <w:noProof/>
        </w:rPr>
        <w:t>4</w:t>
      </w:r>
      <w:r w:rsidR="0015799B">
        <w:rPr>
          <w:rFonts w:cs="Arial"/>
        </w:rPr>
        <w:fldChar w:fldCharType="end"/>
      </w:r>
    </w:p>
    <w:p w:rsidR="002E116A" w:rsidRPr="00052B19" w:rsidRDefault="002E116A" w:rsidP="005C59C1">
      <w:pPr>
        <w:pStyle w:val="ListParagraph"/>
        <w:numPr>
          <w:ilvl w:val="1"/>
          <w:numId w:val="2"/>
        </w:numPr>
        <w:jc w:val="both"/>
        <w:rPr>
          <w:rFonts w:cs="Arial"/>
        </w:rPr>
      </w:pPr>
      <w:r w:rsidRPr="00052B19">
        <w:rPr>
          <w:rFonts w:cs="Arial"/>
          <w:b/>
        </w:rPr>
        <w:t>Other</w:t>
      </w:r>
      <w:r w:rsidRPr="00052B19">
        <w:rPr>
          <w:rFonts w:cs="Arial"/>
        </w:rPr>
        <w:t>: Contains all the look-up tables.</w:t>
      </w:r>
    </w:p>
    <w:p w:rsidR="002E116A" w:rsidRPr="00052B19" w:rsidRDefault="002E116A" w:rsidP="005C59C1">
      <w:pPr>
        <w:pStyle w:val="ListParagraph"/>
        <w:numPr>
          <w:ilvl w:val="1"/>
          <w:numId w:val="2"/>
        </w:numPr>
        <w:jc w:val="both"/>
        <w:rPr>
          <w:rFonts w:cs="Arial"/>
        </w:rPr>
      </w:pPr>
      <w:r w:rsidRPr="00052B19">
        <w:rPr>
          <w:rFonts w:cs="Arial"/>
          <w:b/>
        </w:rPr>
        <w:t>TAZ</w:t>
      </w:r>
      <w:r w:rsidRPr="00052B19">
        <w:rPr>
          <w:rFonts w:cs="Arial"/>
        </w:rPr>
        <w:t xml:space="preserve">: Contains the zonal data for each scenario year, e.g. the </w:t>
      </w:r>
      <w:r w:rsidR="004743D0">
        <w:rPr>
          <w:rFonts w:cs="Arial"/>
        </w:rPr>
        <w:t>2010</w:t>
      </w:r>
      <w:r w:rsidR="004743D0" w:rsidRPr="00052B19">
        <w:rPr>
          <w:rFonts w:cs="Arial"/>
        </w:rPr>
        <w:t xml:space="preserve"> </w:t>
      </w:r>
      <w:r w:rsidRPr="00052B19">
        <w:rPr>
          <w:rFonts w:cs="Arial"/>
        </w:rPr>
        <w:t>zonal data is stored in “</w:t>
      </w:r>
      <w:r w:rsidR="004743D0">
        <w:rPr>
          <w:rFonts w:cs="Arial"/>
        </w:rPr>
        <w:t>2010</w:t>
      </w:r>
      <w:r w:rsidRPr="00052B19">
        <w:rPr>
          <w:rFonts w:cs="Arial"/>
        </w:rPr>
        <w:t>” folder.</w:t>
      </w:r>
    </w:p>
    <w:p w:rsidR="002E116A" w:rsidRPr="00052B19" w:rsidRDefault="002E116A" w:rsidP="005C59C1">
      <w:pPr>
        <w:pStyle w:val="ListParagraph"/>
        <w:numPr>
          <w:ilvl w:val="1"/>
          <w:numId w:val="2"/>
        </w:numPr>
        <w:jc w:val="both"/>
        <w:rPr>
          <w:rFonts w:cs="Arial"/>
        </w:rPr>
      </w:pPr>
      <w:proofErr w:type="spellStart"/>
      <w:r w:rsidRPr="00052B19">
        <w:rPr>
          <w:rFonts w:cs="Arial"/>
          <w:b/>
        </w:rPr>
        <w:t>Turn_penalties</w:t>
      </w:r>
      <w:proofErr w:type="spellEnd"/>
      <w:r w:rsidRPr="00052B19">
        <w:rPr>
          <w:rFonts w:cs="Arial"/>
        </w:rPr>
        <w:t>: Contains turn penalties from one link to another adjacent link by time of day.</w:t>
      </w:r>
    </w:p>
    <w:p w:rsidR="002E116A" w:rsidRPr="00052B19" w:rsidRDefault="002E116A" w:rsidP="005C59C1">
      <w:pPr>
        <w:pStyle w:val="ListParagraph"/>
        <w:numPr>
          <w:ilvl w:val="0"/>
          <w:numId w:val="2"/>
        </w:numPr>
        <w:jc w:val="both"/>
        <w:rPr>
          <w:rFonts w:cs="Arial"/>
        </w:rPr>
      </w:pPr>
      <w:r w:rsidRPr="00052B19">
        <w:rPr>
          <w:rFonts w:cs="Arial"/>
          <w:b/>
        </w:rPr>
        <w:t>Programs</w:t>
      </w:r>
      <w:r w:rsidRPr="00052B19">
        <w:rPr>
          <w:rFonts w:cs="Arial"/>
        </w:rPr>
        <w:t>: Contains the main programs for running the model steps.</w:t>
      </w:r>
      <w:r w:rsidR="00C90E8A">
        <w:rPr>
          <w:rFonts w:cs="Arial"/>
        </w:rPr>
        <w:t xml:space="preserve">  It also </w:t>
      </w:r>
      <w:r w:rsidR="004743D0">
        <w:rPr>
          <w:rFonts w:cs="Arial"/>
        </w:rPr>
        <w:t>h</w:t>
      </w:r>
      <w:r w:rsidR="00C90E8A">
        <w:rPr>
          <w:rFonts w:cs="Arial"/>
        </w:rPr>
        <w:t xml:space="preserve">as the </w:t>
      </w:r>
      <w:r w:rsidR="00C90E8A">
        <w:rPr>
          <w:b/>
        </w:rPr>
        <w:t>CTRampE</w:t>
      </w:r>
      <w:r w:rsidR="00C90E8A" w:rsidRPr="00EF0A6E">
        <w:rPr>
          <w:b/>
        </w:rPr>
        <w:t>nv.bat</w:t>
      </w:r>
      <w:r w:rsidR="00C90E8A">
        <w:t xml:space="preserve"> file that sets the location of </w:t>
      </w:r>
      <w:r w:rsidR="003E1223">
        <w:t>the java runtime environment,</w:t>
      </w:r>
      <w:r w:rsidR="00C90E8A">
        <w:t xml:space="preserve"> </w:t>
      </w:r>
      <w:proofErr w:type="spellStart"/>
      <w:r w:rsidR="00AF0132">
        <w:t>TransCAD</w:t>
      </w:r>
      <w:proofErr w:type="spellEnd"/>
      <w:r w:rsidR="003E1223">
        <w:t xml:space="preserve">, and the </w:t>
      </w:r>
      <w:proofErr w:type="spellStart"/>
      <w:r w:rsidR="003E1223">
        <w:t>gnu</w:t>
      </w:r>
      <w:proofErr w:type="spellEnd"/>
      <w:r w:rsidR="003E1223">
        <w:t xml:space="preserve"> win32 tools</w:t>
      </w:r>
      <w:r w:rsidR="00C90E8A">
        <w:t xml:space="preserve"> used for the model run.  The </w:t>
      </w:r>
      <w:r w:rsidR="00C90E8A">
        <w:rPr>
          <w:b/>
        </w:rPr>
        <w:t>runOMPOTbm.cmd</w:t>
      </w:r>
      <w:r w:rsidR="00C90E8A">
        <w:t xml:space="preserve"> contains a list of MS-DOS instructions that control model flow.  And the </w:t>
      </w:r>
      <w:r w:rsidR="00C90E8A" w:rsidRPr="00C90E8A">
        <w:rPr>
          <w:b/>
        </w:rPr>
        <w:t>ompo.jar</w:t>
      </w:r>
      <w:r w:rsidR="00C90E8A">
        <w:t xml:space="preserve"> file holds all the compiled code needed to run the tour-based models.  </w:t>
      </w:r>
    </w:p>
    <w:p w:rsidR="002E116A" w:rsidRPr="00052B19" w:rsidRDefault="002E116A" w:rsidP="005C59C1">
      <w:pPr>
        <w:pStyle w:val="ListParagraph"/>
        <w:numPr>
          <w:ilvl w:val="0"/>
          <w:numId w:val="2"/>
        </w:numPr>
        <w:jc w:val="both"/>
        <w:rPr>
          <w:rFonts w:cs="Arial"/>
        </w:rPr>
      </w:pPr>
      <w:r w:rsidRPr="00052B19">
        <w:rPr>
          <w:rFonts w:cs="Arial"/>
          <w:b/>
        </w:rPr>
        <w:t>Scripts</w:t>
      </w:r>
      <w:r w:rsidRPr="00052B19">
        <w:rPr>
          <w:rFonts w:cs="Arial"/>
        </w:rPr>
        <w:t xml:space="preserve">: Contains all the </w:t>
      </w:r>
      <w:proofErr w:type="spellStart"/>
      <w:r w:rsidR="00AF0132">
        <w:rPr>
          <w:rFonts w:cs="Arial"/>
        </w:rPr>
        <w:t>TransCAD</w:t>
      </w:r>
      <w:proofErr w:type="spellEnd"/>
      <w:r w:rsidR="00C90E8A">
        <w:rPr>
          <w:rFonts w:cs="Arial"/>
        </w:rPr>
        <w:t xml:space="preserve"> GISDK </w:t>
      </w:r>
      <w:r w:rsidRPr="00052B19">
        <w:rPr>
          <w:rFonts w:cs="Arial"/>
        </w:rPr>
        <w:t xml:space="preserve">scripts used to run procedures in the </w:t>
      </w:r>
      <w:r w:rsidR="005056CA">
        <w:rPr>
          <w:rFonts w:cs="Arial"/>
        </w:rPr>
        <w:t>OMPO6</w:t>
      </w:r>
      <w:r w:rsidR="005735C3" w:rsidRPr="00052B19">
        <w:rPr>
          <w:rFonts w:cs="Arial"/>
        </w:rPr>
        <w:t>.0</w:t>
      </w:r>
      <w:r w:rsidRPr="00052B19">
        <w:rPr>
          <w:rFonts w:cs="Arial"/>
        </w:rPr>
        <w:t xml:space="preserve"> model.</w:t>
      </w:r>
    </w:p>
    <w:p w:rsidR="00DD6955" w:rsidRPr="00052B19" w:rsidRDefault="00DD6955" w:rsidP="005C59C1">
      <w:pPr>
        <w:jc w:val="both"/>
        <w:rPr>
          <w:rFonts w:cs="Arial"/>
        </w:rPr>
      </w:pPr>
    </w:p>
    <w:p w:rsidR="002E116A" w:rsidRPr="00052B19" w:rsidRDefault="002E116A" w:rsidP="005C59C1">
      <w:pPr>
        <w:jc w:val="both"/>
        <w:rPr>
          <w:rFonts w:cs="Arial"/>
        </w:rPr>
      </w:pPr>
      <w:r w:rsidRPr="00052B19">
        <w:rPr>
          <w:rFonts w:cs="Arial"/>
        </w:rPr>
        <w:t>The scenario folders contain all the relevant files used to run the model for a specific year. It should be noted that these scenario folders can be anywhere and can be named anything. The files and folders in a scenario specific folder are organized in a particular directory structure as shown in</w:t>
      </w:r>
      <w:r w:rsidR="00F8446B" w:rsidRPr="00052B19">
        <w:rPr>
          <w:rFonts w:cs="Arial"/>
        </w:rPr>
        <w:t xml:space="preserve"> </w:t>
      </w:r>
      <w:fldSimple w:instr=" REF _Ref200952500 \h  \* MERGEFORMAT ">
        <w:r w:rsidR="001B67BC" w:rsidRPr="000753E8">
          <w:rPr>
            <w:rFonts w:cs="Arial"/>
          </w:rPr>
          <w:t>Figure</w:t>
        </w:r>
        <w:r w:rsidR="001B67BC" w:rsidRPr="000753E8">
          <w:rPr>
            <w:rFonts w:cs="Arial"/>
            <w:noProof/>
          </w:rPr>
          <w:t xml:space="preserve"> </w:t>
        </w:r>
        <w:r w:rsidR="001B67BC">
          <w:rPr>
            <w:rFonts w:cs="Arial"/>
            <w:noProof/>
          </w:rPr>
          <w:t>3</w:t>
        </w:r>
      </w:fldSimple>
      <w:r w:rsidRPr="00052B19">
        <w:rPr>
          <w:rFonts w:cs="Arial"/>
        </w:rPr>
        <w:t xml:space="preserve">. </w:t>
      </w:r>
    </w:p>
    <w:p w:rsidR="000753E8" w:rsidRPr="000753E8" w:rsidRDefault="000753E8" w:rsidP="000753E8">
      <w:pPr>
        <w:pStyle w:val="Caption"/>
        <w:rPr>
          <w:rFonts w:ascii="Arial" w:hAnsi="Arial" w:cs="Arial"/>
          <w:sz w:val="22"/>
          <w:szCs w:val="22"/>
        </w:rPr>
      </w:pPr>
      <w:bookmarkStart w:id="24" w:name="_Ref200952500"/>
      <w:bookmarkStart w:id="25" w:name="_Toc358794034"/>
      <w:r w:rsidRPr="000753E8">
        <w:rPr>
          <w:rFonts w:ascii="Arial" w:hAnsi="Arial" w:cs="Arial"/>
          <w:sz w:val="22"/>
          <w:szCs w:val="22"/>
        </w:rPr>
        <w:t xml:space="preserve">Figure </w:t>
      </w:r>
      <w:r w:rsidR="0015799B" w:rsidRPr="000753E8">
        <w:rPr>
          <w:rFonts w:ascii="Arial" w:hAnsi="Arial" w:cs="Arial"/>
          <w:sz w:val="22"/>
          <w:szCs w:val="22"/>
        </w:rPr>
        <w:fldChar w:fldCharType="begin"/>
      </w:r>
      <w:r w:rsidRPr="000753E8">
        <w:rPr>
          <w:rFonts w:ascii="Arial" w:hAnsi="Arial" w:cs="Arial"/>
          <w:sz w:val="22"/>
          <w:szCs w:val="22"/>
        </w:rPr>
        <w:instrText xml:space="preserve"> SEQ Figure \* ARABIC </w:instrText>
      </w:r>
      <w:r w:rsidR="0015799B" w:rsidRPr="000753E8">
        <w:rPr>
          <w:rFonts w:ascii="Arial" w:hAnsi="Arial" w:cs="Arial"/>
          <w:sz w:val="22"/>
          <w:szCs w:val="22"/>
        </w:rPr>
        <w:fldChar w:fldCharType="separate"/>
      </w:r>
      <w:r w:rsidR="001B67BC">
        <w:rPr>
          <w:rFonts w:ascii="Arial" w:hAnsi="Arial" w:cs="Arial"/>
          <w:noProof/>
          <w:sz w:val="22"/>
          <w:szCs w:val="22"/>
        </w:rPr>
        <w:t>3</w:t>
      </w:r>
      <w:r w:rsidR="0015799B" w:rsidRPr="000753E8">
        <w:rPr>
          <w:rFonts w:ascii="Arial" w:hAnsi="Arial" w:cs="Arial"/>
          <w:sz w:val="22"/>
          <w:szCs w:val="22"/>
        </w:rPr>
        <w:fldChar w:fldCharType="end"/>
      </w:r>
      <w:bookmarkEnd w:id="24"/>
      <w:r w:rsidRPr="000753E8">
        <w:rPr>
          <w:rFonts w:ascii="Arial" w:hAnsi="Arial" w:cs="Arial"/>
          <w:sz w:val="22"/>
          <w:szCs w:val="22"/>
        </w:rPr>
        <w:t>: Scenario directory structure</w:t>
      </w:r>
      <w:bookmarkEnd w:id="25"/>
    </w:p>
    <w:p w:rsidR="002E116A" w:rsidRDefault="002E116A" w:rsidP="005C59C1">
      <w:pPr>
        <w:jc w:val="both"/>
        <w:rPr>
          <w:rFonts w:cs="Arial"/>
          <w:noProof/>
          <w:sz w:val="24"/>
          <w:szCs w:val="24"/>
        </w:rPr>
      </w:pPr>
      <w:r w:rsidRPr="00BF36E6">
        <w:rPr>
          <w:rFonts w:cs="Arial"/>
          <w:sz w:val="24"/>
          <w:szCs w:val="24"/>
        </w:rPr>
        <w:lastRenderedPageBreak/>
        <w:t xml:space="preserve"> </w:t>
      </w:r>
      <w:r w:rsidR="00666890" w:rsidRPr="00796A95">
        <w:rPr>
          <w:rFonts w:cs="Arial"/>
          <w:noProof/>
          <w:sz w:val="24"/>
          <w:szCs w:val="24"/>
        </w:rPr>
        <w:drawing>
          <wp:inline distT="0" distB="0" distL="0" distR="0">
            <wp:extent cx="1284806" cy="2122306"/>
            <wp:effectExtent l="76200" t="76200" r="106045" b="106680"/>
            <wp:docPr id="15"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1284605" cy="21221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0753E8" w:rsidRPr="00BF36E6" w:rsidRDefault="000753E8" w:rsidP="005C59C1">
      <w:pPr>
        <w:jc w:val="both"/>
        <w:rPr>
          <w:rFonts w:cs="Arial"/>
          <w:sz w:val="24"/>
          <w:szCs w:val="24"/>
        </w:rPr>
      </w:pPr>
    </w:p>
    <w:p w:rsidR="002E116A" w:rsidRPr="00052B19" w:rsidRDefault="002E116A" w:rsidP="005C59C1">
      <w:pPr>
        <w:jc w:val="both"/>
        <w:rPr>
          <w:rFonts w:cs="Arial"/>
        </w:rPr>
      </w:pPr>
      <w:r w:rsidRPr="00052B19">
        <w:rPr>
          <w:rFonts w:cs="Arial"/>
        </w:rPr>
        <w:t xml:space="preserve">The folder “2005_base” is a scenario folder. Although the scenario folder can be named anything, it is advisable to choose a name that represents both </w:t>
      </w:r>
      <w:r w:rsidR="00F8222E" w:rsidRPr="00052B19">
        <w:rPr>
          <w:rFonts w:cs="Arial"/>
        </w:rPr>
        <w:t>the study year and the scenario.  For example,</w:t>
      </w:r>
      <w:r w:rsidRPr="00052B19">
        <w:rPr>
          <w:rFonts w:cs="Arial"/>
        </w:rPr>
        <w:t xml:space="preserve"> the name “2005_base” is chosen such that it represents the study year “2005” and the scenario, which is “base scenario”. The sub-folders listed under scenario folder are described below:</w:t>
      </w:r>
    </w:p>
    <w:p w:rsidR="002E116A" w:rsidRPr="00052B19" w:rsidRDefault="002E116A" w:rsidP="005C59C1">
      <w:pPr>
        <w:jc w:val="both"/>
        <w:rPr>
          <w:rFonts w:cs="Arial"/>
          <w:b/>
        </w:rPr>
      </w:pPr>
    </w:p>
    <w:p w:rsidR="002E116A" w:rsidRPr="00052B19" w:rsidRDefault="002E116A" w:rsidP="000753E8">
      <w:pPr>
        <w:pStyle w:val="ListParagraph"/>
        <w:numPr>
          <w:ilvl w:val="0"/>
          <w:numId w:val="2"/>
        </w:numPr>
        <w:rPr>
          <w:rFonts w:cs="Arial"/>
        </w:rPr>
      </w:pPr>
      <w:r w:rsidRPr="00052B19">
        <w:rPr>
          <w:rFonts w:cs="Arial"/>
          <w:b/>
        </w:rPr>
        <w:t>Controls</w:t>
      </w:r>
      <w:r w:rsidRPr="00052B19">
        <w:rPr>
          <w:rFonts w:cs="Arial"/>
        </w:rPr>
        <w:t>: Contains control files</w:t>
      </w:r>
      <w:r w:rsidR="000461EE">
        <w:rPr>
          <w:rFonts w:cs="Arial"/>
        </w:rPr>
        <w:t xml:space="preserve"> and UECs</w:t>
      </w:r>
      <w:r w:rsidRPr="00052B19">
        <w:rPr>
          <w:rFonts w:cs="Arial"/>
        </w:rPr>
        <w:t xml:space="preserve"> for each model step. Each control file contains inputs</w:t>
      </w:r>
      <w:r w:rsidR="000461EE">
        <w:rPr>
          <w:rFonts w:cs="Arial"/>
        </w:rPr>
        <w:t>,</w:t>
      </w:r>
      <w:r w:rsidRPr="00052B19">
        <w:rPr>
          <w:rFonts w:cs="Arial"/>
        </w:rPr>
        <w:t xml:space="preserve"> parameters, and outputs for its corresponding model.</w:t>
      </w:r>
      <w:r w:rsidR="00F8222E" w:rsidRPr="00052B19">
        <w:rPr>
          <w:rFonts w:cs="Arial"/>
        </w:rPr>
        <w:t xml:space="preserve">  </w:t>
      </w:r>
      <w:r w:rsidR="00075CEE">
        <w:rPr>
          <w:rFonts w:cs="Arial"/>
        </w:rPr>
        <w:t xml:space="preserve">The UECs define the inputs used for the model and the </w:t>
      </w:r>
      <w:proofErr w:type="spellStart"/>
      <w:r w:rsidR="00075CEE">
        <w:rPr>
          <w:rFonts w:cs="Arial"/>
        </w:rPr>
        <w:t>logit</w:t>
      </w:r>
      <w:proofErr w:type="spellEnd"/>
      <w:r w:rsidR="00075CEE">
        <w:rPr>
          <w:rFonts w:cs="Arial"/>
        </w:rPr>
        <w:t xml:space="preserve"> model coefficients and constants.  </w:t>
      </w:r>
      <w:r w:rsidR="00BA28EC">
        <w:t xml:space="preserve">The </w:t>
      </w:r>
      <w:proofErr w:type="spellStart"/>
      <w:r w:rsidR="00BA28EC">
        <w:rPr>
          <w:b/>
        </w:rPr>
        <w:t>oahu</w:t>
      </w:r>
      <w:r w:rsidR="00BA28EC" w:rsidRPr="00936A33">
        <w:rPr>
          <w:b/>
        </w:rPr>
        <w:t>_</w:t>
      </w:r>
      <w:r w:rsidR="00BA28EC">
        <w:rPr>
          <w:b/>
        </w:rPr>
        <w:t>t</w:t>
      </w:r>
      <w:r w:rsidR="00BA28EC" w:rsidRPr="00936A33">
        <w:rPr>
          <w:b/>
        </w:rPr>
        <w:t>bm.properties</w:t>
      </w:r>
      <w:proofErr w:type="spellEnd"/>
      <w:r w:rsidR="00BA28EC">
        <w:t xml:space="preserve"> file specifies the location of all the inputs, outputs, UEC files, and other tokens that need to be set.  It also specifies which model components to run. </w:t>
      </w:r>
      <w:r w:rsidR="00F8222E" w:rsidRPr="00052B19">
        <w:rPr>
          <w:rFonts w:cs="Arial"/>
        </w:rPr>
        <w:t xml:space="preserve">The list of control files </w:t>
      </w:r>
      <w:r w:rsidR="00075CEE">
        <w:rPr>
          <w:rFonts w:cs="Arial"/>
        </w:rPr>
        <w:t xml:space="preserve">and UECs </w:t>
      </w:r>
      <w:r w:rsidR="00F8222E" w:rsidRPr="00052B19">
        <w:rPr>
          <w:rFonts w:cs="Arial"/>
        </w:rPr>
        <w:t xml:space="preserve">used for </w:t>
      </w:r>
      <w:proofErr w:type="spellStart"/>
      <w:r w:rsidR="00F8222E" w:rsidRPr="00052B19">
        <w:rPr>
          <w:rFonts w:cs="Arial"/>
        </w:rPr>
        <w:t>OahuMPO</w:t>
      </w:r>
      <w:proofErr w:type="spellEnd"/>
      <w:r w:rsidR="00F8222E" w:rsidRPr="00052B19">
        <w:rPr>
          <w:rFonts w:cs="Arial"/>
        </w:rPr>
        <w:t xml:space="preserve"> model is listed in </w:t>
      </w:r>
      <w:fldSimple w:instr=" REF _Ref201026041 \h  \* MERGEFORMAT ">
        <w:r w:rsidR="001B67BC" w:rsidRPr="001B67BC">
          <w:rPr>
            <w:rFonts w:cs="Arial"/>
          </w:rPr>
          <w:t>Table 1</w:t>
        </w:r>
      </w:fldSimple>
      <w:r w:rsidR="00202FBB">
        <w:rPr>
          <w:rFonts w:cs="Arial"/>
        </w:rPr>
        <w:t xml:space="preserve"> and </w:t>
      </w:r>
      <w:r w:rsidR="0015799B">
        <w:rPr>
          <w:rFonts w:cs="Arial"/>
        </w:rPr>
        <w:fldChar w:fldCharType="begin"/>
      </w:r>
      <w:r w:rsidR="00202FBB">
        <w:rPr>
          <w:rFonts w:cs="Arial"/>
        </w:rPr>
        <w:instrText xml:space="preserve"> REF _Ref357863374 \h </w:instrText>
      </w:r>
      <w:r w:rsidR="0015799B">
        <w:rPr>
          <w:rFonts w:cs="Arial"/>
        </w:rPr>
      </w:r>
      <w:r w:rsidR="0015799B">
        <w:rPr>
          <w:rFonts w:cs="Arial"/>
        </w:rPr>
        <w:fldChar w:fldCharType="separate"/>
      </w:r>
      <w:r w:rsidR="001B67BC" w:rsidRPr="000753E8">
        <w:t xml:space="preserve">Table </w:t>
      </w:r>
      <w:r w:rsidR="001B67BC">
        <w:rPr>
          <w:noProof/>
        </w:rPr>
        <w:t>2</w:t>
      </w:r>
      <w:r w:rsidR="0015799B">
        <w:rPr>
          <w:rFonts w:cs="Arial"/>
        </w:rPr>
        <w:fldChar w:fldCharType="end"/>
      </w:r>
      <w:r w:rsidR="00202FBB">
        <w:rPr>
          <w:rFonts w:cs="Arial"/>
        </w:rPr>
        <w:t>, respectively</w:t>
      </w:r>
      <w:r w:rsidR="000753E8" w:rsidRPr="00052B19">
        <w:rPr>
          <w:rFonts w:cs="Arial"/>
        </w:rPr>
        <w:t>.</w:t>
      </w:r>
    </w:p>
    <w:p w:rsidR="002E116A" w:rsidRPr="00052B19" w:rsidRDefault="002E116A" w:rsidP="005C59C1">
      <w:pPr>
        <w:pStyle w:val="ListParagraph"/>
        <w:numPr>
          <w:ilvl w:val="0"/>
          <w:numId w:val="2"/>
        </w:numPr>
        <w:jc w:val="both"/>
        <w:rPr>
          <w:rFonts w:cs="Arial"/>
        </w:rPr>
      </w:pPr>
      <w:r w:rsidRPr="00052B19">
        <w:rPr>
          <w:rFonts w:cs="Arial"/>
          <w:b/>
        </w:rPr>
        <w:t>Inputs</w:t>
      </w:r>
      <w:r w:rsidRPr="00052B19">
        <w:rPr>
          <w:rFonts w:cs="Arial"/>
        </w:rPr>
        <w:t>: Contains the scenario TAZ layer, scenario line layer, turn penalties, and other inputs.</w:t>
      </w:r>
    </w:p>
    <w:p w:rsidR="00210769" w:rsidRPr="00052B19" w:rsidRDefault="00210769" w:rsidP="00210769">
      <w:pPr>
        <w:pStyle w:val="ListParagraph"/>
        <w:numPr>
          <w:ilvl w:val="1"/>
          <w:numId w:val="2"/>
        </w:numPr>
        <w:jc w:val="both"/>
        <w:rPr>
          <w:rFonts w:cs="Arial"/>
        </w:rPr>
      </w:pPr>
      <w:r w:rsidRPr="00052B19">
        <w:rPr>
          <w:rFonts w:cs="Arial"/>
          <w:b/>
        </w:rPr>
        <w:t>Network</w:t>
      </w:r>
      <w:r w:rsidRPr="00052B19">
        <w:rPr>
          <w:rFonts w:cs="Arial"/>
        </w:rPr>
        <w:t xml:space="preserve">: Contains the scenario line layer and the scenario route layer, the file names of the databases are listed in </w:t>
      </w:r>
      <w:fldSimple w:instr=" REF _Ref202337214 \h  \* MERGEFORMAT ">
        <w:r w:rsidR="001B67BC" w:rsidRPr="00D31F2B">
          <w:rPr>
            <w:rFonts w:cs="Arial"/>
          </w:rPr>
          <w:t xml:space="preserve">Table </w:t>
        </w:r>
        <w:r w:rsidR="001B67BC">
          <w:rPr>
            <w:rFonts w:cs="Arial"/>
          </w:rPr>
          <w:t>4</w:t>
        </w:r>
      </w:fldSimple>
      <w:r w:rsidRPr="00052B19">
        <w:rPr>
          <w:rFonts w:cs="Arial"/>
        </w:rPr>
        <w:t>.</w:t>
      </w:r>
    </w:p>
    <w:p w:rsidR="00210769" w:rsidRPr="00052B19" w:rsidRDefault="00210769" w:rsidP="00210769">
      <w:pPr>
        <w:pStyle w:val="ListParagraph"/>
        <w:numPr>
          <w:ilvl w:val="1"/>
          <w:numId w:val="2"/>
        </w:numPr>
        <w:rPr>
          <w:rFonts w:cs="Arial"/>
        </w:rPr>
      </w:pPr>
      <w:r w:rsidRPr="00052B19">
        <w:rPr>
          <w:rFonts w:cs="Arial"/>
          <w:b/>
        </w:rPr>
        <w:t>Other</w:t>
      </w:r>
      <w:r w:rsidRPr="00052B19">
        <w:rPr>
          <w:rFonts w:cs="Arial"/>
        </w:rPr>
        <w:t xml:space="preserve">: Contains all the look-up tables.  The list of other inputs used in </w:t>
      </w:r>
      <w:proofErr w:type="spellStart"/>
      <w:r w:rsidRPr="00052B19">
        <w:rPr>
          <w:rFonts w:cs="Arial"/>
        </w:rPr>
        <w:t>OahuMPO</w:t>
      </w:r>
      <w:proofErr w:type="spellEnd"/>
      <w:r w:rsidRPr="00052B19">
        <w:rPr>
          <w:rFonts w:cs="Arial"/>
        </w:rPr>
        <w:t xml:space="preserve"> model is listed in </w:t>
      </w:r>
      <w:fldSimple w:instr=" REF _Ref200953552 \h  \* MERGEFORMAT ">
        <w:r w:rsidR="001B67BC" w:rsidRPr="000E6C89">
          <w:rPr>
            <w:rFonts w:cs="Arial"/>
          </w:rPr>
          <w:t xml:space="preserve">Table </w:t>
        </w:r>
        <w:r w:rsidR="001B67BC">
          <w:rPr>
            <w:rFonts w:cs="Arial"/>
          </w:rPr>
          <w:t>7</w:t>
        </w:r>
      </w:fldSimple>
      <w:r w:rsidRPr="00052B19">
        <w:rPr>
          <w:rFonts w:cs="Arial"/>
        </w:rPr>
        <w:t>.</w:t>
      </w:r>
    </w:p>
    <w:p w:rsidR="00210769" w:rsidRPr="00052B19" w:rsidRDefault="00210769" w:rsidP="00210769">
      <w:pPr>
        <w:pStyle w:val="ListParagraph"/>
        <w:numPr>
          <w:ilvl w:val="1"/>
          <w:numId w:val="2"/>
        </w:numPr>
        <w:jc w:val="both"/>
        <w:rPr>
          <w:rFonts w:cs="Arial"/>
        </w:rPr>
      </w:pPr>
      <w:r w:rsidRPr="00052B19">
        <w:rPr>
          <w:rFonts w:cs="Arial"/>
          <w:b/>
        </w:rPr>
        <w:t>TAZ</w:t>
      </w:r>
      <w:r w:rsidRPr="00052B19">
        <w:rPr>
          <w:rFonts w:cs="Arial"/>
        </w:rPr>
        <w:t>: C</w:t>
      </w:r>
      <w:r w:rsidR="00E35CBD">
        <w:rPr>
          <w:rFonts w:cs="Arial"/>
        </w:rPr>
        <w:t xml:space="preserve">ontains the scenario zonal data (tazdata.csv and y&lt;year&gt;tazdata.xls), and the households.csv/persons.csv files from </w:t>
      </w:r>
      <w:proofErr w:type="spellStart"/>
      <w:r w:rsidR="00E35CBD">
        <w:rPr>
          <w:rFonts w:cs="Arial"/>
        </w:rPr>
        <w:t>Urbansim</w:t>
      </w:r>
      <w:proofErr w:type="spellEnd"/>
      <w:r w:rsidR="00E35CBD">
        <w:rPr>
          <w:rFonts w:cs="Arial"/>
        </w:rPr>
        <w:t xml:space="preserve">.  </w:t>
      </w:r>
    </w:p>
    <w:p w:rsidR="00210769" w:rsidRPr="00052B19" w:rsidRDefault="00210769" w:rsidP="00210769">
      <w:pPr>
        <w:pStyle w:val="ListParagraph"/>
        <w:numPr>
          <w:ilvl w:val="1"/>
          <w:numId w:val="2"/>
        </w:numPr>
        <w:jc w:val="both"/>
        <w:rPr>
          <w:rFonts w:cs="Arial"/>
        </w:rPr>
      </w:pPr>
      <w:r w:rsidRPr="00052B19">
        <w:rPr>
          <w:rFonts w:cs="Arial"/>
          <w:b/>
        </w:rPr>
        <w:t>Turns</w:t>
      </w:r>
      <w:r w:rsidRPr="00052B19">
        <w:rPr>
          <w:rFonts w:cs="Arial"/>
        </w:rPr>
        <w:t>: Contains turn penalties from one link to another adjacent link by time of day.</w:t>
      </w:r>
    </w:p>
    <w:p w:rsidR="00210769" w:rsidRPr="00052B19" w:rsidRDefault="00210769" w:rsidP="00210769">
      <w:pPr>
        <w:pStyle w:val="ListParagraph"/>
        <w:numPr>
          <w:ilvl w:val="0"/>
          <w:numId w:val="2"/>
        </w:numPr>
        <w:jc w:val="both"/>
        <w:rPr>
          <w:rFonts w:cs="Arial"/>
        </w:rPr>
      </w:pPr>
      <w:r w:rsidRPr="00052B19">
        <w:rPr>
          <w:rFonts w:cs="Arial"/>
          <w:b/>
        </w:rPr>
        <w:lastRenderedPageBreak/>
        <w:t>Outputs</w:t>
      </w:r>
      <w:r w:rsidRPr="00052B19">
        <w:rPr>
          <w:rFonts w:cs="Arial"/>
        </w:rPr>
        <w:t>: Contains the processed results for all iterations.</w:t>
      </w:r>
    </w:p>
    <w:p w:rsidR="00210769" w:rsidRPr="00052B19" w:rsidRDefault="00210769" w:rsidP="00210769">
      <w:pPr>
        <w:pStyle w:val="ListParagraph"/>
        <w:numPr>
          <w:ilvl w:val="1"/>
          <w:numId w:val="2"/>
        </w:numPr>
        <w:jc w:val="both"/>
        <w:rPr>
          <w:rFonts w:cs="Arial"/>
        </w:rPr>
      </w:pPr>
      <w:r w:rsidRPr="00052B19">
        <w:rPr>
          <w:rFonts w:cs="Arial"/>
          <w:b/>
        </w:rPr>
        <w:t>Iter1</w:t>
      </w:r>
      <w:r w:rsidRPr="00052B19">
        <w:rPr>
          <w:rFonts w:cs="Arial"/>
        </w:rPr>
        <w:t>: Contains the outputs at each model step for iteration 1.</w:t>
      </w:r>
    </w:p>
    <w:p w:rsidR="00210769" w:rsidRPr="00052B19" w:rsidRDefault="00210769" w:rsidP="00210769">
      <w:pPr>
        <w:pStyle w:val="ListParagraph"/>
        <w:numPr>
          <w:ilvl w:val="1"/>
          <w:numId w:val="2"/>
        </w:numPr>
        <w:jc w:val="both"/>
        <w:rPr>
          <w:rFonts w:cs="Arial"/>
        </w:rPr>
      </w:pPr>
      <w:r w:rsidRPr="00052B19">
        <w:rPr>
          <w:rFonts w:cs="Arial"/>
          <w:b/>
        </w:rPr>
        <w:t>Iter2</w:t>
      </w:r>
      <w:r w:rsidRPr="00052B19">
        <w:rPr>
          <w:rFonts w:cs="Arial"/>
        </w:rPr>
        <w:t>: Contains the outputs at each model step for iteration 2.</w:t>
      </w:r>
    </w:p>
    <w:p w:rsidR="00210769" w:rsidRPr="00CF32F1" w:rsidRDefault="00210769" w:rsidP="00C91E88">
      <w:pPr>
        <w:pStyle w:val="ListParagraph"/>
        <w:numPr>
          <w:ilvl w:val="0"/>
          <w:numId w:val="21"/>
        </w:numPr>
        <w:jc w:val="both"/>
        <w:rPr>
          <w:rFonts w:cs="Arial"/>
        </w:rPr>
      </w:pPr>
      <w:r w:rsidRPr="00052B19">
        <w:rPr>
          <w:rFonts w:cs="Arial"/>
          <w:b/>
        </w:rPr>
        <w:t>Programs</w:t>
      </w:r>
      <w:r w:rsidRPr="00052B19">
        <w:rPr>
          <w:rFonts w:cs="Arial"/>
        </w:rPr>
        <w:t>: Contains the main programs for running the model steps</w:t>
      </w:r>
      <w:r w:rsidR="00075CEE">
        <w:rPr>
          <w:rFonts w:cs="Arial"/>
        </w:rPr>
        <w:t>, the CTRAMPEnv.bat, the RunOMPOTBM.cmd, and the ompo.jar files</w:t>
      </w:r>
      <w:r w:rsidRPr="00052B19">
        <w:rPr>
          <w:rFonts w:cs="Arial"/>
        </w:rPr>
        <w:t xml:space="preserve">.  The list of </w:t>
      </w:r>
      <w:r w:rsidR="00075CEE">
        <w:rPr>
          <w:rFonts w:cs="Arial"/>
        </w:rPr>
        <w:t xml:space="preserve">these </w:t>
      </w:r>
      <w:r w:rsidRPr="00052B19">
        <w:rPr>
          <w:rFonts w:cs="Arial"/>
        </w:rPr>
        <w:t>programs</w:t>
      </w:r>
      <w:r w:rsidR="00075CEE">
        <w:rPr>
          <w:rFonts w:cs="Arial"/>
        </w:rPr>
        <w:t xml:space="preserve"> and files</w:t>
      </w:r>
      <w:r w:rsidRPr="00052B19">
        <w:rPr>
          <w:rFonts w:cs="Arial"/>
        </w:rPr>
        <w:t xml:space="preserve"> used for </w:t>
      </w:r>
      <w:proofErr w:type="spellStart"/>
      <w:r w:rsidRPr="00052B19">
        <w:rPr>
          <w:rFonts w:cs="Arial"/>
        </w:rPr>
        <w:t>OahuMPO</w:t>
      </w:r>
      <w:proofErr w:type="spellEnd"/>
      <w:r w:rsidRPr="00052B19">
        <w:rPr>
          <w:rFonts w:cs="Arial"/>
        </w:rPr>
        <w:t xml:space="preserve"> model is listed </w:t>
      </w:r>
      <w:r w:rsidR="00281334">
        <w:rPr>
          <w:rFonts w:cs="Arial"/>
        </w:rPr>
        <w:t xml:space="preserve">in </w:t>
      </w:r>
      <w:r w:rsidR="0015799B">
        <w:rPr>
          <w:rFonts w:cs="Arial"/>
        </w:rPr>
        <w:fldChar w:fldCharType="begin"/>
      </w:r>
      <w:r w:rsidR="00281334">
        <w:rPr>
          <w:rFonts w:cs="Arial"/>
        </w:rPr>
        <w:instrText xml:space="preserve"> REF _Ref204486668 \h </w:instrText>
      </w:r>
      <w:r w:rsidR="0015799B">
        <w:rPr>
          <w:rFonts w:cs="Arial"/>
        </w:rPr>
      </w:r>
      <w:r w:rsidR="0015799B">
        <w:rPr>
          <w:rFonts w:cs="Arial"/>
        </w:rPr>
        <w:fldChar w:fldCharType="separate"/>
      </w:r>
      <w:r w:rsidR="001B67BC" w:rsidRPr="00BF36E6">
        <w:rPr>
          <w:rFonts w:cs="Arial"/>
        </w:rPr>
        <w:t xml:space="preserve">Table </w:t>
      </w:r>
      <w:r w:rsidR="001B67BC">
        <w:rPr>
          <w:rFonts w:cs="Arial"/>
          <w:noProof/>
        </w:rPr>
        <w:t>3</w:t>
      </w:r>
      <w:r w:rsidR="0015799B">
        <w:rPr>
          <w:rFonts w:cs="Arial"/>
        </w:rPr>
        <w:fldChar w:fldCharType="end"/>
      </w:r>
      <w:r w:rsidR="005D09FE">
        <w:rPr>
          <w:rFonts w:cs="Arial"/>
        </w:rPr>
        <w:t>.</w:t>
      </w:r>
    </w:p>
    <w:p w:rsidR="00210769" w:rsidRPr="00CF32F1" w:rsidRDefault="00210769" w:rsidP="00C91E88">
      <w:pPr>
        <w:pStyle w:val="ListParagraph"/>
        <w:numPr>
          <w:ilvl w:val="0"/>
          <w:numId w:val="21"/>
        </w:numPr>
        <w:jc w:val="both"/>
        <w:rPr>
          <w:rFonts w:cs="Arial"/>
        </w:rPr>
      </w:pPr>
      <w:r w:rsidRPr="009E4DD7">
        <w:rPr>
          <w:rFonts w:cs="Arial"/>
          <w:b/>
        </w:rPr>
        <w:t>Reports</w:t>
      </w:r>
      <w:r w:rsidRPr="009E4DD7">
        <w:rPr>
          <w:rFonts w:cs="Arial"/>
        </w:rPr>
        <w:t xml:space="preserve">: Contains a report for each step in the model.  The list of report files generated while running the </w:t>
      </w:r>
      <w:proofErr w:type="spellStart"/>
      <w:r w:rsidRPr="009E4DD7">
        <w:rPr>
          <w:rFonts w:cs="Arial"/>
        </w:rPr>
        <w:t>OahuMPO</w:t>
      </w:r>
      <w:proofErr w:type="spellEnd"/>
      <w:r w:rsidRPr="009E4DD7">
        <w:rPr>
          <w:rFonts w:cs="Arial"/>
        </w:rPr>
        <w:t xml:space="preserve"> model is listed</w:t>
      </w:r>
      <w:r w:rsidR="00281334">
        <w:rPr>
          <w:rFonts w:cs="Arial"/>
        </w:rPr>
        <w:t xml:space="preserve"> in </w:t>
      </w:r>
      <w:r w:rsidR="0015799B">
        <w:rPr>
          <w:rFonts w:cs="Arial"/>
        </w:rPr>
        <w:fldChar w:fldCharType="begin"/>
      </w:r>
      <w:r w:rsidR="00281334">
        <w:rPr>
          <w:rFonts w:cs="Arial"/>
        </w:rPr>
        <w:instrText xml:space="preserve"> REF _Ref204486684 \h </w:instrText>
      </w:r>
      <w:r w:rsidR="0015799B">
        <w:rPr>
          <w:rFonts w:cs="Arial"/>
        </w:rPr>
      </w:r>
      <w:r w:rsidR="0015799B">
        <w:rPr>
          <w:rFonts w:cs="Arial"/>
        </w:rPr>
        <w:fldChar w:fldCharType="separate"/>
      </w:r>
      <w:r w:rsidR="001B67BC" w:rsidRPr="00F56C97">
        <w:rPr>
          <w:rFonts w:cs="Arial"/>
        </w:rPr>
        <w:t xml:space="preserve">Table </w:t>
      </w:r>
      <w:r w:rsidR="001B67BC">
        <w:rPr>
          <w:rFonts w:cs="Arial"/>
          <w:noProof/>
        </w:rPr>
        <w:t>6</w:t>
      </w:r>
      <w:r w:rsidR="0015799B">
        <w:rPr>
          <w:rFonts w:cs="Arial"/>
        </w:rPr>
        <w:fldChar w:fldCharType="end"/>
      </w:r>
      <w:r w:rsidR="005D09FE">
        <w:rPr>
          <w:rFonts w:cs="Arial"/>
        </w:rPr>
        <w:t>.</w:t>
      </w:r>
    </w:p>
    <w:p w:rsidR="00502F00" w:rsidRPr="00502F00" w:rsidRDefault="00210769" w:rsidP="00C91E88">
      <w:pPr>
        <w:pStyle w:val="Caption"/>
        <w:numPr>
          <w:ilvl w:val="0"/>
          <w:numId w:val="21"/>
        </w:numPr>
      </w:pPr>
      <w:r w:rsidRPr="004743D0">
        <w:rPr>
          <w:rFonts w:ascii="Arial" w:hAnsi="Arial" w:cs="Arial"/>
        </w:rPr>
        <w:t>Scripts</w:t>
      </w:r>
      <w:r w:rsidRPr="00967049">
        <w:rPr>
          <w:rFonts w:cs="Arial"/>
        </w:rPr>
        <w:t xml:space="preserve">: </w:t>
      </w:r>
      <w:r w:rsidRPr="00157FD7">
        <w:rPr>
          <w:rFonts w:ascii="Arial" w:hAnsi="Arial" w:cs="Arial"/>
          <w:b w:val="0"/>
          <w:sz w:val="22"/>
          <w:szCs w:val="22"/>
        </w:rPr>
        <w:t xml:space="preserve">Contains a backup of all the scripts used to run procedures in this scenario.  Note that the scripts are typically not actually run from this directory, but instead the scripts are typically compiled into a UI database and run from the generic\scripts directory.  The list of scripts used for </w:t>
      </w:r>
      <w:proofErr w:type="spellStart"/>
      <w:r w:rsidRPr="00157FD7">
        <w:rPr>
          <w:rFonts w:ascii="Arial" w:hAnsi="Arial" w:cs="Arial"/>
          <w:b w:val="0"/>
          <w:sz w:val="22"/>
          <w:szCs w:val="22"/>
        </w:rPr>
        <w:t>OahuMPO</w:t>
      </w:r>
      <w:proofErr w:type="spellEnd"/>
      <w:r w:rsidRPr="00157FD7">
        <w:rPr>
          <w:rFonts w:ascii="Arial" w:hAnsi="Arial" w:cs="Arial"/>
          <w:b w:val="0"/>
          <w:sz w:val="22"/>
          <w:szCs w:val="22"/>
        </w:rPr>
        <w:t xml:space="preserve"> model is listed </w:t>
      </w:r>
      <w:r w:rsidR="00281334" w:rsidRPr="00157FD7">
        <w:rPr>
          <w:rFonts w:ascii="Arial" w:hAnsi="Arial" w:cs="Arial"/>
          <w:b w:val="0"/>
          <w:sz w:val="22"/>
          <w:szCs w:val="22"/>
        </w:rPr>
        <w:t xml:space="preserve">in </w:t>
      </w:r>
      <w:fldSimple w:instr=" REF _Ref204486701 \h  \* MERGEFORMAT ">
        <w:r w:rsidR="001B67BC" w:rsidRPr="001B67BC">
          <w:rPr>
            <w:rFonts w:ascii="Arial" w:hAnsi="Arial" w:cs="Arial"/>
            <w:b w:val="0"/>
            <w:sz w:val="22"/>
            <w:szCs w:val="22"/>
          </w:rPr>
          <w:t>Table 5</w:t>
        </w:r>
      </w:fldSimple>
      <w:r w:rsidR="005D09FE">
        <w:rPr>
          <w:rFonts w:ascii="Arial" w:hAnsi="Arial" w:cs="Arial"/>
          <w:b w:val="0"/>
          <w:sz w:val="22"/>
          <w:szCs w:val="22"/>
        </w:rPr>
        <w:t>.</w:t>
      </w:r>
    </w:p>
    <w:p w:rsidR="004743D0" w:rsidRDefault="004743D0" w:rsidP="00502F00">
      <w:pPr>
        <w:pStyle w:val="Caption"/>
      </w:pPr>
      <w:bookmarkStart w:id="26" w:name="_Ref201026041"/>
      <w:bookmarkStart w:id="27" w:name="_Ref201026036"/>
      <w:bookmarkStart w:id="28" w:name="_Toc358793998"/>
    </w:p>
    <w:p w:rsidR="000753E8" w:rsidRPr="001156D3" w:rsidRDefault="000753E8" w:rsidP="00502F00">
      <w:pPr>
        <w:pStyle w:val="Caption"/>
      </w:pPr>
      <w:r w:rsidRPr="000753E8">
        <w:t xml:space="preserve">Table </w:t>
      </w:r>
      <w:r w:rsidR="0015799B" w:rsidRPr="000753E8">
        <w:fldChar w:fldCharType="begin"/>
      </w:r>
      <w:r w:rsidRPr="000753E8">
        <w:instrText xml:space="preserve"> SEQ Table \* ARABIC </w:instrText>
      </w:r>
      <w:r w:rsidR="0015799B" w:rsidRPr="000753E8">
        <w:fldChar w:fldCharType="separate"/>
      </w:r>
      <w:r w:rsidR="001B67BC">
        <w:rPr>
          <w:noProof/>
        </w:rPr>
        <w:t>1</w:t>
      </w:r>
      <w:r w:rsidR="0015799B" w:rsidRPr="000753E8">
        <w:fldChar w:fldCharType="end"/>
      </w:r>
      <w:bookmarkEnd w:id="26"/>
      <w:r w:rsidRPr="000753E8">
        <w:t xml:space="preserve">:  </w:t>
      </w:r>
      <w:r>
        <w:t xml:space="preserve">List of </w:t>
      </w:r>
      <w:r w:rsidRPr="000753E8">
        <w:t>Control Files</w:t>
      </w:r>
      <w:bookmarkEnd w:id="27"/>
      <w:bookmarkEnd w:id="28"/>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tblPr>
      <w:tblGrid>
        <w:gridCol w:w="1854"/>
        <w:gridCol w:w="1732"/>
        <w:gridCol w:w="3921"/>
      </w:tblGrid>
      <w:tr w:rsidR="002E116A" w:rsidRPr="00BF36E6" w:rsidTr="00C242C6">
        <w:tc>
          <w:tcPr>
            <w:tcW w:w="0" w:type="auto"/>
            <w:shd w:val="clear" w:color="auto" w:fill="FFFFFF"/>
            <w:vAlign w:val="center"/>
          </w:tcPr>
          <w:p w:rsidR="002E116A" w:rsidRPr="00BF36E6" w:rsidRDefault="002E116A" w:rsidP="007420DB">
            <w:pPr>
              <w:rPr>
                <w:rFonts w:eastAsia="Times New Roman" w:cs="Arial"/>
                <w:b/>
                <w:color w:val="000000"/>
              </w:rPr>
            </w:pPr>
            <w:r w:rsidRPr="00BF36E6">
              <w:rPr>
                <w:rFonts w:eastAsia="Times New Roman" w:cs="Arial"/>
                <w:b/>
                <w:color w:val="000000"/>
              </w:rPr>
              <w:t>Model Step</w:t>
            </w:r>
          </w:p>
        </w:tc>
        <w:tc>
          <w:tcPr>
            <w:tcW w:w="0" w:type="auto"/>
            <w:shd w:val="clear" w:color="auto" w:fill="FFFFFF"/>
            <w:noWrap/>
            <w:vAlign w:val="center"/>
          </w:tcPr>
          <w:p w:rsidR="002E116A" w:rsidRPr="00BF36E6" w:rsidRDefault="002E116A" w:rsidP="007420DB">
            <w:pPr>
              <w:rPr>
                <w:rFonts w:eastAsia="Times New Roman" w:cs="Arial"/>
                <w:b/>
                <w:color w:val="000000"/>
              </w:rPr>
            </w:pPr>
            <w:r w:rsidRPr="00BF36E6">
              <w:rPr>
                <w:rFonts w:eastAsia="Times New Roman" w:cs="Arial"/>
                <w:b/>
                <w:color w:val="000000"/>
              </w:rPr>
              <w:t>Control File</w:t>
            </w:r>
          </w:p>
        </w:tc>
        <w:tc>
          <w:tcPr>
            <w:tcW w:w="0" w:type="auto"/>
            <w:shd w:val="clear" w:color="auto" w:fill="FFFFFF"/>
            <w:vAlign w:val="center"/>
          </w:tcPr>
          <w:p w:rsidR="002E116A" w:rsidRPr="00BF36E6" w:rsidRDefault="002E116A" w:rsidP="007420DB">
            <w:pPr>
              <w:rPr>
                <w:rFonts w:eastAsia="Times New Roman" w:cs="Arial"/>
                <w:b/>
                <w:color w:val="000000"/>
              </w:rPr>
            </w:pPr>
            <w:r w:rsidRPr="00BF36E6">
              <w:rPr>
                <w:rFonts w:eastAsia="Times New Roman" w:cs="Arial"/>
                <w:b/>
                <w:color w:val="000000"/>
              </w:rPr>
              <w:t>Description (Control file for)</w:t>
            </w:r>
          </w:p>
        </w:tc>
      </w:tr>
      <w:tr w:rsidR="00BF36E6" w:rsidRPr="00BF36E6" w:rsidTr="00C242C6">
        <w:tc>
          <w:tcPr>
            <w:tcW w:w="0" w:type="auto"/>
            <w:vMerge w:val="restart"/>
            <w:shd w:val="clear" w:color="auto" w:fill="FFFFFF"/>
            <w:vAlign w:val="center"/>
          </w:tcPr>
          <w:p w:rsidR="00BF36E6" w:rsidRPr="00C114C7" w:rsidRDefault="00C114C7" w:rsidP="00474574">
            <w:pPr>
              <w:spacing w:line="240" w:lineRule="auto"/>
              <w:rPr>
                <w:rFonts w:eastAsia="Times New Roman" w:cs="Arial"/>
                <w:b/>
                <w:color w:val="000000"/>
              </w:rPr>
            </w:pPr>
            <w:r w:rsidRPr="00C114C7">
              <w:rPr>
                <w:rFonts w:eastAsia="Times New Roman" w:cs="Arial"/>
                <w:b/>
                <w:color w:val="000000"/>
              </w:rPr>
              <w:t>Trip Generation</w:t>
            </w:r>
          </w:p>
        </w:tc>
        <w:tc>
          <w:tcPr>
            <w:tcW w:w="0" w:type="auto"/>
            <w:shd w:val="clear" w:color="auto" w:fill="FFFFFF"/>
            <w:noWrap/>
            <w:vAlign w:val="center"/>
          </w:tcPr>
          <w:p w:rsidR="00BF36E6" w:rsidRPr="00BF36E6" w:rsidRDefault="00BF36E6" w:rsidP="00C242C6">
            <w:pPr>
              <w:spacing w:line="240" w:lineRule="auto"/>
              <w:rPr>
                <w:rFonts w:eastAsia="Times New Roman" w:cs="Arial"/>
                <w:color w:val="000000"/>
              </w:rPr>
            </w:pPr>
            <w:r w:rsidRPr="00BF36E6">
              <w:rPr>
                <w:rFonts w:eastAsia="Times New Roman" w:cs="Arial"/>
                <w:color w:val="000000"/>
              </w:rPr>
              <w:t>AIRGEN5.CTL</w:t>
            </w:r>
          </w:p>
        </w:tc>
        <w:tc>
          <w:tcPr>
            <w:tcW w:w="0" w:type="auto"/>
            <w:shd w:val="clear" w:color="auto" w:fill="FFFFFF"/>
            <w:vAlign w:val="center"/>
          </w:tcPr>
          <w:p w:rsidR="00BF36E6" w:rsidRPr="00BF36E6" w:rsidRDefault="00BF36E6" w:rsidP="00C242C6">
            <w:pPr>
              <w:spacing w:line="240" w:lineRule="auto"/>
              <w:rPr>
                <w:rFonts w:eastAsia="Times New Roman" w:cs="Arial"/>
                <w:color w:val="000000"/>
              </w:rPr>
            </w:pPr>
            <w:r w:rsidRPr="00BF36E6">
              <w:rPr>
                <w:rFonts w:eastAsia="Times New Roman" w:cs="Arial"/>
                <w:color w:val="000000"/>
              </w:rPr>
              <w:t>Trip generation for airport access trips</w:t>
            </w:r>
          </w:p>
        </w:tc>
      </w:tr>
      <w:tr w:rsidR="00BF36E6" w:rsidRPr="00BF36E6" w:rsidTr="00C242C6">
        <w:tc>
          <w:tcPr>
            <w:tcW w:w="0" w:type="auto"/>
            <w:vMerge/>
            <w:shd w:val="clear" w:color="auto" w:fill="FFFFFF"/>
            <w:vAlign w:val="center"/>
          </w:tcPr>
          <w:p w:rsidR="00BF36E6" w:rsidRPr="00BF36E6" w:rsidRDefault="00BF36E6" w:rsidP="00474574">
            <w:pPr>
              <w:spacing w:line="240" w:lineRule="auto"/>
              <w:rPr>
                <w:rFonts w:eastAsia="Times New Roman" w:cs="Arial"/>
                <w:color w:val="000000"/>
              </w:rPr>
            </w:pPr>
          </w:p>
        </w:tc>
        <w:tc>
          <w:tcPr>
            <w:tcW w:w="0" w:type="auto"/>
            <w:shd w:val="clear" w:color="auto" w:fill="FFFFFF"/>
            <w:noWrap/>
            <w:vAlign w:val="center"/>
          </w:tcPr>
          <w:p w:rsidR="00BF36E6" w:rsidRPr="00BF36E6" w:rsidRDefault="00BF36E6" w:rsidP="00C242C6">
            <w:pPr>
              <w:spacing w:line="240" w:lineRule="auto"/>
              <w:rPr>
                <w:rFonts w:eastAsia="Times New Roman" w:cs="Arial"/>
                <w:color w:val="000000"/>
              </w:rPr>
            </w:pPr>
            <w:r w:rsidRPr="00BF36E6">
              <w:rPr>
                <w:rFonts w:eastAsia="Times New Roman" w:cs="Arial"/>
                <w:color w:val="000000"/>
              </w:rPr>
              <w:t>TRKGEN5.CTL</w:t>
            </w:r>
          </w:p>
        </w:tc>
        <w:tc>
          <w:tcPr>
            <w:tcW w:w="0" w:type="auto"/>
            <w:shd w:val="clear" w:color="auto" w:fill="FFFFFF"/>
            <w:vAlign w:val="center"/>
          </w:tcPr>
          <w:p w:rsidR="00BF36E6" w:rsidRPr="00BF36E6" w:rsidRDefault="00BF36E6" w:rsidP="00C242C6">
            <w:pPr>
              <w:spacing w:line="240" w:lineRule="auto"/>
              <w:rPr>
                <w:rFonts w:eastAsia="Times New Roman" w:cs="Arial"/>
                <w:color w:val="000000"/>
              </w:rPr>
            </w:pPr>
            <w:r w:rsidRPr="00BF36E6">
              <w:rPr>
                <w:rFonts w:eastAsia="Times New Roman" w:cs="Arial"/>
                <w:color w:val="000000"/>
              </w:rPr>
              <w:t>Trip generation for truck trips</w:t>
            </w:r>
          </w:p>
        </w:tc>
      </w:tr>
    </w:tbl>
    <w:p w:rsidR="004743D0" w:rsidRDefault="004743D0" w:rsidP="00202FBB">
      <w:pPr>
        <w:pStyle w:val="Caption"/>
      </w:pPr>
      <w:bookmarkStart w:id="29" w:name="_Ref357863374"/>
      <w:bookmarkStart w:id="30" w:name="_Toc358793999"/>
      <w:bookmarkStart w:id="31" w:name="_Ref200953522"/>
    </w:p>
    <w:p w:rsidR="00202FBB" w:rsidRPr="001156D3" w:rsidRDefault="00202FBB" w:rsidP="00202FBB">
      <w:pPr>
        <w:pStyle w:val="Caption"/>
      </w:pPr>
      <w:bookmarkStart w:id="32" w:name="_Ref359221836"/>
      <w:r w:rsidRPr="000753E8">
        <w:t xml:space="preserve">Table </w:t>
      </w:r>
      <w:fldSimple w:instr=" SEQ Table \* ARABIC ">
        <w:r w:rsidR="001B67BC">
          <w:rPr>
            <w:noProof/>
          </w:rPr>
          <w:t>2</w:t>
        </w:r>
      </w:fldSimple>
      <w:bookmarkEnd w:id="29"/>
      <w:bookmarkEnd w:id="32"/>
      <w:r w:rsidRPr="000753E8">
        <w:t xml:space="preserve">:  </w:t>
      </w:r>
      <w:r>
        <w:t>List of UEC</w:t>
      </w:r>
      <w:r w:rsidRPr="000753E8">
        <w:t xml:space="preserve"> Files</w:t>
      </w:r>
      <w:bookmarkEnd w:id="30"/>
    </w:p>
    <w:tbl>
      <w:tblPr>
        <w:tblW w:w="0" w:type="auto"/>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tblPr>
      <w:tblGrid>
        <w:gridCol w:w="5388"/>
        <w:gridCol w:w="4095"/>
      </w:tblGrid>
      <w:tr w:rsidR="00D91224" w:rsidRPr="00BF36E6" w:rsidTr="00BB763E">
        <w:trPr>
          <w:trHeight w:val="300"/>
        </w:trPr>
        <w:tc>
          <w:tcPr>
            <w:tcW w:w="0" w:type="auto"/>
            <w:shd w:val="clear" w:color="auto" w:fill="FFFFFF"/>
            <w:noWrap/>
            <w:vAlign w:val="bottom"/>
          </w:tcPr>
          <w:p w:rsidR="00D91224" w:rsidRPr="00BF36E6" w:rsidRDefault="00D91224" w:rsidP="00BB763E">
            <w:pPr>
              <w:rPr>
                <w:rFonts w:eastAsia="Times New Roman" w:cs="Arial"/>
                <w:b/>
                <w:color w:val="000000"/>
              </w:rPr>
            </w:pPr>
            <w:r>
              <w:rPr>
                <w:rFonts w:eastAsia="Times New Roman" w:cs="Arial"/>
                <w:b/>
                <w:color w:val="000000"/>
              </w:rPr>
              <w:t>UEC</w:t>
            </w:r>
            <w:r w:rsidRPr="00BF36E6">
              <w:rPr>
                <w:rFonts w:eastAsia="Times New Roman" w:cs="Arial"/>
                <w:b/>
                <w:color w:val="000000"/>
              </w:rPr>
              <w:t xml:space="preserve"> File</w:t>
            </w:r>
          </w:p>
        </w:tc>
        <w:tc>
          <w:tcPr>
            <w:tcW w:w="0" w:type="auto"/>
            <w:shd w:val="clear" w:color="auto" w:fill="FFFFFF"/>
          </w:tcPr>
          <w:p w:rsidR="00D91224" w:rsidRPr="00BF36E6" w:rsidRDefault="00D91224" w:rsidP="000F78C3">
            <w:pPr>
              <w:rPr>
                <w:rFonts w:eastAsia="Times New Roman" w:cs="Arial"/>
                <w:b/>
                <w:color w:val="000000"/>
              </w:rPr>
            </w:pPr>
            <w:r w:rsidRPr="00BF36E6">
              <w:rPr>
                <w:rFonts w:eastAsia="Times New Roman" w:cs="Arial"/>
                <w:b/>
                <w:color w:val="000000"/>
              </w:rPr>
              <w:t>Description (</w:t>
            </w:r>
            <w:r>
              <w:rPr>
                <w:rFonts w:eastAsia="Times New Roman" w:cs="Arial"/>
                <w:b/>
                <w:color w:val="000000"/>
              </w:rPr>
              <w:t>UEC</w:t>
            </w:r>
            <w:r w:rsidRPr="00BF36E6">
              <w:rPr>
                <w:rFonts w:eastAsia="Times New Roman" w:cs="Arial"/>
                <w:b/>
                <w:color w:val="000000"/>
              </w:rPr>
              <w:t xml:space="preserve"> file for)</w:t>
            </w:r>
          </w:p>
        </w:tc>
      </w:tr>
      <w:tr w:rsidR="00D91224" w:rsidRPr="00BF36E6" w:rsidTr="00D91224">
        <w:trPr>
          <w:trHeight w:val="435"/>
        </w:trPr>
        <w:tc>
          <w:tcPr>
            <w:tcW w:w="0" w:type="auto"/>
            <w:shd w:val="clear" w:color="auto" w:fill="FFFFFF"/>
            <w:noWrap/>
            <w:vAlign w:val="center"/>
          </w:tcPr>
          <w:p w:rsidR="00D91224" w:rsidRPr="00BF36E6" w:rsidRDefault="00D91224" w:rsidP="00D91224">
            <w:pPr>
              <w:spacing w:line="240" w:lineRule="auto"/>
              <w:rPr>
                <w:rFonts w:eastAsia="Times New Roman" w:cs="Arial"/>
                <w:color w:val="000000"/>
              </w:rPr>
            </w:pPr>
            <w:r>
              <w:rPr>
                <w:rFonts w:eastAsia="Times New Roman" w:cs="Arial"/>
                <w:color w:val="000000"/>
              </w:rPr>
              <w:t>Access</w:t>
            </w:r>
            <w:r w:rsidR="00311498">
              <w:rPr>
                <w:rFonts w:eastAsia="Times New Roman" w:cs="Arial"/>
                <w:color w:val="000000"/>
              </w:rPr>
              <w:t>i</w:t>
            </w:r>
            <w:r>
              <w:rPr>
                <w:rFonts w:eastAsia="Times New Roman" w:cs="Arial"/>
                <w:color w:val="000000"/>
              </w:rPr>
              <w:t>bilities.xls</w:t>
            </w:r>
          </w:p>
        </w:tc>
        <w:tc>
          <w:tcPr>
            <w:tcW w:w="0" w:type="auto"/>
            <w:shd w:val="clear" w:color="auto" w:fill="FFFFFF"/>
            <w:vAlign w:val="center"/>
          </w:tcPr>
          <w:p w:rsidR="00D91224" w:rsidRPr="00BF36E6" w:rsidRDefault="00311498" w:rsidP="00311498">
            <w:pPr>
              <w:spacing w:line="240" w:lineRule="auto"/>
              <w:rPr>
                <w:rFonts w:eastAsia="Times New Roman" w:cs="Arial"/>
                <w:color w:val="000000"/>
              </w:rPr>
            </w:pPr>
            <w:r>
              <w:rPr>
                <w:rFonts w:eastAsia="Times New Roman" w:cs="Arial"/>
                <w:color w:val="000000"/>
              </w:rPr>
              <w:t>Origin-based accessibility UEC</w:t>
            </w:r>
          </w:p>
        </w:tc>
      </w:tr>
      <w:tr w:rsidR="00D91224" w:rsidRPr="00BF36E6" w:rsidTr="00BB763E">
        <w:trPr>
          <w:trHeight w:val="300"/>
        </w:trPr>
        <w:tc>
          <w:tcPr>
            <w:tcW w:w="0" w:type="auto"/>
            <w:shd w:val="clear" w:color="auto" w:fill="FFFFFF"/>
            <w:noWrap/>
            <w:vAlign w:val="bottom"/>
          </w:tcPr>
          <w:p w:rsidR="00D91224" w:rsidRPr="00BF36E6" w:rsidRDefault="00D91224" w:rsidP="00BB763E">
            <w:pPr>
              <w:spacing w:line="240" w:lineRule="auto"/>
              <w:rPr>
                <w:rFonts w:eastAsia="Times New Roman" w:cs="Arial"/>
                <w:color w:val="000000"/>
              </w:rPr>
            </w:pPr>
            <w:r>
              <w:rPr>
                <w:rFonts w:eastAsia="Times New Roman" w:cs="Arial"/>
                <w:color w:val="000000"/>
              </w:rPr>
              <w:t>MandatoryAlts.csv</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Mandatory tour frequency alternatives (Number of work, university, school tours)</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Pr>
                <w:rFonts w:eastAsia="Times New Roman" w:cs="Arial"/>
                <w:color w:val="000000"/>
              </w:rPr>
              <w:t>NonMandatoryAlts.csv</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Non-mandatory tour frequency alternatives (number of escort, maintenance, and discretionary tours)</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sidRPr="00BB763E">
              <w:rPr>
                <w:rFonts w:eastAsia="Times New Roman" w:cs="Arial"/>
                <w:color w:val="000000"/>
              </w:rPr>
              <w:t>ResidentAtWorkSubTourFrequency.xls</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Resident At-Work Sub Tour Frequency UEC</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sidRPr="00BB763E">
              <w:rPr>
                <w:rFonts w:eastAsia="Times New Roman" w:cs="Arial"/>
                <w:color w:val="000000"/>
              </w:rPr>
              <w:t>ResidentAutoOwnership.xls</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Resident Auto Ownership Model UEC</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sidRPr="00BB763E">
              <w:rPr>
                <w:rFonts w:eastAsia="Times New Roman" w:cs="Arial"/>
                <w:color w:val="000000"/>
              </w:rPr>
              <w:t>ResidentInboundStopDurationDistributions.csv</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Resident Inbound Stop Duration Distributions (by 15 minute interval period and stop number)</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sidRPr="00BB763E">
              <w:rPr>
                <w:rFonts w:eastAsia="Times New Roman" w:cs="Arial"/>
                <w:color w:val="000000"/>
              </w:rPr>
              <w:t>ResidentMandatoryTourFrequency.xls</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Resident Mandatory Tour Frequency UEC</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sidRPr="00BB763E">
              <w:rPr>
                <w:rFonts w:eastAsia="Times New Roman" w:cs="Arial"/>
                <w:color w:val="000000"/>
              </w:rPr>
              <w:t>ResidentNonMandatoryTourFrequency.xls</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 xml:space="preserve">Resident Non-mandatory Tour </w:t>
            </w:r>
            <w:r>
              <w:rPr>
                <w:rFonts w:eastAsia="Times New Roman" w:cs="Arial"/>
                <w:color w:val="000000"/>
              </w:rPr>
              <w:lastRenderedPageBreak/>
              <w:t>Frequency UEC</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sidRPr="00BB763E">
              <w:rPr>
                <w:rFonts w:eastAsia="Times New Roman" w:cs="Arial"/>
                <w:color w:val="000000"/>
              </w:rPr>
              <w:lastRenderedPageBreak/>
              <w:t>ResidentOutboundStopDurationDistributions.csv</w:t>
            </w:r>
          </w:p>
        </w:tc>
        <w:tc>
          <w:tcPr>
            <w:tcW w:w="0" w:type="auto"/>
            <w:shd w:val="clear" w:color="auto" w:fill="FFFFFF"/>
          </w:tcPr>
          <w:p w:rsidR="00D91224" w:rsidRPr="00BF36E6" w:rsidRDefault="00BB763E" w:rsidP="00BB763E">
            <w:pPr>
              <w:spacing w:line="240" w:lineRule="auto"/>
              <w:rPr>
                <w:rFonts w:eastAsia="Times New Roman" w:cs="Arial"/>
                <w:color w:val="000000"/>
              </w:rPr>
            </w:pPr>
            <w:r>
              <w:rPr>
                <w:rFonts w:eastAsia="Times New Roman" w:cs="Arial"/>
                <w:color w:val="000000"/>
              </w:rPr>
              <w:t>Resident Outbound Stop Duration Distributions (by 15 minute interval period and stop number)</w:t>
            </w:r>
          </w:p>
        </w:tc>
      </w:tr>
      <w:tr w:rsidR="00D91224" w:rsidRPr="00BF36E6" w:rsidTr="00BB763E">
        <w:trPr>
          <w:trHeight w:val="300"/>
        </w:trPr>
        <w:tc>
          <w:tcPr>
            <w:tcW w:w="0" w:type="auto"/>
            <w:shd w:val="clear" w:color="auto" w:fill="FFFFFF"/>
            <w:noWrap/>
            <w:vAlign w:val="bottom"/>
          </w:tcPr>
          <w:p w:rsidR="00D91224" w:rsidRPr="00BF36E6" w:rsidRDefault="00BB763E" w:rsidP="00BB763E">
            <w:pPr>
              <w:spacing w:line="240" w:lineRule="auto"/>
              <w:rPr>
                <w:rFonts w:eastAsia="Times New Roman" w:cs="Arial"/>
                <w:color w:val="000000"/>
              </w:rPr>
            </w:pPr>
            <w:r w:rsidRPr="00BB763E">
              <w:rPr>
                <w:rFonts w:eastAsia="Times New Roman" w:cs="Arial"/>
                <w:color w:val="000000"/>
              </w:rPr>
              <w:t>ResidentStopFrequencyDistributions.csv</w:t>
            </w:r>
          </w:p>
        </w:tc>
        <w:tc>
          <w:tcPr>
            <w:tcW w:w="0" w:type="auto"/>
            <w:shd w:val="clear" w:color="auto" w:fill="FFFFFF"/>
          </w:tcPr>
          <w:p w:rsidR="00D91224" w:rsidRPr="00BF36E6" w:rsidRDefault="00BB763E" w:rsidP="00BA362C">
            <w:pPr>
              <w:spacing w:line="240" w:lineRule="auto"/>
              <w:rPr>
                <w:rFonts w:eastAsia="Times New Roman" w:cs="Arial"/>
                <w:color w:val="000000"/>
              </w:rPr>
            </w:pPr>
            <w:r>
              <w:rPr>
                <w:rFonts w:eastAsia="Times New Roman" w:cs="Arial"/>
                <w:color w:val="000000"/>
              </w:rPr>
              <w:t>Resident Stop Frequency Distributions by tour purpose,</w:t>
            </w:r>
            <w:r w:rsidR="00BA362C">
              <w:rPr>
                <w:rFonts w:eastAsia="Times New Roman" w:cs="Arial"/>
                <w:color w:val="000000"/>
              </w:rPr>
              <w:t xml:space="preserve"> duration, and number of </w:t>
            </w:r>
            <w:r>
              <w:rPr>
                <w:rFonts w:eastAsia="Times New Roman" w:cs="Arial"/>
                <w:color w:val="000000"/>
              </w:rPr>
              <w:t>inbound/outbound stops</w:t>
            </w:r>
          </w:p>
        </w:tc>
      </w:tr>
      <w:tr w:rsidR="00D91224" w:rsidRPr="00BF36E6" w:rsidTr="00BB763E">
        <w:trPr>
          <w:trHeight w:val="300"/>
        </w:trPr>
        <w:tc>
          <w:tcPr>
            <w:tcW w:w="0" w:type="auto"/>
            <w:shd w:val="clear" w:color="auto" w:fill="FFFFFF"/>
            <w:noWrap/>
            <w:vAlign w:val="bottom"/>
          </w:tcPr>
          <w:p w:rsidR="00D91224" w:rsidRPr="00BF36E6" w:rsidRDefault="00BA362C" w:rsidP="00BB763E">
            <w:pPr>
              <w:spacing w:line="240" w:lineRule="auto"/>
              <w:rPr>
                <w:rFonts w:eastAsia="Times New Roman" w:cs="Arial"/>
                <w:color w:val="000000"/>
              </w:rPr>
            </w:pPr>
            <w:r w:rsidRPr="00BA362C">
              <w:rPr>
                <w:rFonts w:eastAsia="Times New Roman" w:cs="Arial"/>
                <w:color w:val="000000"/>
              </w:rPr>
              <w:t>ResidentStopFrequencyDistributions_FTWorkers.csv</w:t>
            </w:r>
          </w:p>
        </w:tc>
        <w:tc>
          <w:tcPr>
            <w:tcW w:w="0" w:type="auto"/>
            <w:shd w:val="clear" w:color="auto" w:fill="FFFFFF"/>
          </w:tcPr>
          <w:p w:rsidR="00D91224" w:rsidRPr="00BF36E6" w:rsidRDefault="00BA362C" w:rsidP="00BB763E">
            <w:pPr>
              <w:spacing w:line="240" w:lineRule="auto"/>
              <w:rPr>
                <w:rFonts w:eastAsia="Times New Roman" w:cs="Arial"/>
                <w:color w:val="000000"/>
              </w:rPr>
            </w:pPr>
            <w:r>
              <w:rPr>
                <w:rFonts w:eastAsia="Times New Roman" w:cs="Arial"/>
                <w:color w:val="000000"/>
              </w:rPr>
              <w:t>Full Time Workers Stop Frequency distributions</w:t>
            </w:r>
          </w:p>
        </w:tc>
      </w:tr>
      <w:tr w:rsidR="00D91224" w:rsidRPr="00BF36E6" w:rsidTr="00BB763E">
        <w:trPr>
          <w:trHeight w:val="300"/>
        </w:trPr>
        <w:tc>
          <w:tcPr>
            <w:tcW w:w="0" w:type="auto"/>
            <w:shd w:val="clear" w:color="auto" w:fill="FFFFFF"/>
            <w:noWrap/>
            <w:vAlign w:val="bottom"/>
          </w:tcPr>
          <w:p w:rsidR="00D91224" w:rsidRPr="00BF36E6" w:rsidRDefault="00BA362C" w:rsidP="00BB763E">
            <w:pPr>
              <w:spacing w:line="240" w:lineRule="auto"/>
              <w:rPr>
                <w:rFonts w:eastAsia="Times New Roman" w:cs="Arial"/>
                <w:color w:val="000000"/>
              </w:rPr>
            </w:pPr>
            <w:r w:rsidRPr="00BA362C">
              <w:rPr>
                <w:rFonts w:eastAsia="Times New Roman" w:cs="Arial"/>
                <w:color w:val="000000"/>
              </w:rPr>
              <w:t>ResidentStopLocationChoice.xls</w:t>
            </w:r>
          </w:p>
        </w:tc>
        <w:tc>
          <w:tcPr>
            <w:tcW w:w="0" w:type="auto"/>
            <w:shd w:val="clear" w:color="auto" w:fill="FFFFFF"/>
          </w:tcPr>
          <w:p w:rsidR="00D91224" w:rsidRPr="00BF36E6" w:rsidRDefault="00BA362C" w:rsidP="00BB763E">
            <w:pPr>
              <w:spacing w:line="240" w:lineRule="auto"/>
              <w:rPr>
                <w:rFonts w:eastAsia="Times New Roman" w:cs="Arial"/>
                <w:color w:val="000000"/>
              </w:rPr>
            </w:pPr>
            <w:r>
              <w:rPr>
                <w:rFonts w:eastAsia="Times New Roman" w:cs="Arial"/>
                <w:color w:val="000000"/>
              </w:rPr>
              <w:t>Resident Stop Location UEC</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ResidentStopLocationChoiceAlternatives.csv</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Stop Location Choice Alternatives (15)</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ResidentStopLocationChoiceSOA.xls</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Stop Location Choice Sample of Alternatives UEC</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ResidentStopPurposeDistributions.csv</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Stop Purpose Distributions by tour purpose, inbound stop, stop number, multiple stops on tour indicator</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ResidentTourDestinationChoice.xls</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Tour Destination Choice UEC</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ResidentTourDestinationChoiceAlternatives.csv</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Tour Destination Choice Alternatives (30)</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ResidentTourDestinationChoiceSOA.xls</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Tour Destination Choice Sample of Alternatives UEC including size terms</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ResidentTourDestinationChoiceSOAAlternatives.csv</w:t>
            </w:r>
          </w:p>
        </w:tc>
        <w:tc>
          <w:tcPr>
            <w:tcW w:w="0" w:type="auto"/>
            <w:shd w:val="clear" w:color="auto" w:fill="FFFFFF"/>
          </w:tcPr>
          <w:p w:rsidR="00BA362C" w:rsidRDefault="00BA362C" w:rsidP="00311498">
            <w:pPr>
              <w:spacing w:line="240" w:lineRule="auto"/>
              <w:rPr>
                <w:rFonts w:eastAsia="Times New Roman" w:cs="Arial"/>
                <w:color w:val="000000"/>
              </w:rPr>
            </w:pPr>
            <w:r>
              <w:rPr>
                <w:rFonts w:eastAsia="Times New Roman" w:cs="Arial"/>
                <w:color w:val="000000"/>
              </w:rPr>
              <w:t xml:space="preserve">Resident Tour Destination Choice Sample of Alternatives </w:t>
            </w:r>
            <w:r w:rsidR="00311498">
              <w:rPr>
                <w:rFonts w:eastAsia="Times New Roman" w:cs="Arial"/>
                <w:color w:val="000000"/>
              </w:rPr>
              <w:t xml:space="preserve">file </w:t>
            </w:r>
            <w:r>
              <w:rPr>
                <w:rFonts w:eastAsia="Times New Roman" w:cs="Arial"/>
                <w:color w:val="000000"/>
              </w:rPr>
              <w:t>(764)</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ResidentTourModeChoice.xls</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Tour Mode Choice UEC</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ResidentTourTimeOfDayDistributions.csv</w:t>
            </w:r>
          </w:p>
        </w:tc>
        <w:tc>
          <w:tcPr>
            <w:tcW w:w="0" w:type="auto"/>
            <w:shd w:val="clear" w:color="auto" w:fill="FFFFFF"/>
          </w:tcPr>
          <w:p w:rsidR="00BA362C" w:rsidRDefault="00BA362C" w:rsidP="00311498">
            <w:pPr>
              <w:spacing w:line="240" w:lineRule="auto"/>
              <w:rPr>
                <w:rFonts w:eastAsia="Times New Roman" w:cs="Arial"/>
                <w:color w:val="000000"/>
              </w:rPr>
            </w:pPr>
            <w:r>
              <w:rPr>
                <w:rFonts w:eastAsia="Times New Roman" w:cs="Arial"/>
                <w:color w:val="000000"/>
              </w:rPr>
              <w:t xml:space="preserve">Resident Tour Time of Day Distributions by tour purpose and </w:t>
            </w:r>
            <w:r w:rsidR="00311498">
              <w:rPr>
                <w:rFonts w:eastAsia="Times New Roman" w:cs="Arial"/>
                <w:color w:val="000000"/>
              </w:rPr>
              <w:t xml:space="preserve">30 </w:t>
            </w:r>
            <w:r>
              <w:rPr>
                <w:rFonts w:eastAsia="Times New Roman" w:cs="Arial"/>
                <w:color w:val="000000"/>
              </w:rPr>
              <w:t>minute entry and return periods</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sidRPr="00BA362C">
              <w:rPr>
                <w:rFonts w:eastAsia="Times New Roman" w:cs="Arial"/>
                <w:color w:val="000000"/>
              </w:rPr>
              <w:t>ResidentTripModeChoice.xls</w:t>
            </w:r>
          </w:p>
        </w:tc>
        <w:tc>
          <w:tcPr>
            <w:tcW w:w="0" w:type="auto"/>
            <w:shd w:val="clear" w:color="auto" w:fill="FFFFFF"/>
          </w:tcPr>
          <w:p w:rsidR="00BA362C" w:rsidRDefault="00BA362C" w:rsidP="00BB763E">
            <w:pPr>
              <w:spacing w:line="240" w:lineRule="auto"/>
              <w:rPr>
                <w:rFonts w:eastAsia="Times New Roman" w:cs="Arial"/>
                <w:color w:val="000000"/>
              </w:rPr>
            </w:pPr>
            <w:r>
              <w:rPr>
                <w:rFonts w:eastAsia="Times New Roman" w:cs="Arial"/>
                <w:color w:val="000000"/>
              </w:rPr>
              <w:t>Resident Trip Mode Choice UEC</w:t>
            </w:r>
          </w:p>
        </w:tc>
      </w:tr>
      <w:tr w:rsidR="00BA362C" w:rsidRPr="00BF36E6" w:rsidTr="00BB763E">
        <w:trPr>
          <w:trHeight w:val="300"/>
        </w:trPr>
        <w:tc>
          <w:tcPr>
            <w:tcW w:w="0" w:type="auto"/>
            <w:shd w:val="clear" w:color="auto" w:fill="FFFFFF"/>
            <w:noWrap/>
            <w:vAlign w:val="bottom"/>
          </w:tcPr>
          <w:p w:rsidR="00BA362C" w:rsidRPr="00BA362C" w:rsidRDefault="00BA362C" w:rsidP="00BB763E">
            <w:pPr>
              <w:spacing w:line="240" w:lineRule="auto"/>
              <w:rPr>
                <w:rFonts w:eastAsia="Times New Roman" w:cs="Arial"/>
                <w:color w:val="000000"/>
              </w:rPr>
            </w:pPr>
            <w:r>
              <w:rPr>
                <w:rFonts w:eastAsia="Times New Roman" w:cs="Arial"/>
                <w:color w:val="000000"/>
              </w:rPr>
              <w:t>Skims.xls</w:t>
            </w:r>
          </w:p>
        </w:tc>
        <w:tc>
          <w:tcPr>
            <w:tcW w:w="0" w:type="auto"/>
            <w:shd w:val="clear" w:color="auto" w:fill="FFFFFF"/>
          </w:tcPr>
          <w:p w:rsidR="00BA362C" w:rsidRDefault="00831CFC" w:rsidP="00BB763E">
            <w:pPr>
              <w:spacing w:line="240" w:lineRule="auto"/>
              <w:rPr>
                <w:rFonts w:eastAsia="Times New Roman" w:cs="Arial"/>
                <w:color w:val="000000"/>
              </w:rPr>
            </w:pPr>
            <w:r>
              <w:rPr>
                <w:rFonts w:eastAsia="Times New Roman" w:cs="Arial"/>
                <w:color w:val="000000"/>
              </w:rPr>
              <w:t>Skims UEC</w:t>
            </w:r>
          </w:p>
        </w:tc>
      </w:tr>
      <w:tr w:rsidR="00831CFC" w:rsidRPr="00BF36E6" w:rsidTr="00BB763E">
        <w:trPr>
          <w:trHeight w:val="300"/>
        </w:trPr>
        <w:tc>
          <w:tcPr>
            <w:tcW w:w="0" w:type="auto"/>
            <w:shd w:val="clear" w:color="auto" w:fill="FFFFFF"/>
            <w:noWrap/>
            <w:vAlign w:val="bottom"/>
          </w:tcPr>
          <w:p w:rsidR="00831CFC" w:rsidRDefault="00831CFC" w:rsidP="00BB763E">
            <w:pPr>
              <w:spacing w:line="240" w:lineRule="auto"/>
              <w:rPr>
                <w:rFonts w:eastAsia="Times New Roman" w:cs="Arial"/>
                <w:color w:val="000000"/>
              </w:rPr>
            </w:pPr>
            <w:r w:rsidRPr="00831CFC">
              <w:rPr>
                <w:rFonts w:eastAsia="Times New Roman" w:cs="Arial"/>
                <w:color w:val="000000"/>
              </w:rPr>
              <w:t>VisitorAutoAvailableFrequencyDistribution.csv</w:t>
            </w:r>
          </w:p>
        </w:tc>
        <w:tc>
          <w:tcPr>
            <w:tcW w:w="0" w:type="auto"/>
            <w:shd w:val="clear" w:color="auto" w:fill="FFFFFF"/>
          </w:tcPr>
          <w:p w:rsidR="00831CFC" w:rsidRDefault="00831CFC" w:rsidP="00831CFC">
            <w:pPr>
              <w:spacing w:line="240" w:lineRule="auto"/>
              <w:rPr>
                <w:rFonts w:eastAsia="Times New Roman" w:cs="Arial"/>
                <w:color w:val="000000"/>
              </w:rPr>
            </w:pPr>
            <w:r>
              <w:rPr>
                <w:rFonts w:eastAsia="Times New Roman" w:cs="Arial"/>
                <w:color w:val="000000"/>
              </w:rPr>
              <w:t>Visitor Auto Availability by tour purpose frequency distribution</w:t>
            </w:r>
          </w:p>
        </w:tc>
      </w:tr>
      <w:tr w:rsidR="00831CFC" w:rsidRPr="00BF36E6" w:rsidTr="00BB763E">
        <w:trPr>
          <w:trHeight w:val="300"/>
        </w:trPr>
        <w:tc>
          <w:tcPr>
            <w:tcW w:w="0" w:type="auto"/>
            <w:shd w:val="clear" w:color="auto" w:fill="FFFFFF"/>
            <w:noWrap/>
            <w:vAlign w:val="bottom"/>
          </w:tcPr>
          <w:p w:rsidR="00831CFC" w:rsidRPr="00831CFC" w:rsidRDefault="00831CFC" w:rsidP="00BB763E">
            <w:pPr>
              <w:spacing w:line="240" w:lineRule="auto"/>
              <w:rPr>
                <w:rFonts w:eastAsia="Times New Roman" w:cs="Arial"/>
                <w:color w:val="000000"/>
              </w:rPr>
            </w:pPr>
            <w:r w:rsidRPr="00831CFC">
              <w:rPr>
                <w:rFonts w:eastAsia="Times New Roman" w:cs="Arial"/>
                <w:color w:val="000000"/>
              </w:rPr>
              <w:t>VisitorInboundStopDurationDistributions.csv</w:t>
            </w:r>
          </w:p>
        </w:tc>
        <w:tc>
          <w:tcPr>
            <w:tcW w:w="0" w:type="auto"/>
            <w:shd w:val="clear" w:color="auto" w:fill="FFFFFF"/>
          </w:tcPr>
          <w:p w:rsidR="00831CFC" w:rsidRDefault="00FC0B02" w:rsidP="00311498">
            <w:pPr>
              <w:spacing w:line="240" w:lineRule="auto"/>
              <w:rPr>
                <w:rFonts w:eastAsia="Times New Roman" w:cs="Arial"/>
                <w:color w:val="000000"/>
              </w:rPr>
            </w:pPr>
            <w:r>
              <w:rPr>
                <w:rFonts w:eastAsia="Times New Roman" w:cs="Arial"/>
                <w:color w:val="000000"/>
              </w:rPr>
              <w:t xml:space="preserve">Visitor Inbound Stop Duration Distributions (by </w:t>
            </w:r>
            <w:r w:rsidR="00311498">
              <w:rPr>
                <w:rFonts w:eastAsia="Times New Roman" w:cs="Arial"/>
                <w:color w:val="000000"/>
              </w:rPr>
              <w:t>number of 30</w:t>
            </w:r>
            <w:r>
              <w:rPr>
                <w:rFonts w:eastAsia="Times New Roman" w:cs="Arial"/>
                <w:color w:val="000000"/>
              </w:rPr>
              <w:t xml:space="preserve"> minute interval</w:t>
            </w:r>
            <w:r w:rsidR="00311498">
              <w:rPr>
                <w:rFonts w:eastAsia="Times New Roman" w:cs="Arial"/>
                <w:color w:val="000000"/>
              </w:rPr>
              <w:t>s</w:t>
            </w:r>
            <w:r>
              <w:rPr>
                <w:rFonts w:eastAsia="Times New Roman" w:cs="Arial"/>
                <w:color w:val="000000"/>
              </w:rPr>
              <w:t xml:space="preserve"> </w:t>
            </w:r>
            <w:r w:rsidR="00311498">
              <w:rPr>
                <w:rFonts w:eastAsia="Times New Roman" w:cs="Arial"/>
                <w:color w:val="000000"/>
              </w:rPr>
              <w:t>offset from tour arrival time period, periods remaining, and stop number</w:t>
            </w:r>
            <w:r>
              <w:rPr>
                <w:rFonts w:eastAsia="Times New Roman" w:cs="Arial"/>
                <w:color w:val="000000"/>
              </w:rPr>
              <w:t>)</w:t>
            </w:r>
          </w:p>
        </w:tc>
      </w:tr>
      <w:tr w:rsidR="00FC0B02" w:rsidRPr="00BF36E6" w:rsidTr="00BB763E">
        <w:trPr>
          <w:trHeight w:val="300"/>
        </w:trPr>
        <w:tc>
          <w:tcPr>
            <w:tcW w:w="0" w:type="auto"/>
            <w:shd w:val="clear" w:color="auto" w:fill="FFFFFF"/>
            <w:noWrap/>
            <w:vAlign w:val="bottom"/>
          </w:tcPr>
          <w:p w:rsidR="00FC0B02" w:rsidRPr="00831CFC" w:rsidRDefault="00FC0B02" w:rsidP="00BB763E">
            <w:pPr>
              <w:spacing w:line="240" w:lineRule="auto"/>
              <w:rPr>
                <w:rFonts w:eastAsia="Times New Roman" w:cs="Arial"/>
                <w:color w:val="000000"/>
              </w:rPr>
            </w:pPr>
            <w:r w:rsidRPr="00FC0B02">
              <w:rPr>
                <w:rFonts w:eastAsia="Times New Roman" w:cs="Arial"/>
                <w:color w:val="000000"/>
              </w:rPr>
              <w:t>VisitorIncomeFrequencyDistribution.csv</w:t>
            </w:r>
          </w:p>
        </w:tc>
        <w:tc>
          <w:tcPr>
            <w:tcW w:w="0" w:type="auto"/>
            <w:shd w:val="clear" w:color="auto" w:fill="FFFFFF"/>
          </w:tcPr>
          <w:p w:rsidR="00FC0B02" w:rsidRDefault="00FC0B02" w:rsidP="00BB763E">
            <w:pPr>
              <w:spacing w:line="240" w:lineRule="auto"/>
              <w:rPr>
                <w:rFonts w:eastAsia="Times New Roman" w:cs="Arial"/>
                <w:color w:val="000000"/>
              </w:rPr>
            </w:pPr>
            <w:r>
              <w:rPr>
                <w:rFonts w:eastAsia="Times New Roman" w:cs="Arial"/>
                <w:color w:val="000000"/>
              </w:rPr>
              <w:t>Visitor Income by Segment (personal/business) frequency distribution</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VisitorOutboundStopDurationDistributions.csv</w:t>
            </w:r>
          </w:p>
        </w:tc>
        <w:tc>
          <w:tcPr>
            <w:tcW w:w="0" w:type="auto"/>
            <w:shd w:val="clear" w:color="auto" w:fill="FFFFFF"/>
          </w:tcPr>
          <w:p w:rsidR="00FC0B02" w:rsidRDefault="00FC0B02" w:rsidP="00311498">
            <w:pPr>
              <w:spacing w:line="240" w:lineRule="auto"/>
              <w:rPr>
                <w:rFonts w:eastAsia="Times New Roman" w:cs="Arial"/>
                <w:color w:val="000000"/>
              </w:rPr>
            </w:pPr>
            <w:r>
              <w:rPr>
                <w:rFonts w:eastAsia="Times New Roman" w:cs="Arial"/>
                <w:color w:val="000000"/>
              </w:rPr>
              <w:t xml:space="preserve">Visitor Outbound Stop Duration Distributions (by </w:t>
            </w:r>
            <w:r w:rsidR="00311498">
              <w:rPr>
                <w:rFonts w:eastAsia="Times New Roman" w:cs="Arial"/>
                <w:color w:val="000000"/>
              </w:rPr>
              <w:t>number of 30</w:t>
            </w:r>
            <w:r>
              <w:rPr>
                <w:rFonts w:eastAsia="Times New Roman" w:cs="Arial"/>
                <w:color w:val="000000"/>
              </w:rPr>
              <w:t xml:space="preserve"> minute interval</w:t>
            </w:r>
            <w:r w:rsidR="00311498">
              <w:rPr>
                <w:rFonts w:eastAsia="Times New Roman" w:cs="Arial"/>
                <w:color w:val="000000"/>
              </w:rPr>
              <w:t>s offset from tour departure time</w:t>
            </w:r>
            <w:r>
              <w:rPr>
                <w:rFonts w:eastAsia="Times New Roman" w:cs="Arial"/>
                <w:color w:val="000000"/>
              </w:rPr>
              <w:t xml:space="preserve"> period</w:t>
            </w:r>
            <w:r w:rsidR="00311498">
              <w:rPr>
                <w:rFonts w:eastAsia="Times New Roman" w:cs="Arial"/>
                <w:color w:val="000000"/>
              </w:rPr>
              <w:t>, periods remaining,</w:t>
            </w:r>
            <w:r>
              <w:rPr>
                <w:rFonts w:eastAsia="Times New Roman" w:cs="Arial"/>
                <w:color w:val="000000"/>
              </w:rPr>
              <w:t xml:space="preserve"> and stop number)</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VisitorPartySizeFrequencyDistribution.csv</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Party Size by tour purpose frequency distribution</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lastRenderedPageBreak/>
              <w:t>VisitorStopFrequencyDistributions.csv</w:t>
            </w:r>
          </w:p>
        </w:tc>
        <w:tc>
          <w:tcPr>
            <w:tcW w:w="0" w:type="auto"/>
            <w:shd w:val="clear" w:color="auto" w:fill="FFFFFF"/>
          </w:tcPr>
          <w:p w:rsidR="00FC0B02" w:rsidRPr="00BF36E6" w:rsidRDefault="00FC0B02" w:rsidP="00FC0B02">
            <w:pPr>
              <w:spacing w:line="240" w:lineRule="auto"/>
              <w:rPr>
                <w:rFonts w:eastAsia="Times New Roman" w:cs="Arial"/>
                <w:color w:val="000000"/>
              </w:rPr>
            </w:pPr>
            <w:r>
              <w:rPr>
                <w:rFonts w:eastAsia="Times New Roman" w:cs="Arial"/>
                <w:color w:val="000000"/>
              </w:rPr>
              <w:t>Visitor Stop Frequency Distributions by tour purpose, duration, and number of inbound/outbound stops</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VisitorStopLocationChoice.xls</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Stop Location UEC</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VisitorStopLocationChoiceSOA.xls</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Stop Location Choice Sample of Alternatives UEC</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VisitorStopPurposeFrequencyDistributions.csv</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Stop Purpose Distributions by tour purpose, inbound stop, stop number, multiple stops on tour indicator</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VisitorTourDestinationChoice.xls</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Tour Destination Choice UEC</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VisitorTourDestinationChoiceSOA.xls</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Tour Destination Choice Sample of Alternatives UEC</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VisitorTourFrequencyDistributionBusiness.csv</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Tour Frequency Distribution for Business segment</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VisitorTourFrequencyDistributionPersonal.csv</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Tour Frequency Distribution for Personal segment</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VisitorTourModeChoice.xls</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Tour Mode Choice UEC</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VisitorTourTimeOfDayDistributions.csv</w:t>
            </w:r>
          </w:p>
        </w:tc>
        <w:tc>
          <w:tcPr>
            <w:tcW w:w="0" w:type="auto"/>
            <w:shd w:val="clear" w:color="auto" w:fill="FFFFFF"/>
          </w:tcPr>
          <w:p w:rsidR="00FC0B02" w:rsidRDefault="00FC0B02" w:rsidP="00311498">
            <w:pPr>
              <w:spacing w:line="240" w:lineRule="auto"/>
              <w:rPr>
                <w:rFonts w:eastAsia="Times New Roman" w:cs="Arial"/>
                <w:color w:val="000000"/>
              </w:rPr>
            </w:pPr>
            <w:r>
              <w:rPr>
                <w:rFonts w:eastAsia="Times New Roman" w:cs="Arial"/>
                <w:color w:val="000000"/>
              </w:rPr>
              <w:t xml:space="preserve">Visitor Tour Time of Day Distributions by tour purpose and </w:t>
            </w:r>
            <w:r w:rsidR="00311498">
              <w:rPr>
                <w:rFonts w:eastAsia="Times New Roman" w:cs="Arial"/>
                <w:color w:val="000000"/>
              </w:rPr>
              <w:t>30</w:t>
            </w:r>
            <w:r>
              <w:rPr>
                <w:rFonts w:eastAsia="Times New Roman" w:cs="Arial"/>
                <w:color w:val="000000"/>
              </w:rPr>
              <w:t xml:space="preserve"> minute </w:t>
            </w:r>
            <w:r w:rsidR="00311498">
              <w:rPr>
                <w:rFonts w:eastAsia="Times New Roman" w:cs="Arial"/>
                <w:color w:val="000000"/>
              </w:rPr>
              <w:t>departure</w:t>
            </w:r>
            <w:r>
              <w:rPr>
                <w:rFonts w:eastAsia="Times New Roman" w:cs="Arial"/>
                <w:color w:val="000000"/>
              </w:rPr>
              <w:t xml:space="preserve"> and </w:t>
            </w:r>
            <w:r w:rsidR="00311498">
              <w:rPr>
                <w:rFonts w:eastAsia="Times New Roman" w:cs="Arial"/>
                <w:color w:val="000000"/>
              </w:rPr>
              <w:t>arrival</w:t>
            </w:r>
            <w:r>
              <w:rPr>
                <w:rFonts w:eastAsia="Times New Roman" w:cs="Arial"/>
                <w:color w:val="000000"/>
              </w:rPr>
              <w:t xml:space="preserve"> periods</w:t>
            </w:r>
          </w:p>
        </w:tc>
      </w:tr>
      <w:tr w:rsidR="00FC0B02" w:rsidRPr="00BF36E6" w:rsidTr="00BB763E">
        <w:trPr>
          <w:trHeight w:val="300"/>
        </w:trPr>
        <w:tc>
          <w:tcPr>
            <w:tcW w:w="0" w:type="auto"/>
            <w:shd w:val="clear" w:color="auto" w:fill="FFFFFF"/>
            <w:noWrap/>
            <w:vAlign w:val="bottom"/>
          </w:tcPr>
          <w:p w:rsidR="00FC0B02" w:rsidRPr="00FC0B02" w:rsidRDefault="00FC0B02" w:rsidP="00BB763E">
            <w:pPr>
              <w:spacing w:line="240" w:lineRule="auto"/>
              <w:rPr>
                <w:rFonts w:eastAsia="Times New Roman" w:cs="Arial"/>
                <w:color w:val="000000"/>
              </w:rPr>
            </w:pPr>
            <w:r w:rsidRPr="00FC0B02">
              <w:rPr>
                <w:rFonts w:eastAsia="Times New Roman" w:cs="Arial"/>
                <w:color w:val="000000"/>
              </w:rPr>
              <w:t>VisitorTripModeChoice.xls</w:t>
            </w:r>
          </w:p>
        </w:tc>
        <w:tc>
          <w:tcPr>
            <w:tcW w:w="0" w:type="auto"/>
            <w:shd w:val="clear" w:color="auto" w:fill="FFFFFF"/>
          </w:tcPr>
          <w:p w:rsidR="00FC0B02" w:rsidRDefault="00FC0B02" w:rsidP="00FC0B02">
            <w:pPr>
              <w:spacing w:line="240" w:lineRule="auto"/>
              <w:rPr>
                <w:rFonts w:eastAsia="Times New Roman" w:cs="Arial"/>
                <w:color w:val="000000"/>
              </w:rPr>
            </w:pPr>
            <w:r>
              <w:rPr>
                <w:rFonts w:eastAsia="Times New Roman" w:cs="Arial"/>
                <w:color w:val="000000"/>
              </w:rPr>
              <w:t>Visitor Trip Mode Choice UEC</w:t>
            </w:r>
          </w:p>
        </w:tc>
      </w:tr>
    </w:tbl>
    <w:p w:rsidR="004743D0" w:rsidRDefault="004743D0" w:rsidP="00B37364">
      <w:pPr>
        <w:pStyle w:val="Caption"/>
        <w:keepNext/>
        <w:rPr>
          <w:rFonts w:ascii="Arial" w:hAnsi="Arial" w:cs="Arial"/>
          <w:sz w:val="22"/>
          <w:szCs w:val="22"/>
        </w:rPr>
      </w:pPr>
      <w:bookmarkStart w:id="33" w:name="_Ref204486668"/>
      <w:bookmarkStart w:id="34" w:name="_Toc358794000"/>
    </w:p>
    <w:p w:rsidR="002E116A" w:rsidRDefault="00B37364" w:rsidP="00B37364">
      <w:pPr>
        <w:pStyle w:val="Caption"/>
        <w:keepNext/>
        <w:rPr>
          <w:rFonts w:ascii="Arial" w:hAnsi="Arial" w:cs="Arial"/>
          <w:sz w:val="22"/>
          <w:szCs w:val="22"/>
        </w:rPr>
      </w:pPr>
      <w:r w:rsidRPr="00BF36E6">
        <w:rPr>
          <w:rFonts w:ascii="Arial" w:hAnsi="Arial" w:cs="Arial"/>
          <w:sz w:val="22"/>
          <w:szCs w:val="22"/>
        </w:rPr>
        <w:t xml:space="preserve">Table </w:t>
      </w:r>
      <w:r w:rsidR="0015799B" w:rsidRPr="00BF36E6">
        <w:rPr>
          <w:rFonts w:ascii="Arial" w:hAnsi="Arial" w:cs="Arial"/>
          <w:sz w:val="22"/>
          <w:szCs w:val="22"/>
        </w:rPr>
        <w:fldChar w:fldCharType="begin"/>
      </w:r>
      <w:r w:rsidRPr="00BF36E6">
        <w:rPr>
          <w:rFonts w:ascii="Arial" w:hAnsi="Arial" w:cs="Arial"/>
          <w:sz w:val="22"/>
          <w:szCs w:val="22"/>
        </w:rPr>
        <w:instrText xml:space="preserve"> SEQ Table \* ARABIC </w:instrText>
      </w:r>
      <w:r w:rsidR="0015799B" w:rsidRPr="00BF36E6">
        <w:rPr>
          <w:rFonts w:ascii="Arial" w:hAnsi="Arial" w:cs="Arial"/>
          <w:sz w:val="22"/>
          <w:szCs w:val="22"/>
        </w:rPr>
        <w:fldChar w:fldCharType="separate"/>
      </w:r>
      <w:r w:rsidR="001B67BC">
        <w:rPr>
          <w:rFonts w:ascii="Arial" w:hAnsi="Arial" w:cs="Arial"/>
          <w:noProof/>
          <w:sz w:val="22"/>
          <w:szCs w:val="22"/>
        </w:rPr>
        <w:t>3</w:t>
      </w:r>
      <w:r w:rsidR="0015799B" w:rsidRPr="00BF36E6">
        <w:rPr>
          <w:rFonts w:ascii="Arial" w:hAnsi="Arial" w:cs="Arial"/>
          <w:sz w:val="22"/>
          <w:szCs w:val="22"/>
        </w:rPr>
        <w:fldChar w:fldCharType="end"/>
      </w:r>
      <w:bookmarkEnd w:id="31"/>
      <w:bookmarkEnd w:id="33"/>
      <w:r w:rsidRPr="00BF36E6">
        <w:rPr>
          <w:rFonts w:ascii="Arial" w:hAnsi="Arial" w:cs="Arial"/>
          <w:sz w:val="22"/>
          <w:szCs w:val="22"/>
        </w:rPr>
        <w:t xml:space="preserve">: </w:t>
      </w:r>
      <w:r w:rsidR="00BF36E6">
        <w:rPr>
          <w:rFonts w:ascii="Arial" w:hAnsi="Arial" w:cs="Arial"/>
          <w:sz w:val="22"/>
          <w:szCs w:val="22"/>
        </w:rPr>
        <w:t xml:space="preserve"> </w:t>
      </w:r>
      <w:r w:rsidR="002E116A" w:rsidRPr="00BF36E6">
        <w:rPr>
          <w:rFonts w:ascii="Arial" w:hAnsi="Arial" w:cs="Arial"/>
          <w:sz w:val="22"/>
          <w:szCs w:val="22"/>
        </w:rPr>
        <w:t xml:space="preserve">List of </w:t>
      </w:r>
      <w:r w:rsidR="00BF36E6" w:rsidRPr="00BF36E6">
        <w:rPr>
          <w:rFonts w:ascii="Arial" w:hAnsi="Arial" w:cs="Arial"/>
          <w:sz w:val="22"/>
          <w:szCs w:val="22"/>
        </w:rPr>
        <w:t>P</w:t>
      </w:r>
      <w:r w:rsidR="002E116A" w:rsidRPr="00BF36E6">
        <w:rPr>
          <w:rFonts w:ascii="Arial" w:hAnsi="Arial" w:cs="Arial"/>
          <w:sz w:val="22"/>
          <w:szCs w:val="22"/>
        </w:rPr>
        <w:t xml:space="preserve">rogram </w:t>
      </w:r>
      <w:r w:rsidR="00BF36E6" w:rsidRPr="00BF36E6">
        <w:rPr>
          <w:rFonts w:ascii="Arial" w:hAnsi="Arial" w:cs="Arial"/>
          <w:sz w:val="22"/>
          <w:szCs w:val="22"/>
        </w:rPr>
        <w:t>F</w:t>
      </w:r>
      <w:r w:rsidR="002E116A" w:rsidRPr="00BF36E6">
        <w:rPr>
          <w:rFonts w:ascii="Arial" w:hAnsi="Arial" w:cs="Arial"/>
          <w:sz w:val="22"/>
          <w:szCs w:val="22"/>
        </w:rPr>
        <w:t>iles</w:t>
      </w:r>
      <w:bookmarkEnd w:id="3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50"/>
        <w:gridCol w:w="5798"/>
      </w:tblGrid>
      <w:tr w:rsidR="002E116A" w:rsidRPr="00BF36E6" w:rsidTr="00311498">
        <w:tc>
          <w:tcPr>
            <w:tcW w:w="2050" w:type="dxa"/>
          </w:tcPr>
          <w:p w:rsidR="002E116A" w:rsidRPr="00BF36E6" w:rsidRDefault="002E116A" w:rsidP="007420DB">
            <w:pPr>
              <w:rPr>
                <w:rFonts w:cs="Arial"/>
                <w:b/>
              </w:rPr>
            </w:pPr>
            <w:r w:rsidRPr="00BF36E6">
              <w:rPr>
                <w:rFonts w:cs="Arial"/>
                <w:b/>
              </w:rPr>
              <w:t>Program</w:t>
            </w:r>
          </w:p>
        </w:tc>
        <w:tc>
          <w:tcPr>
            <w:tcW w:w="5798" w:type="dxa"/>
          </w:tcPr>
          <w:p w:rsidR="002E116A" w:rsidRPr="00BF36E6" w:rsidRDefault="002E116A" w:rsidP="007420DB">
            <w:pPr>
              <w:rPr>
                <w:rFonts w:cs="Arial"/>
                <w:b/>
              </w:rPr>
            </w:pPr>
            <w:r w:rsidRPr="00BF36E6">
              <w:rPr>
                <w:rFonts w:cs="Arial"/>
                <w:b/>
              </w:rPr>
              <w:t>Description</w:t>
            </w:r>
          </w:p>
        </w:tc>
      </w:tr>
      <w:tr w:rsidR="00E21A8F" w:rsidRPr="00BF36E6" w:rsidTr="00311498">
        <w:tc>
          <w:tcPr>
            <w:tcW w:w="2050" w:type="dxa"/>
            <w:vAlign w:val="bottom"/>
          </w:tcPr>
          <w:p w:rsidR="00E21A8F" w:rsidRPr="00BF36E6" w:rsidRDefault="00E21A8F" w:rsidP="00C242C6">
            <w:pPr>
              <w:rPr>
                <w:rFonts w:cs="Arial"/>
              </w:rPr>
            </w:pPr>
            <w:r w:rsidRPr="00E21A8F">
              <w:rPr>
                <w:rFonts w:cs="Arial"/>
              </w:rPr>
              <w:t>CTRampEnv.bat</w:t>
            </w:r>
          </w:p>
        </w:tc>
        <w:tc>
          <w:tcPr>
            <w:tcW w:w="5798" w:type="dxa"/>
          </w:tcPr>
          <w:p w:rsidR="00E21A8F" w:rsidRPr="003C4EEA" w:rsidRDefault="00E21A8F" w:rsidP="003C4EEA">
            <w:pPr>
              <w:rPr>
                <w:rFonts w:cs="Arial"/>
                <w:b/>
              </w:rPr>
            </w:pPr>
            <w:r>
              <w:t xml:space="preserve">Sets the location of </w:t>
            </w:r>
            <w:r w:rsidR="00311498">
              <w:t>java,</w:t>
            </w:r>
            <w:r>
              <w:t xml:space="preserve"> </w:t>
            </w:r>
            <w:proofErr w:type="spellStart"/>
            <w:r w:rsidR="00AF0132">
              <w:t>TransCAD</w:t>
            </w:r>
            <w:proofErr w:type="spellEnd"/>
            <w:r w:rsidR="00311498">
              <w:t>, and the GNU win32 tools</w:t>
            </w:r>
            <w:r w:rsidR="003C4EEA">
              <w:t xml:space="preserve">.  </w:t>
            </w:r>
            <w:r w:rsidR="003C4EEA">
              <w:rPr>
                <w:b/>
                <w:color w:val="FF0000"/>
              </w:rPr>
              <w:t>Please make sure</w:t>
            </w:r>
            <w:r w:rsidR="003C4EEA" w:rsidRPr="003C4EEA">
              <w:rPr>
                <w:b/>
                <w:color w:val="FF0000"/>
              </w:rPr>
              <w:t xml:space="preserve"> </w:t>
            </w:r>
            <w:r w:rsidR="003C4EEA">
              <w:rPr>
                <w:b/>
                <w:color w:val="FF0000"/>
              </w:rPr>
              <w:t>the paths</w:t>
            </w:r>
            <w:r w:rsidR="003C4EEA" w:rsidRPr="003C4EEA">
              <w:rPr>
                <w:b/>
                <w:color w:val="FF0000"/>
              </w:rPr>
              <w:t xml:space="preserve"> for these programs are set correctly</w:t>
            </w:r>
            <w:r w:rsidR="003C4EEA">
              <w:rPr>
                <w:b/>
                <w:color w:val="FF0000"/>
              </w:rPr>
              <w:t xml:space="preserve">.  </w:t>
            </w:r>
            <w:r w:rsidR="003C4EEA" w:rsidRPr="003C4EEA">
              <w:rPr>
                <w:b/>
                <w:color w:val="FF0000"/>
              </w:rPr>
              <w:t xml:space="preserve">The location of </w:t>
            </w:r>
            <w:r w:rsidR="003C4EEA">
              <w:rPr>
                <w:b/>
                <w:color w:val="FF0000"/>
              </w:rPr>
              <w:t xml:space="preserve">java, </w:t>
            </w:r>
            <w:proofErr w:type="spellStart"/>
            <w:r w:rsidR="003C4EEA">
              <w:rPr>
                <w:b/>
                <w:color w:val="FF0000"/>
              </w:rPr>
              <w:t>TransCAD</w:t>
            </w:r>
            <w:proofErr w:type="spellEnd"/>
            <w:r w:rsidR="003C4EEA" w:rsidRPr="003C4EEA">
              <w:rPr>
                <w:b/>
                <w:color w:val="FF0000"/>
              </w:rPr>
              <w:t xml:space="preserve">, </w:t>
            </w:r>
            <w:r w:rsidR="003C4EEA">
              <w:rPr>
                <w:b/>
                <w:color w:val="FF0000"/>
              </w:rPr>
              <w:t xml:space="preserve">and </w:t>
            </w:r>
            <w:r w:rsidR="003C4EEA" w:rsidRPr="003C4EEA">
              <w:rPr>
                <w:b/>
                <w:color w:val="FF0000"/>
              </w:rPr>
              <w:t>the GNU tools</w:t>
            </w:r>
            <w:r w:rsidR="003C4EEA">
              <w:rPr>
                <w:b/>
                <w:color w:val="FF0000"/>
              </w:rPr>
              <w:t xml:space="preserve">’ </w:t>
            </w:r>
            <w:r w:rsidR="003C4EEA" w:rsidRPr="003C4EEA">
              <w:rPr>
                <w:b/>
                <w:color w:val="FF0000"/>
              </w:rPr>
              <w:t xml:space="preserve">installation are all </w:t>
            </w:r>
            <w:proofErr w:type="gramStart"/>
            <w:r w:rsidR="003C4EEA" w:rsidRPr="003C4EEA">
              <w:rPr>
                <w:b/>
                <w:color w:val="FF0000"/>
              </w:rPr>
              <w:t>custom</w:t>
            </w:r>
            <w:proofErr w:type="gramEnd"/>
            <w:r w:rsidR="003C4EEA" w:rsidRPr="003C4EEA">
              <w:rPr>
                <w:b/>
                <w:color w:val="FF0000"/>
              </w:rPr>
              <w:t xml:space="preserve"> to the machin</w:t>
            </w:r>
            <w:r w:rsidR="003C4EEA">
              <w:rPr>
                <w:b/>
                <w:color w:val="FF0000"/>
              </w:rPr>
              <w:t xml:space="preserve">e.  </w:t>
            </w:r>
          </w:p>
        </w:tc>
      </w:tr>
      <w:tr w:rsidR="00E21A8F" w:rsidRPr="00BF36E6" w:rsidTr="00311498">
        <w:tc>
          <w:tcPr>
            <w:tcW w:w="2050" w:type="dxa"/>
            <w:vAlign w:val="bottom"/>
          </w:tcPr>
          <w:p w:rsidR="00E21A8F" w:rsidRPr="00BF36E6" w:rsidRDefault="00E21A8F" w:rsidP="00C242C6">
            <w:pPr>
              <w:rPr>
                <w:rFonts w:cs="Arial"/>
              </w:rPr>
            </w:pPr>
            <w:r w:rsidRPr="00E21A8F">
              <w:rPr>
                <w:rFonts w:cs="Arial"/>
              </w:rPr>
              <w:t>HNL5AIRP.exe</w:t>
            </w:r>
          </w:p>
        </w:tc>
        <w:tc>
          <w:tcPr>
            <w:tcW w:w="5798" w:type="dxa"/>
          </w:tcPr>
          <w:p w:rsidR="00E21A8F" w:rsidRPr="00BF36E6" w:rsidRDefault="00E21A8F" w:rsidP="00C242C6">
            <w:pPr>
              <w:rPr>
                <w:rFonts w:cs="Arial"/>
              </w:rPr>
            </w:pPr>
            <w:r>
              <w:rPr>
                <w:rFonts w:cs="Arial"/>
              </w:rPr>
              <w:t>Air Passenger program</w:t>
            </w:r>
          </w:p>
        </w:tc>
      </w:tr>
      <w:tr w:rsidR="002E116A" w:rsidRPr="00BF36E6" w:rsidTr="00311498">
        <w:tc>
          <w:tcPr>
            <w:tcW w:w="2050" w:type="dxa"/>
            <w:vAlign w:val="bottom"/>
          </w:tcPr>
          <w:p w:rsidR="002E116A" w:rsidRPr="00BF36E6" w:rsidRDefault="002E116A" w:rsidP="00C242C6">
            <w:pPr>
              <w:rPr>
                <w:rFonts w:cs="Arial"/>
              </w:rPr>
            </w:pPr>
            <w:r w:rsidRPr="00BF36E6">
              <w:rPr>
                <w:rFonts w:cs="Arial"/>
              </w:rPr>
              <w:t>HNL5SPGN.exe</w:t>
            </w:r>
          </w:p>
        </w:tc>
        <w:tc>
          <w:tcPr>
            <w:tcW w:w="5798" w:type="dxa"/>
          </w:tcPr>
          <w:p w:rsidR="002E116A" w:rsidRPr="00BF36E6" w:rsidRDefault="00F56C97" w:rsidP="00C242C6">
            <w:pPr>
              <w:rPr>
                <w:rFonts w:cs="Arial"/>
              </w:rPr>
            </w:pPr>
            <w:r>
              <w:rPr>
                <w:rFonts w:cs="Arial"/>
              </w:rPr>
              <w:t>Special generation program</w:t>
            </w:r>
          </w:p>
        </w:tc>
      </w:tr>
      <w:tr w:rsidR="002E116A" w:rsidRPr="00BF36E6" w:rsidTr="00311498">
        <w:tc>
          <w:tcPr>
            <w:tcW w:w="2050" w:type="dxa"/>
            <w:vAlign w:val="bottom"/>
          </w:tcPr>
          <w:p w:rsidR="002E116A" w:rsidRPr="00BF36E6" w:rsidRDefault="00E21A8F" w:rsidP="00C242C6">
            <w:pPr>
              <w:rPr>
                <w:rFonts w:cs="Arial"/>
              </w:rPr>
            </w:pPr>
            <w:r>
              <w:rPr>
                <w:rFonts w:cs="Arial"/>
              </w:rPr>
              <w:t>Ompo.jar</w:t>
            </w:r>
          </w:p>
        </w:tc>
        <w:tc>
          <w:tcPr>
            <w:tcW w:w="5798" w:type="dxa"/>
          </w:tcPr>
          <w:p w:rsidR="002E116A" w:rsidRPr="00BF36E6" w:rsidRDefault="00E21A8F" w:rsidP="00C242C6">
            <w:pPr>
              <w:rPr>
                <w:rFonts w:cs="Arial"/>
              </w:rPr>
            </w:pPr>
            <w:r>
              <w:t>Compiled code needed to run the tour-based models</w:t>
            </w:r>
          </w:p>
        </w:tc>
      </w:tr>
      <w:tr w:rsidR="002E116A" w:rsidRPr="00BF36E6" w:rsidTr="00311498">
        <w:tc>
          <w:tcPr>
            <w:tcW w:w="2050" w:type="dxa"/>
            <w:vAlign w:val="bottom"/>
          </w:tcPr>
          <w:p w:rsidR="002E116A" w:rsidRPr="00BF36E6" w:rsidRDefault="00E21A8F" w:rsidP="00C242C6">
            <w:pPr>
              <w:rPr>
                <w:rFonts w:cs="Arial"/>
              </w:rPr>
            </w:pPr>
            <w:r w:rsidRPr="00E21A8F">
              <w:rPr>
                <w:rFonts w:cs="Arial"/>
              </w:rPr>
              <w:t>runOmpoTbm.cmd</w:t>
            </w:r>
          </w:p>
        </w:tc>
        <w:tc>
          <w:tcPr>
            <w:tcW w:w="5798" w:type="dxa"/>
          </w:tcPr>
          <w:p w:rsidR="002E116A" w:rsidRPr="00BF36E6" w:rsidRDefault="00E21A8F" w:rsidP="00C242C6">
            <w:pPr>
              <w:rPr>
                <w:rFonts w:cs="Arial"/>
              </w:rPr>
            </w:pPr>
            <w:r>
              <w:t>List of MS-DOS instructions that control model flow</w:t>
            </w:r>
          </w:p>
        </w:tc>
      </w:tr>
    </w:tbl>
    <w:p w:rsidR="00D31F2B" w:rsidRDefault="00D31F2B" w:rsidP="00D31F2B">
      <w:bookmarkStart w:id="35" w:name="_Ref200953533"/>
    </w:p>
    <w:p w:rsidR="00D31F2B" w:rsidRDefault="00D31F2B" w:rsidP="00D31F2B">
      <w:pPr>
        <w:pStyle w:val="Caption"/>
        <w:rPr>
          <w:rFonts w:ascii="Arial" w:hAnsi="Arial" w:cs="Arial"/>
          <w:sz w:val="22"/>
          <w:szCs w:val="22"/>
        </w:rPr>
      </w:pPr>
      <w:bookmarkStart w:id="36" w:name="_Ref202337214"/>
      <w:bookmarkStart w:id="37" w:name="_Ref202337202"/>
      <w:bookmarkStart w:id="38" w:name="_Toc358794001"/>
      <w:r w:rsidRPr="00D31F2B">
        <w:rPr>
          <w:rFonts w:ascii="Arial" w:hAnsi="Arial" w:cs="Arial"/>
          <w:sz w:val="22"/>
          <w:szCs w:val="22"/>
        </w:rPr>
        <w:t xml:space="preserve">Table </w:t>
      </w:r>
      <w:r w:rsidR="0015799B" w:rsidRPr="00D31F2B">
        <w:rPr>
          <w:rFonts w:ascii="Arial" w:hAnsi="Arial" w:cs="Arial"/>
          <w:sz w:val="22"/>
          <w:szCs w:val="22"/>
        </w:rPr>
        <w:fldChar w:fldCharType="begin"/>
      </w:r>
      <w:r w:rsidRPr="00D31F2B">
        <w:rPr>
          <w:rFonts w:ascii="Arial" w:hAnsi="Arial" w:cs="Arial"/>
          <w:sz w:val="22"/>
          <w:szCs w:val="22"/>
        </w:rPr>
        <w:instrText xml:space="preserve"> SEQ Table \* ARABIC </w:instrText>
      </w:r>
      <w:r w:rsidR="0015799B" w:rsidRPr="00D31F2B">
        <w:rPr>
          <w:rFonts w:ascii="Arial" w:hAnsi="Arial" w:cs="Arial"/>
          <w:sz w:val="22"/>
          <w:szCs w:val="22"/>
        </w:rPr>
        <w:fldChar w:fldCharType="separate"/>
      </w:r>
      <w:r w:rsidR="001B67BC">
        <w:rPr>
          <w:rFonts w:ascii="Arial" w:hAnsi="Arial" w:cs="Arial"/>
          <w:noProof/>
          <w:sz w:val="22"/>
          <w:szCs w:val="22"/>
        </w:rPr>
        <w:t>4</w:t>
      </w:r>
      <w:r w:rsidR="0015799B" w:rsidRPr="00D31F2B">
        <w:rPr>
          <w:rFonts w:ascii="Arial" w:hAnsi="Arial" w:cs="Arial"/>
          <w:sz w:val="22"/>
          <w:szCs w:val="22"/>
        </w:rPr>
        <w:fldChar w:fldCharType="end"/>
      </w:r>
      <w:bookmarkEnd w:id="36"/>
      <w:r w:rsidRPr="00D31F2B">
        <w:rPr>
          <w:rFonts w:ascii="Arial" w:hAnsi="Arial" w:cs="Arial"/>
          <w:sz w:val="22"/>
          <w:szCs w:val="22"/>
        </w:rPr>
        <w:t>:  Network Inputs</w:t>
      </w:r>
      <w:bookmarkEnd w:id="37"/>
      <w:bookmarkEnd w:id="38"/>
    </w:p>
    <w:tbl>
      <w:tblPr>
        <w:tblW w:w="9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26"/>
        <w:gridCol w:w="6332"/>
      </w:tblGrid>
      <w:tr w:rsidR="003B49CF" w:rsidRPr="00D31F2B" w:rsidTr="000B40D4">
        <w:tc>
          <w:tcPr>
            <w:tcW w:w="3226" w:type="dxa"/>
          </w:tcPr>
          <w:p w:rsidR="003B49CF" w:rsidRPr="00BF36E6" w:rsidRDefault="003B49CF" w:rsidP="0090055A">
            <w:pPr>
              <w:rPr>
                <w:rFonts w:cs="Arial"/>
                <w:b/>
              </w:rPr>
            </w:pPr>
            <w:r>
              <w:rPr>
                <w:rFonts w:cs="Arial"/>
                <w:b/>
              </w:rPr>
              <w:t>File name</w:t>
            </w:r>
          </w:p>
        </w:tc>
        <w:tc>
          <w:tcPr>
            <w:tcW w:w="6332" w:type="dxa"/>
          </w:tcPr>
          <w:p w:rsidR="003B49CF" w:rsidRPr="00BF36E6" w:rsidRDefault="003B49CF" w:rsidP="0090055A">
            <w:pPr>
              <w:rPr>
                <w:rFonts w:cs="Arial"/>
                <w:b/>
              </w:rPr>
            </w:pPr>
            <w:r w:rsidRPr="00BF36E6">
              <w:rPr>
                <w:rFonts w:cs="Arial"/>
                <w:b/>
              </w:rPr>
              <w:t>Description</w:t>
            </w:r>
          </w:p>
        </w:tc>
      </w:tr>
      <w:tr w:rsidR="003B49CF" w:rsidRPr="00D31F2B" w:rsidTr="000B40D4">
        <w:tc>
          <w:tcPr>
            <w:tcW w:w="3226" w:type="dxa"/>
            <w:vAlign w:val="bottom"/>
          </w:tcPr>
          <w:p w:rsidR="003B49CF" w:rsidRPr="00D31F2B" w:rsidRDefault="003B49CF" w:rsidP="00C242C6">
            <w:pPr>
              <w:spacing w:line="240" w:lineRule="auto"/>
            </w:pPr>
            <w:smartTag w:uri="urn:schemas-microsoft-com:office:smarttags" w:element="place">
              <w:r w:rsidRPr="00D31F2B">
                <w:t>Oahu</w:t>
              </w:r>
            </w:smartTag>
            <w:r w:rsidRPr="00D31F2B">
              <w:t xml:space="preserve"> Network 102907.dbd</w:t>
            </w:r>
          </w:p>
        </w:tc>
        <w:tc>
          <w:tcPr>
            <w:tcW w:w="6332" w:type="dxa"/>
          </w:tcPr>
          <w:p w:rsidR="003B49CF" w:rsidRPr="00D31F2B" w:rsidRDefault="003B49CF" w:rsidP="00C242C6">
            <w:pPr>
              <w:spacing w:line="240" w:lineRule="auto"/>
            </w:pPr>
            <w:r w:rsidRPr="00D31F2B">
              <w:t>Master line layer, this data base file contains projects from all the planning horizon years including the base year.</w:t>
            </w:r>
          </w:p>
        </w:tc>
      </w:tr>
      <w:tr w:rsidR="003B49CF" w:rsidRPr="00D31F2B" w:rsidTr="000B40D4">
        <w:tc>
          <w:tcPr>
            <w:tcW w:w="3226" w:type="dxa"/>
            <w:vAlign w:val="bottom"/>
          </w:tcPr>
          <w:p w:rsidR="003B49CF" w:rsidRPr="00D31F2B" w:rsidRDefault="003B49CF" w:rsidP="00C242C6">
            <w:pPr>
              <w:spacing w:line="240" w:lineRule="auto"/>
            </w:pPr>
            <w:smartTag w:uri="urn:schemas-microsoft-com:office:smarttags" w:element="Street">
              <w:smartTag w:uri="urn:schemas-microsoft-com:office:smarttags" w:element="address">
                <w:r w:rsidRPr="00D31F2B">
                  <w:t>Oahu Route</w:t>
                </w:r>
              </w:smartTag>
            </w:smartTag>
            <w:r w:rsidRPr="00D31F2B">
              <w:t xml:space="preserve"> System </w:t>
            </w:r>
            <w:r w:rsidRPr="00D31F2B">
              <w:lastRenderedPageBreak/>
              <w:t>102907S.dbd</w:t>
            </w:r>
          </w:p>
        </w:tc>
        <w:tc>
          <w:tcPr>
            <w:tcW w:w="6332" w:type="dxa"/>
          </w:tcPr>
          <w:p w:rsidR="003B49CF" w:rsidRPr="00D31F2B" w:rsidRDefault="003B49CF" w:rsidP="00C242C6">
            <w:pPr>
              <w:spacing w:line="240" w:lineRule="auto"/>
            </w:pPr>
            <w:r w:rsidRPr="00D31F2B">
              <w:lastRenderedPageBreak/>
              <w:t>Stop layer for the master route system.</w:t>
            </w:r>
          </w:p>
        </w:tc>
      </w:tr>
      <w:tr w:rsidR="003B49CF" w:rsidRPr="00D31F2B" w:rsidTr="000B40D4">
        <w:tc>
          <w:tcPr>
            <w:tcW w:w="3226" w:type="dxa"/>
            <w:vAlign w:val="bottom"/>
          </w:tcPr>
          <w:p w:rsidR="003B49CF" w:rsidRPr="00D31F2B" w:rsidRDefault="003B49CF" w:rsidP="00C242C6">
            <w:pPr>
              <w:spacing w:line="240" w:lineRule="auto"/>
            </w:pPr>
            <w:smartTag w:uri="urn:schemas-microsoft-com:office:smarttags" w:element="Street">
              <w:smartTag w:uri="urn:schemas-microsoft-com:office:smarttags" w:element="address">
                <w:r w:rsidRPr="00D31F2B">
                  <w:lastRenderedPageBreak/>
                  <w:t>Oahu Route</w:t>
                </w:r>
              </w:smartTag>
            </w:smartTag>
            <w:r w:rsidRPr="00D31F2B">
              <w:t xml:space="preserve"> System 102907.rts</w:t>
            </w:r>
          </w:p>
        </w:tc>
        <w:tc>
          <w:tcPr>
            <w:tcW w:w="6332" w:type="dxa"/>
          </w:tcPr>
          <w:p w:rsidR="003B49CF" w:rsidRPr="00D31F2B" w:rsidRDefault="003B49CF" w:rsidP="00C242C6">
            <w:pPr>
              <w:spacing w:line="240" w:lineRule="auto"/>
            </w:pPr>
            <w:r w:rsidRPr="00D31F2B">
              <w:t>Master route system, this route system file contains transit projects from all the planning horizon years including the base year.</w:t>
            </w:r>
          </w:p>
        </w:tc>
      </w:tr>
    </w:tbl>
    <w:p w:rsidR="00E37DF9" w:rsidRDefault="00E37DF9" w:rsidP="00D8515F">
      <w:pPr>
        <w:pStyle w:val="Caption"/>
      </w:pPr>
      <w:bookmarkStart w:id="39" w:name="_Ref204486166"/>
    </w:p>
    <w:p w:rsidR="007A7441" w:rsidRPr="004A5163" w:rsidRDefault="007A7441" w:rsidP="00D8515F">
      <w:pPr>
        <w:pStyle w:val="Caption"/>
      </w:pPr>
      <w:bookmarkStart w:id="40" w:name="_Ref204486701"/>
      <w:bookmarkStart w:id="41" w:name="_Toc358794002"/>
      <w:r w:rsidRPr="004A5163">
        <w:t xml:space="preserve">Table </w:t>
      </w:r>
      <w:r w:rsidR="0015799B" w:rsidRPr="004A5163">
        <w:fldChar w:fldCharType="begin"/>
      </w:r>
      <w:r w:rsidRPr="004A5163">
        <w:instrText xml:space="preserve"> SEQ Table \* ARABIC </w:instrText>
      </w:r>
      <w:r w:rsidR="0015799B" w:rsidRPr="004A5163">
        <w:fldChar w:fldCharType="separate"/>
      </w:r>
      <w:r w:rsidR="001B67BC">
        <w:rPr>
          <w:noProof/>
        </w:rPr>
        <w:t>5</w:t>
      </w:r>
      <w:r w:rsidR="0015799B" w:rsidRPr="004A5163">
        <w:fldChar w:fldCharType="end"/>
      </w:r>
      <w:bookmarkEnd w:id="39"/>
      <w:bookmarkEnd w:id="40"/>
      <w:r w:rsidRPr="004A5163">
        <w:t xml:space="preserve">:  </w:t>
      </w:r>
      <w:r w:rsidRPr="00D8515F">
        <w:t>GISD-K Files</w:t>
      </w:r>
      <w:bookmarkEnd w:id="41"/>
    </w:p>
    <w:tbl>
      <w:tblPr>
        <w:tblW w:w="9652"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3053"/>
        <w:gridCol w:w="6599"/>
      </w:tblGrid>
      <w:tr w:rsidR="007A7441" w:rsidRPr="00BF36E6">
        <w:trPr>
          <w:trHeight w:val="300"/>
        </w:trPr>
        <w:tc>
          <w:tcPr>
            <w:tcW w:w="3053" w:type="dxa"/>
            <w:shd w:val="clear" w:color="auto" w:fill="auto"/>
            <w:noWrap/>
            <w:vAlign w:val="bottom"/>
          </w:tcPr>
          <w:p w:rsidR="007A7441" w:rsidRPr="00453297" w:rsidRDefault="007A7441" w:rsidP="00453297">
            <w:pPr>
              <w:rPr>
                <w:b/>
              </w:rPr>
            </w:pPr>
            <w:bookmarkStart w:id="42" w:name="_Ref201026629"/>
            <w:r w:rsidRPr="00453297">
              <w:rPr>
                <w:b/>
              </w:rPr>
              <w:t>Resource file</w:t>
            </w:r>
          </w:p>
        </w:tc>
        <w:tc>
          <w:tcPr>
            <w:tcW w:w="6599" w:type="dxa"/>
            <w:shd w:val="clear" w:color="auto" w:fill="auto"/>
            <w:noWrap/>
            <w:vAlign w:val="bottom"/>
          </w:tcPr>
          <w:p w:rsidR="007A7441" w:rsidRPr="00453297" w:rsidRDefault="007A7441" w:rsidP="00453297">
            <w:pPr>
              <w:rPr>
                <w:b/>
              </w:rPr>
            </w:pPr>
            <w:r w:rsidRPr="00453297">
              <w:rPr>
                <w:b/>
              </w:rPr>
              <w:t>Description</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OMPOGUI.rsc                </w:t>
            </w:r>
          </w:p>
        </w:tc>
        <w:tc>
          <w:tcPr>
            <w:tcW w:w="6599" w:type="dxa"/>
            <w:shd w:val="clear" w:color="auto" w:fill="auto"/>
            <w:noWrap/>
            <w:vAlign w:val="bottom"/>
          </w:tcPr>
          <w:p w:rsidR="007A7441" w:rsidRPr="00BF36E6" w:rsidRDefault="007A7441" w:rsidP="00C242C6">
            <w:pPr>
              <w:spacing w:line="240" w:lineRule="auto"/>
            </w:pPr>
            <w:r w:rsidRPr="00BF36E6">
              <w:t>Opens up the graphical user interface and connects to the main macro.</w:t>
            </w:r>
          </w:p>
        </w:tc>
      </w:tr>
      <w:tr w:rsidR="007A7441" w:rsidRPr="00BF36E6">
        <w:trPr>
          <w:trHeight w:val="300"/>
        </w:trPr>
        <w:tc>
          <w:tcPr>
            <w:tcW w:w="3053" w:type="dxa"/>
            <w:shd w:val="clear" w:color="auto" w:fill="auto"/>
            <w:noWrap/>
            <w:vAlign w:val="bottom"/>
          </w:tcPr>
          <w:p w:rsidR="007A7441" w:rsidRPr="00BF36E6" w:rsidRDefault="005056CA" w:rsidP="00C242C6">
            <w:pPr>
              <w:spacing w:line="240" w:lineRule="auto"/>
            </w:pPr>
            <w:r>
              <w:t>OMPO6</w:t>
            </w:r>
            <w:r w:rsidR="007A7441" w:rsidRPr="00BF36E6">
              <w:t xml:space="preserve">.rsc                  </w:t>
            </w:r>
          </w:p>
        </w:tc>
        <w:tc>
          <w:tcPr>
            <w:tcW w:w="6599" w:type="dxa"/>
            <w:shd w:val="clear" w:color="auto" w:fill="auto"/>
            <w:noWrap/>
            <w:vAlign w:val="bottom"/>
          </w:tcPr>
          <w:p w:rsidR="007A7441" w:rsidRPr="00BF36E6" w:rsidRDefault="007A7441" w:rsidP="00C242C6">
            <w:pPr>
              <w:spacing w:line="240" w:lineRule="auto"/>
            </w:pPr>
            <w:r w:rsidRPr="00BF36E6">
              <w:t>Main macro used to run the entire model.</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tazmanager.rsc             </w:t>
            </w:r>
          </w:p>
        </w:tc>
        <w:tc>
          <w:tcPr>
            <w:tcW w:w="6599" w:type="dxa"/>
            <w:shd w:val="clear" w:color="auto" w:fill="auto"/>
            <w:noWrap/>
            <w:vAlign w:val="bottom"/>
          </w:tcPr>
          <w:p w:rsidR="007A7441" w:rsidRPr="00BF36E6" w:rsidRDefault="007A7441" w:rsidP="00C242C6">
            <w:pPr>
              <w:spacing w:line="240" w:lineRule="auto"/>
            </w:pPr>
            <w:r w:rsidRPr="00BF36E6">
              <w:t>Create the TAZ layer for a given scenario year.</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NetworkManager.rsc         </w:t>
            </w:r>
          </w:p>
        </w:tc>
        <w:tc>
          <w:tcPr>
            <w:tcW w:w="6599" w:type="dxa"/>
            <w:shd w:val="clear" w:color="auto" w:fill="auto"/>
            <w:noWrap/>
            <w:vAlign w:val="bottom"/>
          </w:tcPr>
          <w:p w:rsidR="007A7441" w:rsidRPr="00BF36E6" w:rsidRDefault="007A7441" w:rsidP="00C242C6">
            <w:pPr>
              <w:spacing w:line="240" w:lineRule="auto"/>
            </w:pPr>
            <w:r w:rsidRPr="00BF36E6">
              <w:t>Create the highway and transit line layer for a given scenario year.</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UpdateLineLayer.rsc        </w:t>
            </w:r>
          </w:p>
        </w:tc>
        <w:tc>
          <w:tcPr>
            <w:tcW w:w="6599" w:type="dxa"/>
            <w:shd w:val="clear" w:color="auto" w:fill="auto"/>
            <w:noWrap/>
            <w:vAlign w:val="bottom"/>
          </w:tcPr>
          <w:p w:rsidR="007A7441" w:rsidRPr="00BF36E6" w:rsidRDefault="007A7441" w:rsidP="00C242C6">
            <w:pPr>
              <w:spacing w:line="240" w:lineRule="auto"/>
            </w:pPr>
            <w:r w:rsidRPr="00BF36E6">
              <w:t>Update the line layer with lookup table fields.</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CreateHighwayNetwork.rsc   </w:t>
            </w:r>
          </w:p>
        </w:tc>
        <w:tc>
          <w:tcPr>
            <w:tcW w:w="6599" w:type="dxa"/>
            <w:shd w:val="clear" w:color="auto" w:fill="auto"/>
            <w:noWrap/>
            <w:vAlign w:val="bottom"/>
          </w:tcPr>
          <w:p w:rsidR="007A7441" w:rsidRPr="00BF36E6" w:rsidRDefault="007A7441" w:rsidP="00C242C6">
            <w:pPr>
              <w:spacing w:line="240" w:lineRule="auto"/>
            </w:pPr>
            <w:r w:rsidRPr="00BF36E6">
              <w:t>Create the highway network for a given scenario year.</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TransitAccessLinks.rsc     </w:t>
            </w:r>
          </w:p>
        </w:tc>
        <w:tc>
          <w:tcPr>
            <w:tcW w:w="6599" w:type="dxa"/>
            <w:shd w:val="clear" w:color="auto" w:fill="auto"/>
            <w:noWrap/>
            <w:vAlign w:val="bottom"/>
          </w:tcPr>
          <w:p w:rsidR="007A7441" w:rsidRPr="00BF36E6" w:rsidRDefault="007A7441" w:rsidP="00C242C6">
            <w:pPr>
              <w:spacing w:line="240" w:lineRule="auto"/>
            </w:pPr>
            <w:r w:rsidRPr="00BF36E6">
              <w:t>Create transit access links in the scenario line layer.</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HighwaySkim.rsc            </w:t>
            </w:r>
          </w:p>
        </w:tc>
        <w:tc>
          <w:tcPr>
            <w:tcW w:w="6599" w:type="dxa"/>
            <w:shd w:val="clear" w:color="auto" w:fill="auto"/>
            <w:noWrap/>
            <w:vAlign w:val="bottom"/>
          </w:tcPr>
          <w:p w:rsidR="007A7441" w:rsidRPr="00BF36E6" w:rsidRDefault="00AF0132" w:rsidP="00C242C6">
            <w:pPr>
              <w:spacing w:line="240" w:lineRule="auto"/>
            </w:pPr>
            <w:proofErr w:type="spellStart"/>
            <w:r>
              <w:t>TransCAD</w:t>
            </w:r>
            <w:proofErr w:type="spellEnd"/>
            <w:r w:rsidR="007A7441" w:rsidRPr="00BF36E6">
              <w:t xml:space="preserve"> Macro used to generate highway skims.</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TransitSkim.rsc            </w:t>
            </w:r>
          </w:p>
        </w:tc>
        <w:tc>
          <w:tcPr>
            <w:tcW w:w="6599" w:type="dxa"/>
            <w:shd w:val="clear" w:color="auto" w:fill="auto"/>
            <w:noWrap/>
            <w:vAlign w:val="bottom"/>
          </w:tcPr>
          <w:p w:rsidR="007A7441" w:rsidRPr="00BF36E6" w:rsidRDefault="00AF0132" w:rsidP="00C242C6">
            <w:pPr>
              <w:spacing w:line="240" w:lineRule="auto"/>
            </w:pPr>
            <w:proofErr w:type="spellStart"/>
            <w:r>
              <w:t>TransCAD</w:t>
            </w:r>
            <w:proofErr w:type="spellEnd"/>
            <w:r w:rsidR="007A7441" w:rsidRPr="00BF36E6">
              <w:t xml:space="preserve"> Macro used to generate transit skims.</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CalculateAutoImportance.rsc</w:t>
            </w:r>
          </w:p>
        </w:tc>
        <w:tc>
          <w:tcPr>
            <w:tcW w:w="6599" w:type="dxa"/>
            <w:shd w:val="clear" w:color="auto" w:fill="auto"/>
            <w:noWrap/>
            <w:vAlign w:val="bottom"/>
          </w:tcPr>
          <w:p w:rsidR="007A7441" w:rsidRPr="00BF36E6" w:rsidRDefault="007A7441" w:rsidP="00C242C6">
            <w:pPr>
              <w:spacing w:line="240" w:lineRule="auto"/>
            </w:pPr>
            <w:r w:rsidRPr="00BF36E6">
              <w:t>Calculate the auto importance matrix which is used for the auto ownership model.</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TODFactor.rsc              </w:t>
            </w:r>
          </w:p>
        </w:tc>
        <w:tc>
          <w:tcPr>
            <w:tcW w:w="6599" w:type="dxa"/>
            <w:shd w:val="clear" w:color="auto" w:fill="auto"/>
            <w:noWrap/>
            <w:vAlign w:val="bottom"/>
          </w:tcPr>
          <w:p w:rsidR="007A7441" w:rsidRPr="00BF36E6" w:rsidRDefault="00AF0132" w:rsidP="00C242C6">
            <w:pPr>
              <w:spacing w:line="240" w:lineRule="auto"/>
            </w:pPr>
            <w:proofErr w:type="spellStart"/>
            <w:r>
              <w:t>TransCAD</w:t>
            </w:r>
            <w:proofErr w:type="spellEnd"/>
            <w:r w:rsidR="007A7441" w:rsidRPr="00BF36E6">
              <w:t xml:space="preserve"> Macro used to factor trip tables.</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highwayAssign.rsc          </w:t>
            </w:r>
          </w:p>
        </w:tc>
        <w:tc>
          <w:tcPr>
            <w:tcW w:w="6599" w:type="dxa"/>
            <w:shd w:val="clear" w:color="auto" w:fill="auto"/>
            <w:noWrap/>
            <w:vAlign w:val="bottom"/>
          </w:tcPr>
          <w:p w:rsidR="007A7441" w:rsidRPr="00BF36E6" w:rsidRDefault="007A7441" w:rsidP="00C242C6">
            <w:pPr>
              <w:spacing w:line="240" w:lineRule="auto"/>
            </w:pPr>
            <w:r w:rsidRPr="00BF36E6">
              <w:t xml:space="preserve">This macro assigns </w:t>
            </w:r>
            <w:r>
              <w:t>highway</w:t>
            </w:r>
            <w:r w:rsidRPr="00BF36E6">
              <w:t xml:space="preserve"> trip tables to </w:t>
            </w:r>
            <w:r>
              <w:t>highway</w:t>
            </w:r>
            <w:r w:rsidRPr="00BF36E6">
              <w:t xml:space="preserve"> networks.</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TransitAssignment.rsc      </w:t>
            </w:r>
          </w:p>
        </w:tc>
        <w:tc>
          <w:tcPr>
            <w:tcW w:w="6599" w:type="dxa"/>
            <w:shd w:val="clear" w:color="auto" w:fill="auto"/>
            <w:noWrap/>
            <w:vAlign w:val="bottom"/>
          </w:tcPr>
          <w:p w:rsidR="007A7441" w:rsidRPr="00BF36E6" w:rsidRDefault="007A7441" w:rsidP="00C242C6">
            <w:pPr>
              <w:spacing w:line="240" w:lineRule="auto"/>
            </w:pPr>
            <w:r w:rsidRPr="00BF36E6">
              <w:t xml:space="preserve">This macro assigns </w:t>
            </w:r>
            <w:r>
              <w:t>transit</w:t>
            </w:r>
            <w:r w:rsidRPr="00BF36E6">
              <w:t xml:space="preserve"> trip tables to </w:t>
            </w:r>
            <w:r>
              <w:t>transit</w:t>
            </w:r>
            <w:r w:rsidRPr="00BF36E6">
              <w:t xml:space="preserve"> networks.</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pPr>
            <w:r w:rsidRPr="00BF36E6">
              <w:t xml:space="preserve">CalculateEJ.rsc            </w:t>
            </w:r>
          </w:p>
        </w:tc>
        <w:tc>
          <w:tcPr>
            <w:tcW w:w="6599" w:type="dxa"/>
            <w:shd w:val="clear" w:color="auto" w:fill="auto"/>
            <w:noWrap/>
            <w:vAlign w:val="bottom"/>
          </w:tcPr>
          <w:p w:rsidR="007A7441" w:rsidRPr="00BF36E6" w:rsidRDefault="007A7441" w:rsidP="00C242C6">
            <w:pPr>
              <w:spacing w:line="240" w:lineRule="auto"/>
            </w:pPr>
            <w:r w:rsidRPr="00BF36E6">
              <w:t>This macro will perform environmental justice calculations.</w:t>
            </w:r>
          </w:p>
        </w:tc>
      </w:tr>
      <w:tr w:rsidR="00AF0132" w:rsidRPr="00BF36E6">
        <w:trPr>
          <w:trHeight w:val="300"/>
        </w:trPr>
        <w:tc>
          <w:tcPr>
            <w:tcW w:w="3053" w:type="dxa"/>
            <w:shd w:val="clear" w:color="auto" w:fill="auto"/>
            <w:noWrap/>
            <w:vAlign w:val="bottom"/>
          </w:tcPr>
          <w:p w:rsidR="00AF0132" w:rsidRPr="00F76404" w:rsidRDefault="00BC2E3F" w:rsidP="00C242C6">
            <w:pPr>
              <w:spacing w:line="240" w:lineRule="auto"/>
              <w:rPr>
                <w:i/>
              </w:rPr>
            </w:pPr>
            <w:r w:rsidRPr="00F76404">
              <w:rPr>
                <w:i/>
              </w:rPr>
              <w:t>tripdist.rsc</w:t>
            </w:r>
          </w:p>
        </w:tc>
        <w:tc>
          <w:tcPr>
            <w:tcW w:w="6599" w:type="dxa"/>
            <w:shd w:val="clear" w:color="auto" w:fill="auto"/>
            <w:noWrap/>
            <w:vAlign w:val="bottom"/>
          </w:tcPr>
          <w:p w:rsidR="00AF0132" w:rsidRPr="00F76404" w:rsidRDefault="00AF0132" w:rsidP="00C242C6">
            <w:pPr>
              <w:spacing w:line="240" w:lineRule="auto"/>
            </w:pPr>
            <w:r w:rsidRPr="00F76404">
              <w:t xml:space="preserve">This macro runs </w:t>
            </w:r>
            <w:r w:rsidR="00BC2E3F" w:rsidRPr="00F76404">
              <w:t xml:space="preserve">a gravity model for </w:t>
            </w:r>
            <w:r w:rsidRPr="00F76404">
              <w:t xml:space="preserve">commercial vehicle </w:t>
            </w:r>
            <w:r w:rsidR="00BC2E3F" w:rsidRPr="00F76404">
              <w:t xml:space="preserve">trip </w:t>
            </w:r>
            <w:r w:rsidRPr="00F76404">
              <w:t xml:space="preserve">distribution.  </w:t>
            </w:r>
          </w:p>
        </w:tc>
      </w:tr>
      <w:tr w:rsidR="00BC2E3F" w:rsidRPr="00BF36E6">
        <w:trPr>
          <w:trHeight w:val="300"/>
        </w:trPr>
        <w:tc>
          <w:tcPr>
            <w:tcW w:w="3053" w:type="dxa"/>
            <w:shd w:val="clear" w:color="auto" w:fill="auto"/>
            <w:noWrap/>
            <w:vAlign w:val="bottom"/>
          </w:tcPr>
          <w:p w:rsidR="00BC2E3F" w:rsidDel="00BC2E3F" w:rsidRDefault="00BC2E3F" w:rsidP="00C242C6">
            <w:pPr>
              <w:spacing w:line="240" w:lineRule="auto"/>
              <w:rPr>
                <w:i/>
              </w:rPr>
            </w:pPr>
            <w:r>
              <w:rPr>
                <w:i/>
              </w:rPr>
              <w:t>convertFFAtoCSV.rsc</w:t>
            </w:r>
          </w:p>
        </w:tc>
        <w:tc>
          <w:tcPr>
            <w:tcW w:w="6599" w:type="dxa"/>
            <w:shd w:val="clear" w:color="auto" w:fill="auto"/>
            <w:noWrap/>
            <w:vAlign w:val="bottom"/>
          </w:tcPr>
          <w:p w:rsidR="00BC2E3F" w:rsidRDefault="00BC2E3F" w:rsidP="00C242C6">
            <w:pPr>
              <w:spacing w:line="240" w:lineRule="auto"/>
            </w:pPr>
            <w:r>
              <w:t xml:space="preserve">Converts fixed-format ASCII to </w:t>
            </w:r>
            <w:r w:rsidRPr="00BF36E6">
              <w:t>comma separated value format</w:t>
            </w:r>
            <w:r>
              <w:t>.</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ConvertMatricesToBinary.rsc</w:t>
            </w:r>
          </w:p>
        </w:tc>
        <w:tc>
          <w:tcPr>
            <w:tcW w:w="6599" w:type="dxa"/>
            <w:shd w:val="clear" w:color="auto" w:fill="auto"/>
            <w:noWrap/>
            <w:vAlign w:val="bottom"/>
          </w:tcPr>
          <w:p w:rsidR="007A7441" w:rsidRPr="00BF36E6" w:rsidRDefault="007A7441" w:rsidP="00C242C6">
            <w:pPr>
              <w:spacing w:line="240" w:lineRule="auto"/>
            </w:pPr>
            <w:r w:rsidRPr="00BF36E6">
              <w:t>Converts matrix files to bin format.</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ConvertMatricesToCSV.rsc   </w:t>
            </w:r>
          </w:p>
        </w:tc>
        <w:tc>
          <w:tcPr>
            <w:tcW w:w="6599" w:type="dxa"/>
            <w:shd w:val="clear" w:color="auto" w:fill="auto"/>
            <w:noWrap/>
            <w:vAlign w:val="bottom"/>
          </w:tcPr>
          <w:p w:rsidR="007A7441" w:rsidRPr="00BF36E6" w:rsidRDefault="007A7441" w:rsidP="00C242C6">
            <w:pPr>
              <w:spacing w:line="240" w:lineRule="auto"/>
            </w:pPr>
            <w:r w:rsidRPr="00BF36E6">
              <w:t>Convert matrix files to comma separated value format.</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ConvertBinaryToMtx.rsc     </w:t>
            </w:r>
          </w:p>
        </w:tc>
        <w:tc>
          <w:tcPr>
            <w:tcW w:w="6599" w:type="dxa"/>
            <w:shd w:val="clear" w:color="auto" w:fill="auto"/>
            <w:noWrap/>
            <w:vAlign w:val="bottom"/>
          </w:tcPr>
          <w:p w:rsidR="007A7441" w:rsidRPr="00BF36E6" w:rsidRDefault="007A7441" w:rsidP="00C242C6">
            <w:pPr>
              <w:spacing w:line="240" w:lineRule="auto"/>
            </w:pPr>
            <w:r w:rsidRPr="00BF36E6">
              <w:t>Converts bin files to matrix file.</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CopyFiles.rsc              </w:t>
            </w:r>
          </w:p>
        </w:tc>
        <w:tc>
          <w:tcPr>
            <w:tcW w:w="6599" w:type="dxa"/>
            <w:shd w:val="clear" w:color="auto" w:fill="auto"/>
            <w:noWrap/>
            <w:vAlign w:val="bottom"/>
          </w:tcPr>
          <w:p w:rsidR="007A7441" w:rsidRPr="00BF36E6" w:rsidRDefault="007A7441" w:rsidP="00C242C6">
            <w:pPr>
              <w:spacing w:line="240" w:lineRule="auto"/>
            </w:pPr>
            <w:r w:rsidRPr="00BF36E6">
              <w:t>Copies all files from one directory to another.</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CloseAll.rsc               </w:t>
            </w:r>
          </w:p>
        </w:tc>
        <w:tc>
          <w:tcPr>
            <w:tcW w:w="6599" w:type="dxa"/>
            <w:shd w:val="clear" w:color="auto" w:fill="auto"/>
            <w:noWrap/>
            <w:vAlign w:val="bottom"/>
          </w:tcPr>
          <w:p w:rsidR="007A7441" w:rsidRPr="00BF36E6" w:rsidRDefault="007A7441" w:rsidP="00C242C6">
            <w:pPr>
              <w:spacing w:line="240" w:lineRule="auto"/>
            </w:pPr>
            <w:r w:rsidRPr="00BF36E6">
              <w:t>A utility macro that will close all open map windows.</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RecodeValues.rsc           </w:t>
            </w:r>
          </w:p>
        </w:tc>
        <w:tc>
          <w:tcPr>
            <w:tcW w:w="6599" w:type="dxa"/>
            <w:shd w:val="clear" w:color="auto" w:fill="auto"/>
            <w:noWrap/>
            <w:vAlign w:val="bottom"/>
          </w:tcPr>
          <w:p w:rsidR="007A7441" w:rsidRPr="00BF36E6" w:rsidRDefault="007A7441" w:rsidP="00C242C6">
            <w:pPr>
              <w:spacing w:line="240" w:lineRule="auto"/>
            </w:pPr>
            <w:r w:rsidRPr="00BF36E6">
              <w:t>Recodes null values in line layer to 0.</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TripDistReport.rsc         </w:t>
            </w:r>
          </w:p>
        </w:tc>
        <w:tc>
          <w:tcPr>
            <w:tcW w:w="6599" w:type="dxa"/>
            <w:shd w:val="clear" w:color="auto" w:fill="auto"/>
            <w:noWrap/>
            <w:vAlign w:val="bottom"/>
          </w:tcPr>
          <w:p w:rsidR="007A7441" w:rsidRPr="00BF36E6" w:rsidRDefault="007A7441" w:rsidP="00C242C6">
            <w:pPr>
              <w:spacing w:line="240" w:lineRule="auto"/>
            </w:pPr>
            <w:r w:rsidRPr="00BF36E6">
              <w:t>This macro performs trip length frequency distributions and district summaries on trip tables output from trip distribution.</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CollapseMatrices.rsc       </w:t>
            </w:r>
          </w:p>
        </w:tc>
        <w:tc>
          <w:tcPr>
            <w:tcW w:w="6599" w:type="dxa"/>
            <w:shd w:val="clear" w:color="auto" w:fill="auto"/>
            <w:noWrap/>
            <w:vAlign w:val="bottom"/>
          </w:tcPr>
          <w:p w:rsidR="007A7441" w:rsidRPr="00BF36E6" w:rsidRDefault="007A7441" w:rsidP="00C242C6">
            <w:pPr>
              <w:spacing w:line="240" w:lineRule="auto"/>
            </w:pPr>
            <w:r w:rsidRPr="00BF36E6">
              <w:t>This macro collapses trip tables in multiple files according to an array.</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CheckConvergence.rsc       </w:t>
            </w:r>
          </w:p>
        </w:tc>
        <w:tc>
          <w:tcPr>
            <w:tcW w:w="6599" w:type="dxa"/>
            <w:shd w:val="clear" w:color="auto" w:fill="auto"/>
            <w:noWrap/>
            <w:vAlign w:val="bottom"/>
          </w:tcPr>
          <w:p w:rsidR="007A7441" w:rsidRPr="00BF36E6" w:rsidRDefault="007A7441" w:rsidP="00C242C6">
            <w:pPr>
              <w:spacing w:line="240" w:lineRule="auto"/>
            </w:pPr>
            <w:r w:rsidRPr="00BF36E6">
              <w:t>Compares two matrices and performs and returns RMSE.</w:t>
            </w:r>
          </w:p>
        </w:tc>
      </w:tr>
      <w:tr w:rsidR="007A7441" w:rsidRPr="00BF36E6">
        <w:trPr>
          <w:trHeight w:val="300"/>
        </w:trPr>
        <w:tc>
          <w:tcPr>
            <w:tcW w:w="3053" w:type="dxa"/>
            <w:shd w:val="clear" w:color="auto" w:fill="auto"/>
            <w:noWrap/>
            <w:vAlign w:val="bottom"/>
          </w:tcPr>
          <w:p w:rsidR="007A7441" w:rsidRPr="00BF36E6" w:rsidRDefault="007A7441" w:rsidP="00C242C6">
            <w:pPr>
              <w:spacing w:line="240" w:lineRule="auto"/>
              <w:rPr>
                <w:i/>
              </w:rPr>
            </w:pPr>
            <w:r w:rsidRPr="00BF36E6">
              <w:rPr>
                <w:i/>
              </w:rPr>
              <w:t xml:space="preserve">AppendAssign.rsc           </w:t>
            </w:r>
          </w:p>
        </w:tc>
        <w:tc>
          <w:tcPr>
            <w:tcW w:w="6599" w:type="dxa"/>
            <w:shd w:val="clear" w:color="auto" w:fill="auto"/>
            <w:noWrap/>
            <w:vAlign w:val="bottom"/>
          </w:tcPr>
          <w:p w:rsidR="007A7441" w:rsidRPr="00BF36E6" w:rsidRDefault="007A7441" w:rsidP="00C242C6">
            <w:pPr>
              <w:spacing w:line="240" w:lineRule="auto"/>
            </w:pPr>
            <w:r w:rsidRPr="00BF36E6">
              <w:t xml:space="preserve">Append highway assignment results from AM 2 Hour, AM 4 Hour, Off-peak, and PM 4 Hour to line layer. </w:t>
            </w:r>
          </w:p>
        </w:tc>
      </w:tr>
    </w:tbl>
    <w:bookmarkEnd w:id="35"/>
    <w:bookmarkEnd w:id="42"/>
    <w:p w:rsidR="001A2C7C" w:rsidRPr="00F56C97" w:rsidRDefault="00F56C97" w:rsidP="001A2C7C">
      <w:pPr>
        <w:rPr>
          <w:rFonts w:cs="Arial"/>
          <w:sz w:val="20"/>
          <w:szCs w:val="20"/>
        </w:rPr>
      </w:pPr>
      <w:r w:rsidRPr="00F56C97">
        <w:rPr>
          <w:rFonts w:cs="Arial"/>
          <w:sz w:val="20"/>
          <w:szCs w:val="20"/>
        </w:rPr>
        <w:t xml:space="preserve">Note:  </w:t>
      </w:r>
      <w:r w:rsidRPr="00F56C97">
        <w:rPr>
          <w:rFonts w:cs="Arial"/>
          <w:i/>
          <w:sz w:val="20"/>
          <w:szCs w:val="20"/>
        </w:rPr>
        <w:t>Italics</w:t>
      </w:r>
      <w:r w:rsidRPr="00F56C97">
        <w:rPr>
          <w:rFonts w:cs="Arial"/>
          <w:sz w:val="20"/>
          <w:szCs w:val="20"/>
        </w:rPr>
        <w:t xml:space="preserve"> refer to utility macros.</w:t>
      </w:r>
    </w:p>
    <w:p w:rsidR="008906EE" w:rsidRDefault="008906EE" w:rsidP="006036C0">
      <w:pPr>
        <w:pStyle w:val="Caption"/>
        <w:keepNext/>
        <w:rPr>
          <w:rFonts w:ascii="Arial" w:hAnsi="Arial" w:cs="Arial"/>
          <w:sz w:val="22"/>
          <w:szCs w:val="22"/>
        </w:rPr>
      </w:pPr>
      <w:bookmarkStart w:id="43" w:name="_Ref200953544"/>
    </w:p>
    <w:p w:rsidR="002E116A" w:rsidRPr="00F56C97" w:rsidRDefault="006036C0" w:rsidP="006036C0">
      <w:pPr>
        <w:pStyle w:val="Caption"/>
        <w:keepNext/>
        <w:rPr>
          <w:rFonts w:ascii="Arial" w:hAnsi="Arial" w:cs="Arial"/>
          <w:b w:val="0"/>
          <w:sz w:val="22"/>
          <w:szCs w:val="22"/>
        </w:rPr>
      </w:pPr>
      <w:bookmarkStart w:id="44" w:name="_Ref204486684"/>
      <w:bookmarkStart w:id="45" w:name="_Toc358794003"/>
      <w:r w:rsidRPr="00F56C97">
        <w:rPr>
          <w:rFonts w:ascii="Arial" w:hAnsi="Arial" w:cs="Arial"/>
          <w:sz w:val="22"/>
          <w:szCs w:val="22"/>
        </w:rPr>
        <w:t xml:space="preserve">Table </w:t>
      </w:r>
      <w:r w:rsidR="0015799B" w:rsidRPr="00F56C97">
        <w:rPr>
          <w:rFonts w:ascii="Arial" w:hAnsi="Arial" w:cs="Arial"/>
          <w:sz w:val="22"/>
          <w:szCs w:val="22"/>
        </w:rPr>
        <w:fldChar w:fldCharType="begin"/>
      </w:r>
      <w:r w:rsidRPr="00F56C97">
        <w:rPr>
          <w:rFonts w:ascii="Arial" w:hAnsi="Arial" w:cs="Arial"/>
          <w:sz w:val="22"/>
          <w:szCs w:val="22"/>
        </w:rPr>
        <w:instrText xml:space="preserve"> SEQ Table \* ARABIC </w:instrText>
      </w:r>
      <w:r w:rsidR="0015799B" w:rsidRPr="00F56C97">
        <w:rPr>
          <w:rFonts w:ascii="Arial" w:hAnsi="Arial" w:cs="Arial"/>
          <w:sz w:val="22"/>
          <w:szCs w:val="22"/>
        </w:rPr>
        <w:fldChar w:fldCharType="separate"/>
      </w:r>
      <w:r w:rsidR="001B67BC">
        <w:rPr>
          <w:rFonts w:ascii="Arial" w:hAnsi="Arial" w:cs="Arial"/>
          <w:noProof/>
          <w:sz w:val="22"/>
          <w:szCs w:val="22"/>
        </w:rPr>
        <w:t>6</w:t>
      </w:r>
      <w:r w:rsidR="0015799B" w:rsidRPr="00F56C97">
        <w:rPr>
          <w:rFonts w:ascii="Arial" w:hAnsi="Arial" w:cs="Arial"/>
          <w:sz w:val="22"/>
          <w:szCs w:val="22"/>
        </w:rPr>
        <w:fldChar w:fldCharType="end"/>
      </w:r>
      <w:bookmarkEnd w:id="43"/>
      <w:bookmarkEnd w:id="44"/>
      <w:r w:rsidRPr="00F56C97">
        <w:rPr>
          <w:rFonts w:ascii="Arial" w:hAnsi="Arial" w:cs="Arial"/>
          <w:sz w:val="22"/>
          <w:szCs w:val="22"/>
        </w:rPr>
        <w:t xml:space="preserve">: </w:t>
      </w:r>
      <w:r w:rsidR="005E13EB">
        <w:rPr>
          <w:rFonts w:ascii="Arial" w:hAnsi="Arial" w:cs="Arial"/>
          <w:sz w:val="22"/>
          <w:szCs w:val="22"/>
        </w:rPr>
        <w:t xml:space="preserve"> </w:t>
      </w:r>
      <w:r w:rsidR="002E116A" w:rsidRPr="00F56C97">
        <w:rPr>
          <w:rFonts w:ascii="Arial" w:hAnsi="Arial" w:cs="Arial"/>
          <w:sz w:val="22"/>
          <w:szCs w:val="22"/>
        </w:rPr>
        <w:t xml:space="preserve">List of </w:t>
      </w:r>
      <w:r w:rsidR="00F56C97" w:rsidRPr="00F56C97">
        <w:rPr>
          <w:rFonts w:ascii="Arial" w:hAnsi="Arial" w:cs="Arial"/>
          <w:sz w:val="22"/>
          <w:szCs w:val="22"/>
        </w:rPr>
        <w:t>R</w:t>
      </w:r>
      <w:r w:rsidR="002E116A" w:rsidRPr="00F56C97">
        <w:rPr>
          <w:rFonts w:ascii="Arial" w:hAnsi="Arial" w:cs="Arial"/>
          <w:sz w:val="22"/>
          <w:szCs w:val="22"/>
        </w:rPr>
        <w:t>eport</w:t>
      </w:r>
      <w:r w:rsidR="00463658">
        <w:rPr>
          <w:rFonts w:ascii="Arial" w:hAnsi="Arial" w:cs="Arial"/>
          <w:sz w:val="22"/>
          <w:szCs w:val="22"/>
        </w:rPr>
        <w:t>/Log</w:t>
      </w:r>
      <w:r w:rsidR="002E116A" w:rsidRPr="00F56C97">
        <w:rPr>
          <w:rFonts w:ascii="Arial" w:hAnsi="Arial" w:cs="Arial"/>
          <w:sz w:val="22"/>
          <w:szCs w:val="22"/>
        </w:rPr>
        <w:t xml:space="preserve"> </w:t>
      </w:r>
      <w:r w:rsidR="00F56C97" w:rsidRPr="00F56C97">
        <w:rPr>
          <w:rFonts w:ascii="Arial" w:hAnsi="Arial" w:cs="Arial"/>
          <w:sz w:val="22"/>
          <w:szCs w:val="22"/>
        </w:rPr>
        <w:t>F</w:t>
      </w:r>
      <w:r w:rsidR="002E116A" w:rsidRPr="00F56C97">
        <w:rPr>
          <w:rFonts w:ascii="Arial" w:hAnsi="Arial" w:cs="Arial"/>
          <w:sz w:val="22"/>
          <w:szCs w:val="22"/>
        </w:rPr>
        <w:t>iles</w:t>
      </w:r>
      <w:bookmarkEnd w:id="45"/>
    </w:p>
    <w:tbl>
      <w:tblPr>
        <w:tblW w:w="9555" w:type="dxa"/>
        <w:tblInd w:w="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blLook w:val="04A0"/>
      </w:tblPr>
      <w:tblGrid>
        <w:gridCol w:w="4619"/>
        <w:gridCol w:w="4936"/>
      </w:tblGrid>
      <w:tr w:rsidR="0011457F" w:rsidRPr="00BF36E6" w:rsidTr="00311498">
        <w:trPr>
          <w:trHeight w:val="300"/>
        </w:trPr>
        <w:tc>
          <w:tcPr>
            <w:tcW w:w="4619" w:type="dxa"/>
            <w:shd w:val="clear" w:color="auto" w:fill="FFFFFF"/>
            <w:noWrap/>
            <w:vAlign w:val="bottom"/>
          </w:tcPr>
          <w:p w:rsidR="0011457F" w:rsidRPr="00BF36E6" w:rsidRDefault="0011457F" w:rsidP="007420DB">
            <w:pPr>
              <w:rPr>
                <w:rFonts w:eastAsia="Times New Roman" w:cs="Arial"/>
                <w:b/>
                <w:color w:val="000000"/>
              </w:rPr>
            </w:pPr>
            <w:r w:rsidRPr="00BF36E6">
              <w:rPr>
                <w:rFonts w:eastAsia="Times New Roman" w:cs="Arial"/>
                <w:b/>
                <w:color w:val="000000"/>
              </w:rPr>
              <w:t>Report File</w:t>
            </w:r>
          </w:p>
        </w:tc>
        <w:tc>
          <w:tcPr>
            <w:tcW w:w="4936" w:type="dxa"/>
            <w:shd w:val="clear" w:color="auto" w:fill="FFFFFF"/>
          </w:tcPr>
          <w:p w:rsidR="0011457F" w:rsidRPr="00BF36E6" w:rsidRDefault="0011457F" w:rsidP="007420DB">
            <w:pPr>
              <w:rPr>
                <w:rFonts w:eastAsia="Times New Roman" w:cs="Arial"/>
                <w:b/>
                <w:color w:val="000000"/>
              </w:rPr>
            </w:pPr>
            <w:r w:rsidRPr="00BF36E6">
              <w:rPr>
                <w:rFonts w:eastAsia="Times New Roman" w:cs="Arial"/>
                <w:b/>
                <w:color w:val="000000"/>
              </w:rPr>
              <w:t>Description (Report file for)</w:t>
            </w:r>
          </w:p>
        </w:tc>
      </w:tr>
      <w:tr w:rsidR="0011457F" w:rsidRPr="00BF36E6" w:rsidTr="00311498">
        <w:trPr>
          <w:trHeight w:val="300"/>
        </w:trPr>
        <w:tc>
          <w:tcPr>
            <w:tcW w:w="4619" w:type="dxa"/>
            <w:shd w:val="clear" w:color="auto" w:fill="FFFFFF"/>
            <w:noWrap/>
            <w:vAlign w:val="bottom"/>
          </w:tcPr>
          <w:p w:rsidR="0011457F" w:rsidRPr="00BF36E6" w:rsidRDefault="0011457F" w:rsidP="00474574">
            <w:pPr>
              <w:spacing w:line="240" w:lineRule="auto"/>
              <w:rPr>
                <w:rFonts w:eastAsia="Times New Roman" w:cs="Arial"/>
                <w:color w:val="000000"/>
              </w:rPr>
            </w:pPr>
            <w:r w:rsidRPr="00BF36E6">
              <w:rPr>
                <w:rFonts w:eastAsia="Times New Roman" w:cs="Arial"/>
                <w:color w:val="000000"/>
              </w:rPr>
              <w:t>AIRGEN5.RPT</w:t>
            </w:r>
          </w:p>
        </w:tc>
        <w:tc>
          <w:tcPr>
            <w:tcW w:w="4936" w:type="dxa"/>
            <w:shd w:val="clear" w:color="auto" w:fill="FFFFFF"/>
          </w:tcPr>
          <w:p w:rsidR="0011457F" w:rsidRPr="00BF36E6" w:rsidRDefault="0011457F" w:rsidP="00474574">
            <w:pPr>
              <w:spacing w:line="240" w:lineRule="auto"/>
              <w:rPr>
                <w:rFonts w:eastAsia="Times New Roman" w:cs="Arial"/>
                <w:color w:val="000000"/>
              </w:rPr>
            </w:pPr>
            <w:r w:rsidRPr="00BF36E6">
              <w:rPr>
                <w:rFonts w:eastAsia="Times New Roman" w:cs="Arial"/>
                <w:color w:val="000000"/>
              </w:rPr>
              <w:t>Trip generation for airport access trips</w:t>
            </w:r>
          </w:p>
        </w:tc>
      </w:tr>
      <w:tr w:rsidR="00CE3EF6" w:rsidRPr="00BF36E6" w:rsidTr="00311498">
        <w:trPr>
          <w:trHeight w:val="300"/>
        </w:trPr>
        <w:tc>
          <w:tcPr>
            <w:tcW w:w="4619" w:type="dxa"/>
            <w:shd w:val="clear" w:color="auto" w:fill="FFFFFF"/>
            <w:noWrap/>
            <w:vAlign w:val="bottom"/>
          </w:tcPr>
          <w:p w:rsidR="00CE3EF6" w:rsidRPr="00BF36E6" w:rsidRDefault="00CE3EF6" w:rsidP="00474574">
            <w:pPr>
              <w:spacing w:line="240" w:lineRule="auto"/>
              <w:rPr>
                <w:rFonts w:eastAsia="Times New Roman" w:cs="Arial"/>
                <w:color w:val="000000"/>
              </w:rPr>
            </w:pPr>
            <w:r>
              <w:rPr>
                <w:rFonts w:eastAsia="Times New Roman" w:cs="Arial"/>
                <w:color w:val="000000"/>
              </w:rPr>
              <w:t>AIRP5RES.RPT</w:t>
            </w:r>
          </w:p>
        </w:tc>
        <w:tc>
          <w:tcPr>
            <w:tcW w:w="4936" w:type="dxa"/>
            <w:shd w:val="clear" w:color="auto" w:fill="FFFFFF"/>
          </w:tcPr>
          <w:p w:rsidR="00CE3EF6" w:rsidRPr="00BF36E6" w:rsidRDefault="00CE3EF6" w:rsidP="00CE3EF6">
            <w:pPr>
              <w:spacing w:line="240" w:lineRule="auto"/>
              <w:rPr>
                <w:rFonts w:eastAsia="Times New Roman" w:cs="Arial"/>
                <w:color w:val="000000"/>
              </w:rPr>
            </w:pPr>
            <w:r>
              <w:rPr>
                <w:rFonts w:eastAsia="Times New Roman" w:cs="Arial"/>
                <w:color w:val="000000"/>
              </w:rPr>
              <w:t>Trip Mode choice for airport access by residents</w:t>
            </w:r>
          </w:p>
        </w:tc>
      </w:tr>
      <w:tr w:rsidR="00CE3EF6" w:rsidRPr="00BF36E6" w:rsidTr="00311498">
        <w:trPr>
          <w:trHeight w:val="300"/>
        </w:trPr>
        <w:tc>
          <w:tcPr>
            <w:tcW w:w="4619" w:type="dxa"/>
            <w:shd w:val="clear" w:color="auto" w:fill="FFFFFF"/>
            <w:noWrap/>
            <w:vAlign w:val="bottom"/>
          </w:tcPr>
          <w:p w:rsidR="00CE3EF6" w:rsidRPr="00BF36E6" w:rsidRDefault="00CE3EF6" w:rsidP="00474574">
            <w:pPr>
              <w:spacing w:line="240" w:lineRule="auto"/>
              <w:rPr>
                <w:rFonts w:eastAsia="Times New Roman" w:cs="Arial"/>
                <w:color w:val="000000"/>
              </w:rPr>
            </w:pPr>
            <w:r>
              <w:rPr>
                <w:rFonts w:eastAsia="Times New Roman" w:cs="Arial"/>
                <w:color w:val="000000"/>
              </w:rPr>
              <w:t>AIRP5TOUR.RPT</w:t>
            </w:r>
          </w:p>
        </w:tc>
        <w:tc>
          <w:tcPr>
            <w:tcW w:w="4936" w:type="dxa"/>
            <w:shd w:val="clear" w:color="auto" w:fill="FFFFFF"/>
          </w:tcPr>
          <w:p w:rsidR="00CE3EF6" w:rsidRPr="00BF36E6" w:rsidRDefault="00CE3EF6" w:rsidP="00CE3EF6">
            <w:pPr>
              <w:spacing w:line="240" w:lineRule="auto"/>
              <w:rPr>
                <w:rFonts w:eastAsia="Times New Roman" w:cs="Arial"/>
                <w:color w:val="000000"/>
              </w:rPr>
            </w:pPr>
            <w:r>
              <w:rPr>
                <w:rFonts w:eastAsia="Times New Roman" w:cs="Arial"/>
                <w:color w:val="000000"/>
              </w:rPr>
              <w:t>Trip Mode choice for airport access trips by visitors on tours</w:t>
            </w:r>
          </w:p>
        </w:tc>
      </w:tr>
      <w:tr w:rsidR="00CE3EF6" w:rsidRPr="00BF36E6" w:rsidTr="00311498">
        <w:trPr>
          <w:trHeight w:val="300"/>
        </w:trPr>
        <w:tc>
          <w:tcPr>
            <w:tcW w:w="4619" w:type="dxa"/>
            <w:shd w:val="clear" w:color="auto" w:fill="FFFFFF"/>
            <w:noWrap/>
            <w:vAlign w:val="bottom"/>
          </w:tcPr>
          <w:p w:rsidR="00CE3EF6" w:rsidRPr="00BF36E6" w:rsidRDefault="00CE3EF6" w:rsidP="00474574">
            <w:pPr>
              <w:spacing w:line="240" w:lineRule="auto"/>
              <w:rPr>
                <w:rFonts w:eastAsia="Times New Roman" w:cs="Arial"/>
                <w:color w:val="000000"/>
              </w:rPr>
            </w:pPr>
            <w:r>
              <w:rPr>
                <w:rFonts w:eastAsia="Times New Roman" w:cs="Arial"/>
                <w:color w:val="000000"/>
              </w:rPr>
              <w:t>AIRP5VIS.RPT</w:t>
            </w:r>
          </w:p>
        </w:tc>
        <w:tc>
          <w:tcPr>
            <w:tcW w:w="4936" w:type="dxa"/>
            <w:shd w:val="clear" w:color="auto" w:fill="FFFFFF"/>
          </w:tcPr>
          <w:p w:rsidR="00CE3EF6" w:rsidRPr="00BF36E6" w:rsidRDefault="00CE3EF6" w:rsidP="00CE3EF6">
            <w:pPr>
              <w:spacing w:line="240" w:lineRule="auto"/>
              <w:rPr>
                <w:rFonts w:eastAsia="Times New Roman" w:cs="Arial"/>
                <w:color w:val="000000"/>
              </w:rPr>
            </w:pPr>
            <w:r>
              <w:rPr>
                <w:rFonts w:eastAsia="Times New Roman" w:cs="Arial"/>
                <w:color w:val="000000"/>
              </w:rPr>
              <w:t>Trip Mode choice for airport access by visitors</w:t>
            </w:r>
          </w:p>
        </w:tc>
      </w:tr>
      <w:tr w:rsidR="00CE3EF6" w:rsidRPr="00BF36E6" w:rsidTr="00311498">
        <w:trPr>
          <w:trHeight w:val="300"/>
        </w:trPr>
        <w:tc>
          <w:tcPr>
            <w:tcW w:w="4619" w:type="dxa"/>
            <w:shd w:val="clear" w:color="auto" w:fill="FFFFFF"/>
            <w:noWrap/>
            <w:vAlign w:val="bottom"/>
          </w:tcPr>
          <w:p w:rsidR="00CE3EF6" w:rsidRPr="00BF36E6" w:rsidRDefault="00CE3EF6" w:rsidP="00474574">
            <w:pPr>
              <w:spacing w:line="240" w:lineRule="auto"/>
              <w:rPr>
                <w:rFonts w:eastAsia="Times New Roman" w:cs="Arial"/>
                <w:color w:val="000000"/>
              </w:rPr>
            </w:pPr>
            <w:r>
              <w:rPr>
                <w:rFonts w:eastAsia="Times New Roman" w:cs="Arial"/>
                <w:color w:val="000000"/>
              </w:rPr>
              <w:t>AssignmentSummary.rpt</w:t>
            </w:r>
          </w:p>
        </w:tc>
        <w:tc>
          <w:tcPr>
            <w:tcW w:w="4936" w:type="dxa"/>
            <w:shd w:val="clear" w:color="auto" w:fill="FFFFFF"/>
          </w:tcPr>
          <w:p w:rsidR="00CE3EF6" w:rsidRPr="00BF36E6" w:rsidRDefault="00CE3EF6" w:rsidP="00474574">
            <w:pPr>
              <w:spacing w:line="240" w:lineRule="auto"/>
              <w:rPr>
                <w:rFonts w:eastAsia="Times New Roman" w:cs="Arial"/>
                <w:color w:val="000000"/>
              </w:rPr>
            </w:pPr>
            <w:r>
              <w:rPr>
                <w:rFonts w:eastAsia="Times New Roman" w:cs="Arial"/>
                <w:color w:val="000000"/>
              </w:rPr>
              <w:t>Highway assignment summary</w:t>
            </w:r>
          </w:p>
        </w:tc>
      </w:tr>
      <w:tr w:rsidR="0011457F" w:rsidRPr="00BF36E6" w:rsidTr="00311498">
        <w:trPr>
          <w:trHeight w:val="300"/>
        </w:trPr>
        <w:tc>
          <w:tcPr>
            <w:tcW w:w="4619" w:type="dxa"/>
            <w:shd w:val="clear" w:color="auto" w:fill="FFFFFF"/>
            <w:noWrap/>
            <w:vAlign w:val="bottom"/>
          </w:tcPr>
          <w:p w:rsidR="0011457F" w:rsidRPr="00BF36E6" w:rsidRDefault="0011457F" w:rsidP="00474574">
            <w:pPr>
              <w:spacing w:line="240" w:lineRule="auto"/>
              <w:rPr>
                <w:rFonts w:eastAsia="Times New Roman" w:cs="Arial"/>
                <w:color w:val="000000"/>
              </w:rPr>
            </w:pPr>
            <w:r w:rsidRPr="00BF36E6">
              <w:rPr>
                <w:rFonts w:eastAsia="Times New Roman" w:cs="Arial"/>
                <w:color w:val="000000"/>
              </w:rPr>
              <w:t>Hnl5TRKG.RPT</w:t>
            </w:r>
          </w:p>
        </w:tc>
        <w:tc>
          <w:tcPr>
            <w:tcW w:w="4936" w:type="dxa"/>
            <w:shd w:val="clear" w:color="auto" w:fill="FFFFFF"/>
          </w:tcPr>
          <w:p w:rsidR="0011457F" w:rsidRPr="00BF36E6" w:rsidRDefault="0011457F" w:rsidP="00474574">
            <w:pPr>
              <w:spacing w:line="240" w:lineRule="auto"/>
              <w:rPr>
                <w:rFonts w:eastAsia="Times New Roman" w:cs="Arial"/>
                <w:color w:val="000000"/>
              </w:rPr>
            </w:pPr>
            <w:r w:rsidRPr="00BF36E6">
              <w:rPr>
                <w:rFonts w:eastAsia="Times New Roman" w:cs="Arial"/>
                <w:color w:val="000000"/>
              </w:rPr>
              <w:t>Trip generation for truck trips</w:t>
            </w:r>
          </w:p>
        </w:tc>
      </w:tr>
      <w:tr w:rsidR="0011457F" w:rsidRPr="00BF36E6" w:rsidTr="00311498">
        <w:trPr>
          <w:trHeight w:val="300"/>
        </w:trPr>
        <w:tc>
          <w:tcPr>
            <w:tcW w:w="4619" w:type="dxa"/>
            <w:shd w:val="clear" w:color="auto" w:fill="FFFFFF"/>
            <w:noWrap/>
            <w:vAlign w:val="bottom"/>
          </w:tcPr>
          <w:p w:rsidR="0011457F" w:rsidRPr="00BF36E6" w:rsidRDefault="00463658" w:rsidP="00AC58B6">
            <w:pPr>
              <w:spacing w:line="240" w:lineRule="auto"/>
              <w:contextualSpacing/>
              <w:rPr>
                <w:rFonts w:eastAsia="Times New Roman" w:cs="Arial"/>
                <w:color w:val="000000"/>
              </w:rPr>
            </w:pPr>
            <w:r>
              <w:rPr>
                <w:rFonts w:eastAsia="Times New Roman" w:cs="Arial"/>
                <w:color w:val="000000"/>
              </w:rPr>
              <w:t>Event.log</w:t>
            </w:r>
          </w:p>
        </w:tc>
        <w:tc>
          <w:tcPr>
            <w:tcW w:w="4936" w:type="dxa"/>
            <w:shd w:val="clear" w:color="auto" w:fill="FFFFFF"/>
          </w:tcPr>
          <w:p w:rsidR="0011457F" w:rsidRPr="00BF36E6" w:rsidRDefault="00CA716B" w:rsidP="00AC58B6">
            <w:pPr>
              <w:spacing w:line="240" w:lineRule="auto"/>
              <w:contextualSpacing/>
              <w:rPr>
                <w:rFonts w:eastAsia="Times New Roman" w:cs="Arial"/>
                <w:color w:val="000000"/>
              </w:rPr>
            </w:pPr>
            <w:r>
              <w:rPr>
                <w:rFonts w:eastAsia="Times New Roman" w:cs="Arial"/>
                <w:color w:val="000000"/>
              </w:rPr>
              <w:t>Main l</w:t>
            </w:r>
            <w:r w:rsidR="00463658">
              <w:rPr>
                <w:rFonts w:eastAsia="Times New Roman" w:cs="Arial"/>
                <w:color w:val="000000"/>
              </w:rPr>
              <w:t>og file for Tour Based models</w:t>
            </w:r>
          </w:p>
        </w:tc>
      </w:tr>
      <w:tr w:rsidR="0011457F" w:rsidRPr="00BF36E6" w:rsidTr="00311498">
        <w:trPr>
          <w:trHeight w:val="300"/>
        </w:trPr>
        <w:tc>
          <w:tcPr>
            <w:tcW w:w="4619" w:type="dxa"/>
            <w:shd w:val="clear" w:color="auto" w:fill="FFFFFF"/>
            <w:noWrap/>
            <w:vAlign w:val="bottom"/>
          </w:tcPr>
          <w:p w:rsidR="0011457F" w:rsidRPr="00BF36E6" w:rsidRDefault="00CA716B" w:rsidP="00AC58B6">
            <w:pPr>
              <w:spacing w:line="240" w:lineRule="auto"/>
              <w:contextualSpacing/>
              <w:rPr>
                <w:rFonts w:eastAsia="Times New Roman" w:cs="Arial"/>
                <w:color w:val="000000"/>
              </w:rPr>
            </w:pPr>
            <w:r w:rsidRPr="00CA716B">
              <w:rPr>
                <w:rFonts w:eastAsia="Times New Roman" w:cs="Arial"/>
                <w:color w:val="000000"/>
              </w:rPr>
              <w:t>event-residentModel.log</w:t>
            </w:r>
          </w:p>
        </w:tc>
        <w:tc>
          <w:tcPr>
            <w:tcW w:w="4936" w:type="dxa"/>
            <w:shd w:val="clear" w:color="auto" w:fill="FFFFFF"/>
          </w:tcPr>
          <w:p w:rsidR="0011457F" w:rsidRPr="00BF36E6" w:rsidRDefault="00CA716B" w:rsidP="00AC58B6">
            <w:pPr>
              <w:spacing w:line="240" w:lineRule="auto"/>
              <w:contextualSpacing/>
              <w:rPr>
                <w:rFonts w:eastAsia="Times New Roman" w:cs="Arial"/>
                <w:color w:val="000000"/>
              </w:rPr>
            </w:pPr>
            <w:r>
              <w:rPr>
                <w:rFonts w:eastAsia="Times New Roman" w:cs="Arial"/>
                <w:color w:val="000000"/>
              </w:rPr>
              <w:t>Resident model log file</w:t>
            </w:r>
          </w:p>
        </w:tc>
      </w:tr>
      <w:tr w:rsidR="0011457F" w:rsidRPr="00BF36E6" w:rsidTr="00311498">
        <w:trPr>
          <w:trHeight w:val="300"/>
        </w:trPr>
        <w:tc>
          <w:tcPr>
            <w:tcW w:w="4619" w:type="dxa"/>
            <w:shd w:val="clear" w:color="auto" w:fill="FFFFFF"/>
            <w:noWrap/>
            <w:vAlign w:val="bottom"/>
          </w:tcPr>
          <w:p w:rsidR="0011457F" w:rsidRPr="00BF36E6" w:rsidRDefault="00CA716B" w:rsidP="00AC58B6">
            <w:pPr>
              <w:spacing w:line="240" w:lineRule="auto"/>
              <w:contextualSpacing/>
              <w:rPr>
                <w:rFonts w:eastAsia="Times New Roman" w:cs="Arial"/>
                <w:color w:val="000000"/>
              </w:rPr>
            </w:pPr>
            <w:r w:rsidRPr="00CA716B">
              <w:rPr>
                <w:rFonts w:eastAsia="Times New Roman" w:cs="Arial"/>
                <w:color w:val="000000"/>
              </w:rPr>
              <w:t>event-visitorModel.log</w:t>
            </w:r>
          </w:p>
        </w:tc>
        <w:tc>
          <w:tcPr>
            <w:tcW w:w="4936" w:type="dxa"/>
            <w:shd w:val="clear" w:color="auto" w:fill="FFFFFF"/>
          </w:tcPr>
          <w:p w:rsidR="0011457F" w:rsidRPr="00BF36E6" w:rsidRDefault="00CA716B" w:rsidP="00AC58B6">
            <w:pPr>
              <w:spacing w:line="240" w:lineRule="auto"/>
              <w:contextualSpacing/>
              <w:rPr>
                <w:rFonts w:eastAsia="Times New Roman" w:cs="Arial"/>
                <w:color w:val="000000"/>
              </w:rPr>
            </w:pPr>
            <w:r>
              <w:rPr>
                <w:rFonts w:eastAsia="Times New Roman" w:cs="Arial"/>
                <w:color w:val="000000"/>
              </w:rPr>
              <w:t>Visitor model log file</w:t>
            </w:r>
          </w:p>
        </w:tc>
      </w:tr>
      <w:tr w:rsidR="0011457F" w:rsidRPr="00BF36E6" w:rsidTr="00311498">
        <w:trPr>
          <w:trHeight w:val="300"/>
        </w:trPr>
        <w:tc>
          <w:tcPr>
            <w:tcW w:w="4619" w:type="dxa"/>
            <w:shd w:val="clear" w:color="auto" w:fill="FFFFFF"/>
            <w:noWrap/>
            <w:vAlign w:val="bottom"/>
          </w:tcPr>
          <w:p w:rsidR="0011457F" w:rsidRPr="00BF36E6" w:rsidRDefault="00CA716B" w:rsidP="00CA716B">
            <w:pPr>
              <w:spacing w:line="240" w:lineRule="auto"/>
              <w:contextualSpacing/>
              <w:rPr>
                <w:rFonts w:eastAsia="Times New Roman" w:cs="Arial"/>
                <w:color w:val="000000"/>
              </w:rPr>
            </w:pPr>
            <w:proofErr w:type="spellStart"/>
            <w:r w:rsidRPr="00CA716B">
              <w:rPr>
                <w:rFonts w:eastAsia="Times New Roman" w:cs="Arial"/>
                <w:color w:val="000000"/>
              </w:rPr>
              <w:t>ResidentModelRunnerScreen</w:t>
            </w:r>
            <w:proofErr w:type="spellEnd"/>
            <w:r w:rsidRPr="00CA716B">
              <w:rPr>
                <w:rFonts w:eastAsia="Times New Roman" w:cs="Arial"/>
                <w:color w:val="000000"/>
              </w:rPr>
              <w:t>_</w:t>
            </w:r>
            <w:r>
              <w:rPr>
                <w:rFonts w:eastAsia="Times New Roman" w:cs="Arial"/>
                <w:color w:val="000000"/>
              </w:rPr>
              <w:t>&lt;iteration&gt;</w:t>
            </w:r>
            <w:r w:rsidRPr="00CA716B">
              <w:rPr>
                <w:rFonts w:eastAsia="Times New Roman" w:cs="Arial"/>
                <w:color w:val="000000"/>
              </w:rPr>
              <w:t>.log</w:t>
            </w:r>
          </w:p>
        </w:tc>
        <w:tc>
          <w:tcPr>
            <w:tcW w:w="4936" w:type="dxa"/>
            <w:shd w:val="clear" w:color="auto" w:fill="FFFFFF"/>
          </w:tcPr>
          <w:p w:rsidR="0011457F" w:rsidRPr="00BF36E6" w:rsidRDefault="00CA716B" w:rsidP="00311498">
            <w:pPr>
              <w:spacing w:line="240" w:lineRule="auto"/>
              <w:contextualSpacing/>
              <w:rPr>
                <w:rFonts w:eastAsia="Times New Roman" w:cs="Arial"/>
                <w:color w:val="000000"/>
              </w:rPr>
            </w:pPr>
            <w:r>
              <w:rPr>
                <w:rFonts w:eastAsia="Times New Roman" w:cs="Arial"/>
                <w:color w:val="000000"/>
              </w:rPr>
              <w:t xml:space="preserve">Resident model screen </w:t>
            </w:r>
            <w:r w:rsidR="00311498">
              <w:rPr>
                <w:rFonts w:eastAsia="Times New Roman" w:cs="Arial"/>
                <w:color w:val="000000"/>
              </w:rPr>
              <w:t>capture</w:t>
            </w:r>
            <w:r>
              <w:rPr>
                <w:rFonts w:eastAsia="Times New Roman" w:cs="Arial"/>
                <w:color w:val="000000"/>
              </w:rPr>
              <w:t xml:space="preserve"> for each iteration</w:t>
            </w:r>
          </w:p>
        </w:tc>
      </w:tr>
      <w:tr w:rsidR="0011457F" w:rsidRPr="00BF36E6" w:rsidTr="00311498">
        <w:trPr>
          <w:trHeight w:val="300"/>
        </w:trPr>
        <w:tc>
          <w:tcPr>
            <w:tcW w:w="4619" w:type="dxa"/>
            <w:shd w:val="clear" w:color="auto" w:fill="FFFFFF"/>
            <w:noWrap/>
            <w:vAlign w:val="bottom"/>
          </w:tcPr>
          <w:p w:rsidR="0011457F" w:rsidRPr="00BF36E6" w:rsidRDefault="00CA716B" w:rsidP="00AC58B6">
            <w:pPr>
              <w:spacing w:line="240" w:lineRule="auto"/>
              <w:contextualSpacing/>
              <w:rPr>
                <w:rFonts w:eastAsia="Times New Roman" w:cs="Arial"/>
                <w:color w:val="000000"/>
              </w:rPr>
            </w:pPr>
            <w:proofErr w:type="spellStart"/>
            <w:r>
              <w:rPr>
                <w:rFonts w:eastAsia="Times New Roman" w:cs="Arial"/>
                <w:color w:val="000000"/>
              </w:rPr>
              <w:t>ResidentTripTablesScreen</w:t>
            </w:r>
            <w:proofErr w:type="spellEnd"/>
            <w:r>
              <w:rPr>
                <w:rFonts w:eastAsia="Times New Roman" w:cs="Arial"/>
                <w:color w:val="000000"/>
              </w:rPr>
              <w:t>_&lt;iteration&gt;</w:t>
            </w:r>
            <w:r w:rsidRPr="00CA716B">
              <w:rPr>
                <w:rFonts w:eastAsia="Times New Roman" w:cs="Arial"/>
                <w:color w:val="000000"/>
              </w:rPr>
              <w:t>.log</w:t>
            </w:r>
          </w:p>
        </w:tc>
        <w:tc>
          <w:tcPr>
            <w:tcW w:w="4936" w:type="dxa"/>
            <w:shd w:val="clear" w:color="auto" w:fill="FFFFFF"/>
          </w:tcPr>
          <w:p w:rsidR="0011457F" w:rsidRPr="00BF36E6" w:rsidRDefault="00CA716B" w:rsidP="00311498">
            <w:pPr>
              <w:spacing w:line="240" w:lineRule="auto"/>
              <w:contextualSpacing/>
              <w:rPr>
                <w:rFonts w:eastAsia="Times New Roman" w:cs="Arial"/>
                <w:color w:val="000000"/>
              </w:rPr>
            </w:pPr>
            <w:r>
              <w:rPr>
                <w:rFonts w:eastAsia="Times New Roman" w:cs="Arial"/>
                <w:color w:val="000000"/>
              </w:rPr>
              <w:t xml:space="preserve">Creation of Resident model trip tables screen </w:t>
            </w:r>
            <w:r w:rsidR="00311498">
              <w:rPr>
                <w:rFonts w:eastAsia="Times New Roman" w:cs="Arial"/>
                <w:color w:val="000000"/>
              </w:rPr>
              <w:t>capture</w:t>
            </w:r>
            <w:r>
              <w:rPr>
                <w:rFonts w:eastAsia="Times New Roman" w:cs="Arial"/>
                <w:color w:val="000000"/>
              </w:rPr>
              <w:t xml:space="preserve"> for each iteration</w:t>
            </w:r>
          </w:p>
        </w:tc>
      </w:tr>
      <w:tr w:rsidR="0011457F" w:rsidRPr="00BF36E6" w:rsidTr="00311498">
        <w:trPr>
          <w:trHeight w:val="300"/>
        </w:trPr>
        <w:tc>
          <w:tcPr>
            <w:tcW w:w="4619" w:type="dxa"/>
            <w:shd w:val="clear" w:color="auto" w:fill="FFFFFF"/>
            <w:noWrap/>
            <w:vAlign w:val="bottom"/>
          </w:tcPr>
          <w:p w:rsidR="0011457F" w:rsidRPr="00BF36E6" w:rsidRDefault="00CA716B" w:rsidP="00AC58B6">
            <w:pPr>
              <w:spacing w:line="240" w:lineRule="auto"/>
              <w:contextualSpacing/>
              <w:rPr>
                <w:rFonts w:eastAsia="Times New Roman" w:cs="Arial"/>
                <w:color w:val="000000"/>
              </w:rPr>
            </w:pPr>
            <w:r w:rsidRPr="00CA716B">
              <w:rPr>
                <w:rFonts w:eastAsia="Times New Roman" w:cs="Arial"/>
                <w:color w:val="000000"/>
              </w:rPr>
              <w:t>ScreenlineLinks.rpt</w:t>
            </w:r>
          </w:p>
        </w:tc>
        <w:tc>
          <w:tcPr>
            <w:tcW w:w="4936" w:type="dxa"/>
            <w:shd w:val="clear" w:color="auto" w:fill="FFFFFF"/>
          </w:tcPr>
          <w:p w:rsidR="0011457F" w:rsidRPr="00BF36E6" w:rsidRDefault="00CA716B" w:rsidP="00AC58B6">
            <w:pPr>
              <w:spacing w:line="240" w:lineRule="auto"/>
              <w:contextualSpacing/>
              <w:rPr>
                <w:rFonts w:eastAsia="Times New Roman" w:cs="Arial"/>
                <w:color w:val="000000"/>
              </w:rPr>
            </w:pPr>
            <w:proofErr w:type="spellStart"/>
            <w:r>
              <w:rPr>
                <w:rFonts w:eastAsia="Times New Roman" w:cs="Arial"/>
                <w:color w:val="000000"/>
              </w:rPr>
              <w:t>Screenline</w:t>
            </w:r>
            <w:proofErr w:type="spellEnd"/>
            <w:r>
              <w:rPr>
                <w:rFonts w:eastAsia="Times New Roman" w:cs="Arial"/>
                <w:color w:val="000000"/>
              </w:rPr>
              <w:t xml:space="preserve"> links volumes and VOC by time of day </w:t>
            </w:r>
          </w:p>
        </w:tc>
      </w:tr>
      <w:tr w:rsidR="0011457F" w:rsidRPr="00BF36E6" w:rsidTr="00311498">
        <w:trPr>
          <w:trHeight w:val="300"/>
        </w:trPr>
        <w:tc>
          <w:tcPr>
            <w:tcW w:w="4619" w:type="dxa"/>
            <w:shd w:val="clear" w:color="auto" w:fill="FFFFFF"/>
            <w:noWrap/>
            <w:vAlign w:val="bottom"/>
          </w:tcPr>
          <w:p w:rsidR="0011457F" w:rsidRPr="00BF36E6" w:rsidRDefault="00CA716B" w:rsidP="00AC58B6">
            <w:pPr>
              <w:spacing w:line="240" w:lineRule="auto"/>
              <w:contextualSpacing/>
              <w:rPr>
                <w:rFonts w:eastAsia="Times New Roman" w:cs="Arial"/>
                <w:color w:val="000000"/>
              </w:rPr>
            </w:pPr>
            <w:r w:rsidRPr="00CA716B">
              <w:rPr>
                <w:rFonts w:eastAsia="Times New Roman" w:cs="Arial"/>
                <w:color w:val="000000"/>
              </w:rPr>
              <w:t>ScreenlineSummary.rpt</w:t>
            </w:r>
          </w:p>
        </w:tc>
        <w:tc>
          <w:tcPr>
            <w:tcW w:w="4936" w:type="dxa"/>
            <w:shd w:val="clear" w:color="auto" w:fill="FFFFFF"/>
          </w:tcPr>
          <w:p w:rsidR="0011457F" w:rsidRPr="00BF36E6" w:rsidRDefault="00CA716B" w:rsidP="00AC58B6">
            <w:pPr>
              <w:spacing w:line="240" w:lineRule="auto"/>
              <w:contextualSpacing/>
              <w:rPr>
                <w:rFonts w:eastAsia="Times New Roman" w:cs="Arial"/>
                <w:color w:val="000000"/>
              </w:rPr>
            </w:pPr>
            <w:proofErr w:type="spellStart"/>
            <w:r>
              <w:rPr>
                <w:rFonts w:eastAsia="Times New Roman" w:cs="Arial"/>
                <w:color w:val="000000"/>
              </w:rPr>
              <w:t>Screenline</w:t>
            </w:r>
            <w:proofErr w:type="spellEnd"/>
            <w:r>
              <w:rPr>
                <w:rFonts w:eastAsia="Times New Roman" w:cs="Arial"/>
                <w:color w:val="000000"/>
              </w:rPr>
              <w:t xml:space="preserve"> Summary report</w:t>
            </w:r>
          </w:p>
        </w:tc>
      </w:tr>
      <w:tr w:rsidR="0011457F" w:rsidRPr="00BF36E6" w:rsidTr="00311498">
        <w:trPr>
          <w:trHeight w:val="300"/>
        </w:trPr>
        <w:tc>
          <w:tcPr>
            <w:tcW w:w="4619" w:type="dxa"/>
            <w:shd w:val="clear" w:color="auto" w:fill="FFFFFF"/>
            <w:noWrap/>
            <w:vAlign w:val="bottom"/>
          </w:tcPr>
          <w:p w:rsidR="0011457F" w:rsidRPr="00BF36E6" w:rsidRDefault="00CA716B" w:rsidP="00AC58B6">
            <w:pPr>
              <w:spacing w:line="240" w:lineRule="auto"/>
              <w:contextualSpacing/>
              <w:rPr>
                <w:rFonts w:eastAsia="Times New Roman" w:cs="Arial"/>
                <w:color w:val="000000"/>
              </w:rPr>
            </w:pPr>
            <w:r>
              <w:rPr>
                <w:rFonts w:eastAsia="Times New Roman" w:cs="Arial"/>
                <w:color w:val="000000"/>
              </w:rPr>
              <w:t>SpeedData.csv</w:t>
            </w:r>
          </w:p>
        </w:tc>
        <w:tc>
          <w:tcPr>
            <w:tcW w:w="4936" w:type="dxa"/>
            <w:shd w:val="clear" w:color="auto" w:fill="FFFFFF"/>
          </w:tcPr>
          <w:p w:rsidR="0011457F" w:rsidRPr="00BF36E6" w:rsidRDefault="001C0E86" w:rsidP="00AC58B6">
            <w:pPr>
              <w:spacing w:line="240" w:lineRule="auto"/>
              <w:contextualSpacing/>
              <w:rPr>
                <w:rFonts w:eastAsia="Times New Roman" w:cs="Arial"/>
                <w:color w:val="000000"/>
              </w:rPr>
            </w:pPr>
            <w:r>
              <w:rPr>
                <w:rFonts w:eastAsia="Times New Roman" w:cs="Arial"/>
                <w:color w:val="000000"/>
              </w:rPr>
              <w:t>VMT by facility type, area type and speed group</w:t>
            </w:r>
          </w:p>
        </w:tc>
      </w:tr>
      <w:tr w:rsidR="0011457F" w:rsidRPr="00BF36E6" w:rsidTr="00311498">
        <w:trPr>
          <w:trHeight w:val="300"/>
        </w:trPr>
        <w:tc>
          <w:tcPr>
            <w:tcW w:w="4619" w:type="dxa"/>
            <w:shd w:val="clear" w:color="auto" w:fill="FFFFFF"/>
            <w:noWrap/>
            <w:vAlign w:val="bottom"/>
          </w:tcPr>
          <w:p w:rsidR="0011457F" w:rsidRPr="00BF36E6" w:rsidRDefault="001C0E86" w:rsidP="00AC58B6">
            <w:pPr>
              <w:spacing w:line="240" w:lineRule="auto"/>
              <w:contextualSpacing/>
              <w:rPr>
                <w:rFonts w:eastAsia="Times New Roman" w:cs="Arial"/>
                <w:color w:val="000000"/>
              </w:rPr>
            </w:pPr>
            <w:r w:rsidRPr="001C0E86">
              <w:rPr>
                <w:rFonts w:eastAsia="Times New Roman" w:cs="Arial"/>
                <w:color w:val="000000"/>
              </w:rPr>
              <w:t>unconn_taz.log</w:t>
            </w:r>
          </w:p>
        </w:tc>
        <w:tc>
          <w:tcPr>
            <w:tcW w:w="4936" w:type="dxa"/>
            <w:shd w:val="clear" w:color="auto" w:fill="FFFFFF"/>
          </w:tcPr>
          <w:p w:rsidR="0011457F" w:rsidRPr="00BF36E6" w:rsidRDefault="001C0E86" w:rsidP="00AC58B6">
            <w:pPr>
              <w:spacing w:line="240" w:lineRule="auto"/>
              <w:contextualSpacing/>
              <w:rPr>
                <w:rFonts w:eastAsia="Times New Roman" w:cs="Arial"/>
                <w:color w:val="000000"/>
              </w:rPr>
            </w:pPr>
            <w:r>
              <w:rPr>
                <w:rFonts w:eastAsia="Times New Roman" w:cs="Arial"/>
                <w:color w:val="000000"/>
              </w:rPr>
              <w:t>List of unconnected TAZs to transit</w:t>
            </w:r>
          </w:p>
        </w:tc>
      </w:tr>
      <w:tr w:rsidR="0011457F" w:rsidRPr="00BF36E6" w:rsidTr="00311498">
        <w:trPr>
          <w:trHeight w:val="300"/>
        </w:trPr>
        <w:tc>
          <w:tcPr>
            <w:tcW w:w="4619" w:type="dxa"/>
            <w:shd w:val="clear" w:color="auto" w:fill="FFFFFF"/>
            <w:noWrap/>
            <w:vAlign w:val="bottom"/>
          </w:tcPr>
          <w:p w:rsidR="0011457F" w:rsidRPr="00BF36E6" w:rsidRDefault="001C0E86" w:rsidP="00AC58B6">
            <w:pPr>
              <w:spacing w:line="240" w:lineRule="auto"/>
              <w:contextualSpacing/>
              <w:rPr>
                <w:rFonts w:eastAsia="Times New Roman" w:cs="Arial"/>
                <w:color w:val="000000"/>
              </w:rPr>
            </w:pPr>
            <w:proofErr w:type="spellStart"/>
            <w:r>
              <w:rPr>
                <w:rFonts w:eastAsia="Times New Roman" w:cs="Arial"/>
                <w:color w:val="000000"/>
              </w:rPr>
              <w:t>VisitorModelRunnerScreen</w:t>
            </w:r>
            <w:proofErr w:type="spellEnd"/>
            <w:r>
              <w:rPr>
                <w:rFonts w:eastAsia="Times New Roman" w:cs="Arial"/>
                <w:color w:val="000000"/>
              </w:rPr>
              <w:t>_&lt;iteration&gt;</w:t>
            </w:r>
            <w:r w:rsidRPr="001C0E86">
              <w:rPr>
                <w:rFonts w:eastAsia="Times New Roman" w:cs="Arial"/>
                <w:color w:val="000000"/>
              </w:rPr>
              <w:t>.log</w:t>
            </w:r>
          </w:p>
        </w:tc>
        <w:tc>
          <w:tcPr>
            <w:tcW w:w="4936" w:type="dxa"/>
            <w:shd w:val="clear" w:color="auto" w:fill="FFFFFF"/>
          </w:tcPr>
          <w:p w:rsidR="0011457F" w:rsidRPr="00BF36E6" w:rsidRDefault="001C0E86" w:rsidP="00311498">
            <w:pPr>
              <w:spacing w:line="240" w:lineRule="auto"/>
              <w:contextualSpacing/>
              <w:rPr>
                <w:rFonts w:eastAsia="Times New Roman" w:cs="Arial"/>
                <w:color w:val="000000"/>
              </w:rPr>
            </w:pPr>
            <w:r>
              <w:rPr>
                <w:rFonts w:eastAsia="Times New Roman" w:cs="Arial"/>
                <w:color w:val="000000"/>
              </w:rPr>
              <w:t xml:space="preserve">Visitor model screen </w:t>
            </w:r>
            <w:r w:rsidR="00311498">
              <w:rPr>
                <w:rFonts w:eastAsia="Times New Roman" w:cs="Arial"/>
                <w:color w:val="000000"/>
              </w:rPr>
              <w:t>capture</w:t>
            </w:r>
            <w:r>
              <w:rPr>
                <w:rFonts w:eastAsia="Times New Roman" w:cs="Arial"/>
                <w:color w:val="000000"/>
              </w:rPr>
              <w:t xml:space="preserve"> for each iteration</w:t>
            </w:r>
          </w:p>
        </w:tc>
      </w:tr>
      <w:tr w:rsidR="0011457F" w:rsidRPr="00BF36E6" w:rsidTr="00311498">
        <w:trPr>
          <w:trHeight w:val="300"/>
        </w:trPr>
        <w:tc>
          <w:tcPr>
            <w:tcW w:w="4619" w:type="dxa"/>
            <w:shd w:val="clear" w:color="auto" w:fill="FFFFFF"/>
            <w:noWrap/>
            <w:vAlign w:val="bottom"/>
          </w:tcPr>
          <w:p w:rsidR="0011457F" w:rsidRPr="00BF36E6" w:rsidRDefault="001C0E86" w:rsidP="001C0E86">
            <w:pPr>
              <w:spacing w:line="240" w:lineRule="auto"/>
              <w:contextualSpacing/>
              <w:rPr>
                <w:rFonts w:eastAsia="Times New Roman" w:cs="Arial"/>
                <w:color w:val="000000"/>
              </w:rPr>
            </w:pPr>
            <w:proofErr w:type="spellStart"/>
            <w:r w:rsidRPr="001C0E86">
              <w:rPr>
                <w:rFonts w:eastAsia="Times New Roman" w:cs="Arial"/>
                <w:color w:val="000000"/>
              </w:rPr>
              <w:t>VisitorTripTables</w:t>
            </w:r>
            <w:proofErr w:type="spellEnd"/>
            <w:r w:rsidRPr="001C0E86">
              <w:rPr>
                <w:rFonts w:eastAsia="Times New Roman" w:cs="Arial"/>
                <w:color w:val="000000"/>
              </w:rPr>
              <w:t>_</w:t>
            </w:r>
            <w:r>
              <w:rPr>
                <w:rFonts w:eastAsia="Times New Roman" w:cs="Arial"/>
                <w:color w:val="000000"/>
              </w:rPr>
              <w:t>&lt;iteration&gt;</w:t>
            </w:r>
            <w:r w:rsidRPr="001C0E86">
              <w:rPr>
                <w:rFonts w:eastAsia="Times New Roman" w:cs="Arial"/>
                <w:color w:val="000000"/>
              </w:rPr>
              <w:t>.log</w:t>
            </w:r>
          </w:p>
        </w:tc>
        <w:tc>
          <w:tcPr>
            <w:tcW w:w="4936" w:type="dxa"/>
            <w:shd w:val="clear" w:color="auto" w:fill="FFFFFF"/>
          </w:tcPr>
          <w:p w:rsidR="0011457F" w:rsidRPr="00BF36E6" w:rsidRDefault="001C0E86" w:rsidP="00311498">
            <w:pPr>
              <w:spacing w:line="240" w:lineRule="auto"/>
              <w:contextualSpacing/>
              <w:rPr>
                <w:rFonts w:eastAsia="Times New Roman" w:cs="Arial"/>
                <w:color w:val="000000"/>
              </w:rPr>
            </w:pPr>
            <w:r>
              <w:rPr>
                <w:rFonts w:eastAsia="Times New Roman" w:cs="Arial"/>
                <w:color w:val="000000"/>
              </w:rPr>
              <w:t xml:space="preserve">Creation of Visitor model trip tables screen </w:t>
            </w:r>
            <w:r w:rsidR="00311498">
              <w:rPr>
                <w:rFonts w:eastAsia="Times New Roman" w:cs="Arial"/>
                <w:color w:val="000000"/>
              </w:rPr>
              <w:t>capture</w:t>
            </w:r>
            <w:r>
              <w:rPr>
                <w:rFonts w:eastAsia="Times New Roman" w:cs="Arial"/>
                <w:color w:val="000000"/>
              </w:rPr>
              <w:t xml:space="preserve"> for each iteration</w:t>
            </w:r>
          </w:p>
        </w:tc>
      </w:tr>
    </w:tbl>
    <w:p w:rsidR="002E116A" w:rsidRPr="00BF36E6" w:rsidRDefault="002E116A" w:rsidP="002E116A">
      <w:pPr>
        <w:rPr>
          <w:rFonts w:cs="Arial"/>
        </w:rPr>
      </w:pPr>
    </w:p>
    <w:p w:rsidR="002E116A" w:rsidRPr="000E6C89" w:rsidRDefault="00EF6201" w:rsidP="00EF6201">
      <w:pPr>
        <w:pStyle w:val="Caption"/>
        <w:keepNext/>
        <w:rPr>
          <w:rFonts w:ascii="Arial" w:hAnsi="Arial" w:cs="Arial"/>
          <w:sz w:val="22"/>
          <w:szCs w:val="22"/>
        </w:rPr>
      </w:pPr>
      <w:bookmarkStart w:id="46" w:name="_Ref200953552"/>
      <w:bookmarkStart w:id="47" w:name="_Toc358794004"/>
      <w:r w:rsidRPr="000E6C89">
        <w:rPr>
          <w:rFonts w:ascii="Arial" w:hAnsi="Arial" w:cs="Arial"/>
          <w:sz w:val="22"/>
          <w:szCs w:val="22"/>
        </w:rPr>
        <w:t xml:space="preserve">Table </w:t>
      </w:r>
      <w:r w:rsidR="0015799B" w:rsidRPr="000E6C89">
        <w:rPr>
          <w:rFonts w:ascii="Arial" w:hAnsi="Arial" w:cs="Arial"/>
          <w:sz w:val="22"/>
          <w:szCs w:val="22"/>
        </w:rPr>
        <w:fldChar w:fldCharType="begin"/>
      </w:r>
      <w:r w:rsidRPr="000E6C89">
        <w:rPr>
          <w:rFonts w:ascii="Arial" w:hAnsi="Arial" w:cs="Arial"/>
          <w:sz w:val="22"/>
          <w:szCs w:val="22"/>
        </w:rPr>
        <w:instrText xml:space="preserve"> SEQ Table \* ARABIC </w:instrText>
      </w:r>
      <w:r w:rsidR="0015799B" w:rsidRPr="000E6C89">
        <w:rPr>
          <w:rFonts w:ascii="Arial" w:hAnsi="Arial" w:cs="Arial"/>
          <w:sz w:val="22"/>
          <w:szCs w:val="22"/>
        </w:rPr>
        <w:fldChar w:fldCharType="separate"/>
      </w:r>
      <w:r w:rsidR="001B67BC">
        <w:rPr>
          <w:rFonts w:ascii="Arial" w:hAnsi="Arial" w:cs="Arial"/>
          <w:noProof/>
          <w:sz w:val="22"/>
          <w:szCs w:val="22"/>
        </w:rPr>
        <w:t>7</w:t>
      </w:r>
      <w:r w:rsidR="0015799B" w:rsidRPr="000E6C89">
        <w:rPr>
          <w:rFonts w:ascii="Arial" w:hAnsi="Arial" w:cs="Arial"/>
          <w:sz w:val="22"/>
          <w:szCs w:val="22"/>
        </w:rPr>
        <w:fldChar w:fldCharType="end"/>
      </w:r>
      <w:bookmarkEnd w:id="46"/>
      <w:r w:rsidRPr="000E6C89">
        <w:rPr>
          <w:rFonts w:ascii="Arial" w:hAnsi="Arial" w:cs="Arial"/>
          <w:sz w:val="22"/>
          <w:szCs w:val="22"/>
        </w:rPr>
        <w:t xml:space="preserve">: </w:t>
      </w:r>
      <w:r w:rsidR="005E13EB">
        <w:rPr>
          <w:rFonts w:ascii="Arial" w:hAnsi="Arial" w:cs="Arial"/>
          <w:sz w:val="22"/>
          <w:szCs w:val="22"/>
        </w:rPr>
        <w:t xml:space="preserve"> </w:t>
      </w:r>
      <w:r w:rsidR="000E6C89" w:rsidRPr="000E6C89">
        <w:rPr>
          <w:rFonts w:ascii="Arial" w:hAnsi="Arial" w:cs="Arial"/>
          <w:sz w:val="22"/>
          <w:szCs w:val="22"/>
        </w:rPr>
        <w:t>List of Other I</w:t>
      </w:r>
      <w:r w:rsidR="002E116A" w:rsidRPr="000E6C89">
        <w:rPr>
          <w:rFonts w:ascii="Arial" w:hAnsi="Arial" w:cs="Arial"/>
          <w:sz w:val="22"/>
          <w:szCs w:val="22"/>
        </w:rPr>
        <w:t>nputs</w:t>
      </w:r>
      <w:bookmarkEnd w:id="4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4826"/>
        <w:gridCol w:w="4750"/>
      </w:tblGrid>
      <w:tr w:rsidR="002E116A" w:rsidRPr="00BF36E6" w:rsidTr="00260C77">
        <w:tc>
          <w:tcPr>
            <w:tcW w:w="4826" w:type="dxa"/>
          </w:tcPr>
          <w:p w:rsidR="002E116A" w:rsidRPr="00BF36E6" w:rsidRDefault="002E116A" w:rsidP="007420DB">
            <w:pPr>
              <w:rPr>
                <w:rFonts w:cs="Arial"/>
                <w:b/>
              </w:rPr>
            </w:pPr>
            <w:r w:rsidRPr="00BF36E6">
              <w:rPr>
                <w:rFonts w:cs="Arial"/>
                <w:b/>
              </w:rPr>
              <w:t>Look-up table</w:t>
            </w:r>
          </w:p>
        </w:tc>
        <w:tc>
          <w:tcPr>
            <w:tcW w:w="4750" w:type="dxa"/>
          </w:tcPr>
          <w:p w:rsidR="002E116A" w:rsidRPr="00BF36E6" w:rsidRDefault="002E116A" w:rsidP="007420DB">
            <w:pPr>
              <w:rPr>
                <w:rFonts w:cs="Arial"/>
                <w:b/>
              </w:rPr>
            </w:pPr>
            <w:r w:rsidRPr="00BF36E6">
              <w:rPr>
                <w:rFonts w:cs="Arial"/>
                <w:b/>
              </w:rPr>
              <w:t>Description</w:t>
            </w:r>
          </w:p>
        </w:tc>
      </w:tr>
      <w:tr w:rsidR="00260C77" w:rsidRPr="00BF36E6" w:rsidTr="00260C77">
        <w:tc>
          <w:tcPr>
            <w:tcW w:w="4826" w:type="dxa"/>
            <w:vAlign w:val="bottom"/>
          </w:tcPr>
          <w:p w:rsidR="00260C77" w:rsidRPr="00BF36E6" w:rsidRDefault="00260C77" w:rsidP="00474574">
            <w:pPr>
              <w:spacing w:line="240" w:lineRule="auto"/>
              <w:rPr>
                <w:rFonts w:cs="Arial"/>
              </w:rPr>
            </w:pPr>
            <w:r>
              <w:rPr>
                <w:rFonts w:cs="Arial"/>
              </w:rPr>
              <w:t>26equiv.dat</w:t>
            </w:r>
          </w:p>
        </w:tc>
        <w:tc>
          <w:tcPr>
            <w:tcW w:w="4750" w:type="dxa"/>
          </w:tcPr>
          <w:p w:rsidR="00260C77" w:rsidRDefault="00260C77" w:rsidP="00474574">
            <w:pPr>
              <w:spacing w:line="240" w:lineRule="auto"/>
              <w:rPr>
                <w:rFonts w:cs="Arial"/>
              </w:rPr>
            </w:pPr>
            <w:r>
              <w:rPr>
                <w:rFonts w:cs="Arial"/>
              </w:rPr>
              <w:t>764 TAZ to 26 District lookup table</w:t>
            </w:r>
          </w:p>
        </w:tc>
      </w:tr>
      <w:tr w:rsidR="00260C77" w:rsidRPr="00BF36E6" w:rsidTr="00260C77">
        <w:tc>
          <w:tcPr>
            <w:tcW w:w="4826" w:type="dxa"/>
            <w:vAlign w:val="bottom"/>
          </w:tcPr>
          <w:p w:rsidR="00260C77" w:rsidRPr="00BF36E6" w:rsidRDefault="00260C77" w:rsidP="00474574">
            <w:pPr>
              <w:spacing w:line="240" w:lineRule="auto"/>
              <w:rPr>
                <w:rFonts w:cs="Arial"/>
              </w:rPr>
            </w:pPr>
            <w:r>
              <w:rPr>
                <w:rFonts w:cs="Arial"/>
              </w:rPr>
              <w:t>764to23.eqv</w:t>
            </w:r>
          </w:p>
        </w:tc>
        <w:tc>
          <w:tcPr>
            <w:tcW w:w="4750" w:type="dxa"/>
          </w:tcPr>
          <w:p w:rsidR="00260C77" w:rsidRDefault="00260C77" w:rsidP="00474574">
            <w:pPr>
              <w:spacing w:line="240" w:lineRule="auto"/>
              <w:rPr>
                <w:rFonts w:cs="Arial"/>
              </w:rPr>
            </w:pPr>
            <w:r>
              <w:rPr>
                <w:rFonts w:cs="Arial"/>
              </w:rPr>
              <w:t>764 TAZ to 23 District lookup</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ACAPA.bin</w:t>
            </w:r>
          </w:p>
        </w:tc>
        <w:tc>
          <w:tcPr>
            <w:tcW w:w="4750" w:type="dxa"/>
          </w:tcPr>
          <w:p w:rsidR="002E116A" w:rsidRPr="00BF36E6" w:rsidRDefault="005E13EB" w:rsidP="00474574">
            <w:pPr>
              <w:spacing w:line="240" w:lineRule="auto"/>
              <w:rPr>
                <w:rFonts w:cs="Arial"/>
              </w:rPr>
            </w:pPr>
            <w:r>
              <w:rPr>
                <w:rFonts w:cs="Arial"/>
              </w:rPr>
              <w:t>Per lane per hour c</w:t>
            </w:r>
            <w:r w:rsidR="002E116A" w:rsidRPr="00BF36E6">
              <w:rPr>
                <w:rFonts w:cs="Arial"/>
              </w:rPr>
              <w:t>apacity by facility type and area type</w:t>
            </w:r>
          </w:p>
        </w:tc>
      </w:tr>
      <w:tr w:rsidR="00260C77" w:rsidRPr="00BF36E6" w:rsidTr="00260C77">
        <w:tc>
          <w:tcPr>
            <w:tcW w:w="4826" w:type="dxa"/>
            <w:vAlign w:val="bottom"/>
          </w:tcPr>
          <w:p w:rsidR="00260C77" w:rsidRPr="00BF36E6" w:rsidRDefault="00260C77" w:rsidP="00474574">
            <w:pPr>
              <w:spacing w:line="240" w:lineRule="auto"/>
              <w:rPr>
                <w:rFonts w:cs="Arial"/>
              </w:rPr>
            </w:pPr>
            <w:r w:rsidRPr="00260C77">
              <w:rPr>
                <w:rFonts w:cs="Arial"/>
              </w:rPr>
              <w:t>Census2000ToModelOccupationCrosswalk.csv</w:t>
            </w:r>
          </w:p>
        </w:tc>
        <w:tc>
          <w:tcPr>
            <w:tcW w:w="4750" w:type="dxa"/>
          </w:tcPr>
          <w:p w:rsidR="00260C77" w:rsidRDefault="00260C77" w:rsidP="00474574">
            <w:pPr>
              <w:spacing w:line="240" w:lineRule="auto"/>
              <w:rPr>
                <w:rFonts w:cs="Arial"/>
              </w:rPr>
            </w:pPr>
            <w:r>
              <w:rPr>
                <w:rFonts w:cs="Arial"/>
              </w:rPr>
              <w:t>Census 2000 and occupation lookup</w:t>
            </w:r>
          </w:p>
        </w:tc>
      </w:tr>
      <w:tr w:rsidR="00260C77" w:rsidRPr="00BF36E6" w:rsidTr="00260C77">
        <w:tc>
          <w:tcPr>
            <w:tcW w:w="4826" w:type="dxa"/>
            <w:vAlign w:val="bottom"/>
          </w:tcPr>
          <w:p w:rsidR="00260C77" w:rsidRPr="00BF36E6" w:rsidRDefault="00260C77" w:rsidP="00260C77">
            <w:pPr>
              <w:spacing w:line="240" w:lineRule="auto"/>
              <w:rPr>
                <w:rFonts w:cs="Arial"/>
              </w:rPr>
            </w:pPr>
            <w:r w:rsidRPr="00260C77">
              <w:rPr>
                <w:rFonts w:cs="Arial"/>
              </w:rPr>
              <w:t>Census200</w:t>
            </w:r>
            <w:r>
              <w:rPr>
                <w:rFonts w:cs="Arial"/>
              </w:rPr>
              <w:t>9</w:t>
            </w:r>
            <w:r w:rsidRPr="00260C77">
              <w:rPr>
                <w:rFonts w:cs="Arial"/>
              </w:rPr>
              <w:t>ToModelOccupationCrosswalk.csv</w:t>
            </w:r>
          </w:p>
        </w:tc>
        <w:tc>
          <w:tcPr>
            <w:tcW w:w="4750" w:type="dxa"/>
          </w:tcPr>
          <w:p w:rsidR="00260C77" w:rsidRDefault="00260C77" w:rsidP="00260C77">
            <w:pPr>
              <w:spacing w:line="240" w:lineRule="auto"/>
              <w:rPr>
                <w:rFonts w:cs="Arial"/>
              </w:rPr>
            </w:pPr>
            <w:r>
              <w:rPr>
                <w:rFonts w:cs="Arial"/>
              </w:rPr>
              <w:t>Census 2009 and occupation lookup</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Conical.bin</w:t>
            </w:r>
          </w:p>
        </w:tc>
        <w:tc>
          <w:tcPr>
            <w:tcW w:w="4750" w:type="dxa"/>
          </w:tcPr>
          <w:p w:rsidR="002E116A" w:rsidRPr="00BF36E6" w:rsidRDefault="005E13EB" w:rsidP="00474574">
            <w:pPr>
              <w:spacing w:line="240" w:lineRule="auto"/>
              <w:rPr>
                <w:rFonts w:cs="Arial"/>
              </w:rPr>
            </w:pPr>
            <w:r>
              <w:rPr>
                <w:rFonts w:cs="Arial"/>
              </w:rPr>
              <w:t>V</w:t>
            </w:r>
            <w:r w:rsidR="002E116A" w:rsidRPr="00BF36E6">
              <w:rPr>
                <w:rFonts w:cs="Arial"/>
              </w:rPr>
              <w:t xml:space="preserve">olume delay function </w:t>
            </w:r>
            <w:r>
              <w:rPr>
                <w:rFonts w:cs="Arial"/>
              </w:rPr>
              <w:t xml:space="preserve">parameters </w:t>
            </w:r>
            <w:r w:rsidR="002E116A" w:rsidRPr="00BF36E6">
              <w:rPr>
                <w:rFonts w:cs="Arial"/>
              </w:rPr>
              <w:t>by facility type</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CSPEED.bin</w:t>
            </w:r>
          </w:p>
        </w:tc>
        <w:tc>
          <w:tcPr>
            <w:tcW w:w="4750" w:type="dxa"/>
          </w:tcPr>
          <w:p w:rsidR="002E116A" w:rsidRPr="00BF36E6" w:rsidRDefault="002E116A" w:rsidP="00474574">
            <w:pPr>
              <w:spacing w:line="240" w:lineRule="auto"/>
              <w:rPr>
                <w:rFonts w:cs="Arial"/>
              </w:rPr>
            </w:pPr>
            <w:r w:rsidRPr="00BF36E6">
              <w:rPr>
                <w:rFonts w:cs="Arial"/>
              </w:rPr>
              <w:t>Congested speed table by facility type and area type</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FSPEED.bin</w:t>
            </w:r>
          </w:p>
        </w:tc>
        <w:tc>
          <w:tcPr>
            <w:tcW w:w="4750" w:type="dxa"/>
          </w:tcPr>
          <w:p w:rsidR="002E116A" w:rsidRPr="00BF36E6" w:rsidRDefault="002E116A" w:rsidP="00474574">
            <w:pPr>
              <w:spacing w:line="240" w:lineRule="auto"/>
              <w:rPr>
                <w:rFonts w:cs="Arial"/>
              </w:rPr>
            </w:pPr>
            <w:r w:rsidRPr="00BF36E6">
              <w:rPr>
                <w:rFonts w:cs="Arial"/>
              </w:rPr>
              <w:t>Free-flow speed table by facility type and area type</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Modes.bin</w:t>
            </w:r>
          </w:p>
        </w:tc>
        <w:tc>
          <w:tcPr>
            <w:tcW w:w="4750" w:type="dxa"/>
          </w:tcPr>
          <w:p w:rsidR="002E116A" w:rsidRPr="00BF36E6" w:rsidRDefault="002E116A" w:rsidP="00474574">
            <w:pPr>
              <w:spacing w:line="240" w:lineRule="auto"/>
              <w:rPr>
                <w:rFonts w:cs="Arial"/>
              </w:rPr>
            </w:pPr>
            <w:r w:rsidRPr="00BF36E6">
              <w:rPr>
                <w:rFonts w:cs="Arial"/>
              </w:rPr>
              <w:t xml:space="preserve">Mode </w:t>
            </w:r>
            <w:r w:rsidR="005E13EB">
              <w:rPr>
                <w:rFonts w:cs="Arial"/>
              </w:rPr>
              <w:t>table for transit path-finding</w:t>
            </w:r>
          </w:p>
        </w:tc>
      </w:tr>
      <w:tr w:rsidR="00B3703F" w:rsidRPr="00BF36E6" w:rsidTr="00260C77">
        <w:tc>
          <w:tcPr>
            <w:tcW w:w="4826" w:type="dxa"/>
            <w:vAlign w:val="bottom"/>
          </w:tcPr>
          <w:p w:rsidR="00B3703F" w:rsidRPr="00BF36E6" w:rsidRDefault="00B3703F" w:rsidP="00474574">
            <w:pPr>
              <w:spacing w:line="240" w:lineRule="auto"/>
              <w:rPr>
                <w:rFonts w:cs="Arial"/>
              </w:rPr>
            </w:pPr>
            <w:r>
              <w:rPr>
                <w:rFonts w:cs="Arial"/>
              </w:rPr>
              <w:t>OmpoScreenlines.dbd</w:t>
            </w:r>
          </w:p>
        </w:tc>
        <w:tc>
          <w:tcPr>
            <w:tcW w:w="4750" w:type="dxa"/>
          </w:tcPr>
          <w:p w:rsidR="00B3703F" w:rsidRDefault="00AF0132" w:rsidP="00474574">
            <w:pPr>
              <w:spacing w:line="240" w:lineRule="auto"/>
              <w:rPr>
                <w:rFonts w:cs="Arial"/>
              </w:rPr>
            </w:pPr>
            <w:proofErr w:type="spellStart"/>
            <w:r>
              <w:rPr>
                <w:rFonts w:cs="Arial"/>
              </w:rPr>
              <w:t>TransCAD</w:t>
            </w:r>
            <w:proofErr w:type="spellEnd"/>
            <w:r w:rsidR="00B3703F">
              <w:rPr>
                <w:rFonts w:cs="Arial"/>
              </w:rPr>
              <w:t xml:space="preserve"> OMPO </w:t>
            </w:r>
            <w:proofErr w:type="spellStart"/>
            <w:r w:rsidR="00B3703F">
              <w:rPr>
                <w:rFonts w:cs="Arial"/>
              </w:rPr>
              <w:t>screenlines</w:t>
            </w:r>
            <w:proofErr w:type="spellEnd"/>
            <w:r w:rsidR="00B3703F">
              <w:rPr>
                <w:rFonts w:cs="Arial"/>
              </w:rPr>
              <w:t xml:space="preserve"> layer</w:t>
            </w:r>
          </w:p>
        </w:tc>
      </w:tr>
      <w:tr w:rsidR="00B3703F" w:rsidRPr="00BF36E6" w:rsidTr="00260C77">
        <w:tc>
          <w:tcPr>
            <w:tcW w:w="4826" w:type="dxa"/>
            <w:vAlign w:val="bottom"/>
          </w:tcPr>
          <w:p w:rsidR="00B3703F" w:rsidRPr="00BF36E6" w:rsidRDefault="00B3703F" w:rsidP="00474574">
            <w:pPr>
              <w:spacing w:line="240" w:lineRule="auto"/>
              <w:rPr>
                <w:rFonts w:cs="Arial"/>
              </w:rPr>
            </w:pPr>
            <w:r>
              <w:rPr>
                <w:rFonts w:cs="Arial"/>
              </w:rPr>
              <w:lastRenderedPageBreak/>
              <w:t>Shadowprices.csv</w:t>
            </w:r>
          </w:p>
        </w:tc>
        <w:tc>
          <w:tcPr>
            <w:tcW w:w="4750" w:type="dxa"/>
          </w:tcPr>
          <w:p w:rsidR="00B3703F" w:rsidRDefault="00B3703F" w:rsidP="00474574">
            <w:pPr>
              <w:spacing w:line="240" w:lineRule="auto"/>
              <w:rPr>
                <w:rFonts w:cs="Arial"/>
              </w:rPr>
            </w:pPr>
            <w:proofErr w:type="spellStart"/>
            <w:r>
              <w:rPr>
                <w:rFonts w:cs="Arial"/>
              </w:rPr>
              <w:t>Shadowprices</w:t>
            </w:r>
            <w:proofErr w:type="spellEnd"/>
            <w:r>
              <w:rPr>
                <w:rFonts w:cs="Arial"/>
              </w:rPr>
              <w:t xml:space="preserve"> for tour destination choice model</w:t>
            </w:r>
          </w:p>
        </w:tc>
      </w:tr>
      <w:tr w:rsidR="00B3703F" w:rsidRPr="00BF36E6" w:rsidTr="00260C77">
        <w:tc>
          <w:tcPr>
            <w:tcW w:w="4826" w:type="dxa"/>
            <w:vAlign w:val="bottom"/>
          </w:tcPr>
          <w:p w:rsidR="00B3703F" w:rsidRPr="00BF36E6" w:rsidRDefault="00B3703F" w:rsidP="00474574">
            <w:pPr>
              <w:spacing w:line="240" w:lineRule="auto"/>
              <w:rPr>
                <w:rFonts w:cs="Arial"/>
              </w:rPr>
            </w:pPr>
            <w:r w:rsidRPr="00B3703F">
              <w:rPr>
                <w:rFonts w:cs="Arial"/>
              </w:rPr>
              <w:t>ss09hhi_withzeros.csv</w:t>
            </w:r>
          </w:p>
        </w:tc>
        <w:tc>
          <w:tcPr>
            <w:tcW w:w="4750" w:type="dxa"/>
          </w:tcPr>
          <w:p w:rsidR="00B3703F" w:rsidRDefault="00B3703F" w:rsidP="00474574">
            <w:pPr>
              <w:spacing w:line="240" w:lineRule="auto"/>
              <w:rPr>
                <w:rFonts w:cs="Arial"/>
              </w:rPr>
            </w:pPr>
            <w:r>
              <w:rPr>
                <w:rFonts w:cs="Arial"/>
              </w:rPr>
              <w:t>Census 2009 household file</w:t>
            </w:r>
          </w:p>
        </w:tc>
      </w:tr>
      <w:tr w:rsidR="00B3703F" w:rsidRPr="00BF36E6" w:rsidTr="00260C77">
        <w:tc>
          <w:tcPr>
            <w:tcW w:w="4826" w:type="dxa"/>
            <w:vAlign w:val="bottom"/>
          </w:tcPr>
          <w:p w:rsidR="00B3703F" w:rsidRPr="00BF36E6" w:rsidRDefault="00B3703F" w:rsidP="00B3703F">
            <w:pPr>
              <w:spacing w:line="240" w:lineRule="auto"/>
              <w:rPr>
                <w:rFonts w:cs="Arial"/>
              </w:rPr>
            </w:pPr>
            <w:r>
              <w:rPr>
                <w:rFonts w:cs="Arial"/>
              </w:rPr>
              <w:t>ss09ph</w:t>
            </w:r>
            <w:r w:rsidRPr="00B3703F">
              <w:rPr>
                <w:rFonts w:cs="Arial"/>
              </w:rPr>
              <w:t>i_withzeros.csv</w:t>
            </w:r>
          </w:p>
        </w:tc>
        <w:tc>
          <w:tcPr>
            <w:tcW w:w="4750" w:type="dxa"/>
          </w:tcPr>
          <w:p w:rsidR="00B3703F" w:rsidRDefault="00B3703F" w:rsidP="00474574">
            <w:pPr>
              <w:spacing w:line="240" w:lineRule="auto"/>
              <w:rPr>
                <w:rFonts w:cs="Arial"/>
              </w:rPr>
            </w:pPr>
            <w:r>
              <w:rPr>
                <w:rFonts w:cs="Arial"/>
              </w:rPr>
              <w:t>Census 2009 person file</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TRANOPTIMEFAC.bin</w:t>
            </w:r>
          </w:p>
        </w:tc>
        <w:tc>
          <w:tcPr>
            <w:tcW w:w="4750" w:type="dxa"/>
          </w:tcPr>
          <w:p w:rsidR="002E116A" w:rsidRPr="00BF36E6" w:rsidRDefault="002E116A" w:rsidP="00474574">
            <w:pPr>
              <w:spacing w:line="240" w:lineRule="auto"/>
              <w:rPr>
                <w:rFonts w:cs="Arial"/>
              </w:rPr>
            </w:pPr>
            <w:r w:rsidRPr="00BF36E6">
              <w:rPr>
                <w:rFonts w:cs="Arial"/>
              </w:rPr>
              <w:t>Transit off-peak time factors relative to highway travel times</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TranPkFac.bin</w:t>
            </w:r>
          </w:p>
        </w:tc>
        <w:tc>
          <w:tcPr>
            <w:tcW w:w="4750" w:type="dxa"/>
          </w:tcPr>
          <w:p w:rsidR="002E116A" w:rsidRPr="00BF36E6" w:rsidRDefault="002E116A" w:rsidP="00474574">
            <w:pPr>
              <w:spacing w:line="240" w:lineRule="auto"/>
              <w:rPr>
                <w:rFonts w:cs="Arial"/>
              </w:rPr>
            </w:pPr>
            <w:r w:rsidRPr="00BF36E6">
              <w:rPr>
                <w:rFonts w:cs="Arial"/>
              </w:rPr>
              <w:t>Transit peak time factors relative to highway travel times</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TRANPKTIMEFAC.bin</w:t>
            </w:r>
          </w:p>
        </w:tc>
        <w:tc>
          <w:tcPr>
            <w:tcW w:w="4750" w:type="dxa"/>
          </w:tcPr>
          <w:p w:rsidR="002E116A" w:rsidRPr="00BF36E6" w:rsidRDefault="002E116A" w:rsidP="00474574">
            <w:pPr>
              <w:spacing w:line="240" w:lineRule="auto"/>
              <w:rPr>
                <w:rFonts w:cs="Arial"/>
              </w:rPr>
            </w:pPr>
            <w:r w:rsidRPr="00BF36E6">
              <w:rPr>
                <w:rFonts w:cs="Arial"/>
              </w:rPr>
              <w:t>Transit peak time factors relative to highway travel times</w:t>
            </w:r>
          </w:p>
        </w:tc>
      </w:tr>
      <w:tr w:rsidR="002E116A" w:rsidRPr="00BF36E6" w:rsidTr="00260C77">
        <w:tc>
          <w:tcPr>
            <w:tcW w:w="4826" w:type="dxa"/>
            <w:vAlign w:val="bottom"/>
          </w:tcPr>
          <w:p w:rsidR="002E116A" w:rsidRPr="00BF36E6" w:rsidRDefault="002E116A" w:rsidP="00474574">
            <w:pPr>
              <w:spacing w:line="240" w:lineRule="auto"/>
              <w:rPr>
                <w:rFonts w:cs="Arial"/>
              </w:rPr>
            </w:pPr>
            <w:r w:rsidRPr="00BF36E6">
              <w:rPr>
                <w:rFonts w:cs="Arial"/>
              </w:rPr>
              <w:t>Transfer.bin</w:t>
            </w:r>
          </w:p>
        </w:tc>
        <w:tc>
          <w:tcPr>
            <w:tcW w:w="4750" w:type="dxa"/>
          </w:tcPr>
          <w:p w:rsidR="002E116A" w:rsidRPr="00BF36E6" w:rsidRDefault="002E116A" w:rsidP="00474574">
            <w:pPr>
              <w:spacing w:line="240" w:lineRule="auto"/>
              <w:rPr>
                <w:rFonts w:cs="Arial"/>
              </w:rPr>
            </w:pPr>
            <w:r w:rsidRPr="00BF36E6">
              <w:rPr>
                <w:rFonts w:cs="Arial"/>
              </w:rPr>
              <w:t xml:space="preserve">Cost of a transfer </w:t>
            </w:r>
            <w:r w:rsidR="005E13EB">
              <w:rPr>
                <w:rFonts w:cs="Arial"/>
              </w:rPr>
              <w:t>between modes</w:t>
            </w:r>
          </w:p>
        </w:tc>
      </w:tr>
    </w:tbl>
    <w:p w:rsidR="002E116A" w:rsidRPr="00BF36E6" w:rsidRDefault="002E116A" w:rsidP="002E116A">
      <w:pPr>
        <w:rPr>
          <w:rFonts w:cs="Arial"/>
        </w:rPr>
      </w:pPr>
    </w:p>
    <w:p w:rsidR="002E116A" w:rsidRPr="00BF36E6" w:rsidRDefault="002E116A">
      <w:pPr>
        <w:rPr>
          <w:rFonts w:cs="Arial"/>
        </w:rPr>
      </w:pPr>
    </w:p>
    <w:p w:rsidR="003D6BC6" w:rsidRPr="00BF36E6" w:rsidRDefault="001310E2" w:rsidP="00C91E88">
      <w:pPr>
        <w:pStyle w:val="Heading1"/>
        <w:pageBreakBefore/>
        <w:numPr>
          <w:ilvl w:val="0"/>
          <w:numId w:val="8"/>
        </w:numPr>
        <w:rPr>
          <w:rFonts w:ascii="Arial" w:hAnsi="Arial" w:cs="Arial"/>
        </w:rPr>
      </w:pPr>
      <w:bookmarkStart w:id="48" w:name="_Toc358793974"/>
      <w:r w:rsidRPr="00BF36E6">
        <w:rPr>
          <w:rFonts w:ascii="Arial" w:hAnsi="Arial" w:cs="Arial"/>
        </w:rPr>
        <w:lastRenderedPageBreak/>
        <w:t>Basic Inputs</w:t>
      </w:r>
      <w:bookmarkEnd w:id="48"/>
    </w:p>
    <w:p w:rsidR="00AC58B6" w:rsidRDefault="00AC58B6" w:rsidP="00E06907">
      <w:pPr>
        <w:jc w:val="both"/>
        <w:rPr>
          <w:rFonts w:cs="Arial"/>
        </w:rPr>
      </w:pPr>
    </w:p>
    <w:p w:rsidR="001310E2" w:rsidRPr="00052B19" w:rsidRDefault="003D6BC6" w:rsidP="00E06907">
      <w:pPr>
        <w:jc w:val="both"/>
        <w:rPr>
          <w:rFonts w:cs="Arial"/>
        </w:rPr>
      </w:pPr>
      <w:r w:rsidRPr="00052B19">
        <w:rPr>
          <w:rFonts w:cs="Arial"/>
        </w:rPr>
        <w:t xml:space="preserve">This part of the document describes the main inputs to the </w:t>
      </w:r>
      <w:proofErr w:type="spellStart"/>
      <w:r w:rsidR="00055BCF" w:rsidRPr="00052B19">
        <w:rPr>
          <w:rFonts w:cs="Arial"/>
        </w:rPr>
        <w:t>OahuMPO</w:t>
      </w:r>
      <w:proofErr w:type="spellEnd"/>
      <w:r w:rsidRPr="00052B19">
        <w:rPr>
          <w:rFonts w:cs="Arial"/>
        </w:rPr>
        <w:t xml:space="preserve"> models. These inputs consist of highway line layer, transit route systems, and TAZ layer. A detailed description of each of these inputs is given below. </w:t>
      </w:r>
    </w:p>
    <w:p w:rsidR="002E116A" w:rsidRPr="00BF36E6" w:rsidRDefault="00253A91" w:rsidP="00FC1231">
      <w:pPr>
        <w:pStyle w:val="Heading2"/>
        <w:rPr>
          <w:rFonts w:ascii="Arial" w:hAnsi="Arial" w:cs="Arial"/>
        </w:rPr>
      </w:pPr>
      <w:bookmarkStart w:id="49" w:name="_Toc358793975"/>
      <w:r>
        <w:rPr>
          <w:rFonts w:ascii="Arial" w:hAnsi="Arial" w:cs="Arial"/>
        </w:rPr>
        <w:t>4</w:t>
      </w:r>
      <w:r w:rsidR="000A3629" w:rsidRPr="00BF36E6">
        <w:rPr>
          <w:rFonts w:ascii="Arial" w:hAnsi="Arial" w:cs="Arial"/>
        </w:rPr>
        <w:t xml:space="preserve">.1 </w:t>
      </w:r>
      <w:r w:rsidR="002E116A" w:rsidRPr="00BF36E6">
        <w:rPr>
          <w:rFonts w:ascii="Arial" w:hAnsi="Arial" w:cs="Arial"/>
        </w:rPr>
        <w:t>Highway Network</w:t>
      </w:r>
      <w:bookmarkEnd w:id="49"/>
    </w:p>
    <w:p w:rsidR="002E116A" w:rsidRPr="00BF36E6" w:rsidRDefault="002E116A" w:rsidP="002E116A">
      <w:pPr>
        <w:rPr>
          <w:rFonts w:cs="Arial"/>
        </w:rPr>
      </w:pPr>
    </w:p>
    <w:p w:rsidR="002E116A" w:rsidRPr="00052B19" w:rsidRDefault="002E116A" w:rsidP="002E116A">
      <w:pPr>
        <w:jc w:val="both"/>
        <w:rPr>
          <w:rFonts w:cs="Arial"/>
        </w:rPr>
      </w:pPr>
      <w:r w:rsidRPr="00052B19">
        <w:rPr>
          <w:rFonts w:cs="Arial"/>
        </w:rPr>
        <w:t xml:space="preserve">The </w:t>
      </w:r>
      <w:smartTag w:uri="urn:schemas-microsoft-com:office:smarttags" w:element="place">
        <w:r w:rsidRPr="00052B19">
          <w:rPr>
            <w:rFonts w:cs="Arial"/>
          </w:rPr>
          <w:t>Oahu</w:t>
        </w:r>
      </w:smartTag>
      <w:r w:rsidRPr="00052B19">
        <w:rPr>
          <w:rFonts w:cs="Arial"/>
        </w:rPr>
        <w:t xml:space="preserve"> highway network coded in </w:t>
      </w:r>
      <w:proofErr w:type="spellStart"/>
      <w:r w:rsidR="00AF0132">
        <w:rPr>
          <w:rFonts w:cs="Arial"/>
        </w:rPr>
        <w:t>TransCAD</w:t>
      </w:r>
      <w:proofErr w:type="spellEnd"/>
      <w:r w:rsidRPr="00052B19">
        <w:rPr>
          <w:rFonts w:cs="Arial"/>
        </w:rPr>
        <w:t xml:space="preserve"> is a conflated network matching the underlying street network, as shown in </w:t>
      </w:r>
      <w:r w:rsidR="00451FE9" w:rsidRPr="00052B19">
        <w:rPr>
          <w:rFonts w:cs="Arial"/>
        </w:rPr>
        <w:t>Figure 4</w:t>
      </w:r>
      <w:r w:rsidRPr="00052B19">
        <w:rPr>
          <w:rFonts w:cs="Arial"/>
        </w:rPr>
        <w:t>. Thus, this network provides accurate distances for the model network, proper interchange flow, directionality and smooth shaped highway segments. Moreover this highway network contains all the base year and future year projects in one line layer, which is called the master line layer. This enables easy extraction of highway line layer for any planning horizon year from the master line layer, as opposed to maintaining a different line layer for each planning horizon year. Having a master line layer also reduces the problem of tracking changes, e.g. once the number of lanes is modified for a base year or a horizon year link, this change is automatically accounted in any horizon year network.</w:t>
      </w:r>
    </w:p>
    <w:p w:rsidR="00E312DF" w:rsidRPr="00052B19" w:rsidRDefault="00E312DF" w:rsidP="002E116A">
      <w:pPr>
        <w:jc w:val="both"/>
        <w:rPr>
          <w:rFonts w:cs="Arial"/>
        </w:rPr>
        <w:sectPr w:rsidR="00E312DF" w:rsidRPr="00052B19" w:rsidSect="00EB7BD5">
          <w:headerReference w:type="even" r:id="rId15"/>
          <w:headerReference w:type="default" r:id="rId16"/>
          <w:footerReference w:type="default" r:id="rId17"/>
          <w:headerReference w:type="first" r:id="rId18"/>
          <w:footerReference w:type="first" r:id="rId19"/>
          <w:pgSz w:w="12240" w:h="15840" w:code="1"/>
          <w:pgMar w:top="1440" w:right="1440" w:bottom="1440" w:left="1440" w:header="720" w:footer="432" w:gutter="0"/>
          <w:cols w:space="720"/>
          <w:titlePg/>
          <w:docGrid w:linePitch="360"/>
        </w:sectPr>
      </w:pPr>
    </w:p>
    <w:p w:rsidR="004835BC" w:rsidRDefault="0015799B" w:rsidP="004835BC">
      <w:pPr>
        <w:pStyle w:val="Caption"/>
        <w:rPr>
          <w:rFonts w:ascii="Arial" w:hAnsi="Arial" w:cs="Arial"/>
          <w:sz w:val="22"/>
          <w:szCs w:val="22"/>
        </w:rPr>
      </w:pPr>
      <w:r w:rsidRPr="0015799B">
        <w:rPr>
          <w:rFonts w:cs="Arial"/>
          <w:b w:val="0"/>
          <w:noProof/>
        </w:rPr>
        <w:lastRenderedPageBreak/>
        <w:pict>
          <v:shapetype id="_x0000_t202" coordsize="21600,21600" o:spt="202" path="m,l,21600r21600,l21600,xe">
            <v:stroke joinstyle="miter"/>
            <v:path gradientshapeok="t" o:connecttype="rect"/>
          </v:shapetype>
          <v:shape id="Text Box 122" o:spid="_x0000_s1026" type="#_x0000_t202" style="position:absolute;margin-left:0;margin-top:29.85pt;width:612pt;height:419.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">
            <v:textbox>
              <w:txbxContent>
                <w:p w:rsidR="00167D35" w:rsidRDefault="00167D35" w:rsidP="00050A87">
                  <w:pPr>
                    <w:jc w:val="both"/>
                    <w:rPr>
                      <w:noProof/>
                    </w:rPr>
                  </w:pPr>
                  <w:r w:rsidRPr="00902BA6">
                    <w:rPr>
                      <w:noProof/>
                    </w:rPr>
                    <w:drawing>
                      <wp:inline distT="0" distB="0" distL="0" distR="0">
                        <wp:extent cx="7679055" cy="51898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7679055" cy="5189855"/>
                                </a:xfrm>
                                <a:prstGeom prst="rect">
                                  <a:avLst/>
                                </a:prstGeom>
                                <a:noFill/>
                                <a:ln>
                                  <a:noFill/>
                                </a:ln>
                              </pic:spPr>
                            </pic:pic>
                          </a:graphicData>
                        </a:graphic>
                      </wp:inline>
                    </w:drawing>
                  </w:r>
                </w:p>
                <w:p w:rsidR="00167D35" w:rsidRDefault="00167D35" w:rsidP="00050A87">
                  <w:pPr>
                    <w:jc w:val="both"/>
                    <w:rPr>
                      <w:noProof/>
                    </w:rPr>
                  </w:pPr>
                </w:p>
                <w:p w:rsidR="00167D35" w:rsidRDefault="00167D35" w:rsidP="00050A87">
                  <w:pPr>
                    <w:jc w:val="both"/>
                    <w:rPr>
                      <w:noProof/>
                    </w:rPr>
                  </w:pPr>
                </w:p>
                <w:p w:rsidR="00167D35" w:rsidRPr="005C3447" w:rsidRDefault="00167D35" w:rsidP="00050A87">
                  <w:pPr>
                    <w:jc w:val="both"/>
                  </w:pPr>
                </w:p>
              </w:txbxContent>
            </v:textbox>
          </v:shape>
        </w:pict>
      </w:r>
      <w:bookmarkStart w:id="50" w:name="_Toc358794035"/>
      <w:r w:rsidR="004835BC" w:rsidRPr="005E13EB">
        <w:rPr>
          <w:rFonts w:ascii="Arial" w:hAnsi="Arial" w:cs="Arial"/>
          <w:sz w:val="22"/>
          <w:szCs w:val="22"/>
        </w:rPr>
        <w:t xml:space="preserve">Figure </w:t>
      </w:r>
      <w:r w:rsidRPr="005E13EB">
        <w:rPr>
          <w:rFonts w:ascii="Arial" w:hAnsi="Arial" w:cs="Arial"/>
          <w:sz w:val="22"/>
          <w:szCs w:val="22"/>
        </w:rPr>
        <w:fldChar w:fldCharType="begin"/>
      </w:r>
      <w:r w:rsidR="004835BC" w:rsidRPr="005E13EB">
        <w:rPr>
          <w:rFonts w:ascii="Arial" w:hAnsi="Arial" w:cs="Arial"/>
          <w:sz w:val="22"/>
          <w:szCs w:val="22"/>
        </w:rPr>
        <w:instrText xml:space="preserve"> SEQ Figure \* ARABIC </w:instrText>
      </w:r>
      <w:r w:rsidRPr="005E13EB">
        <w:rPr>
          <w:rFonts w:ascii="Arial" w:hAnsi="Arial" w:cs="Arial"/>
          <w:sz w:val="22"/>
          <w:szCs w:val="22"/>
        </w:rPr>
        <w:fldChar w:fldCharType="separate"/>
      </w:r>
      <w:r w:rsidR="001B67BC">
        <w:rPr>
          <w:rFonts w:ascii="Arial" w:hAnsi="Arial" w:cs="Arial"/>
          <w:noProof/>
          <w:sz w:val="22"/>
          <w:szCs w:val="22"/>
        </w:rPr>
        <w:t>4</w:t>
      </w:r>
      <w:r w:rsidRPr="005E13EB">
        <w:rPr>
          <w:rFonts w:ascii="Arial" w:hAnsi="Arial" w:cs="Arial"/>
          <w:sz w:val="22"/>
          <w:szCs w:val="22"/>
        </w:rPr>
        <w:fldChar w:fldCharType="end"/>
      </w:r>
      <w:r w:rsidR="004835BC" w:rsidRPr="005E13EB">
        <w:rPr>
          <w:rFonts w:ascii="Arial" w:hAnsi="Arial" w:cs="Arial"/>
          <w:b w:val="0"/>
          <w:sz w:val="22"/>
          <w:szCs w:val="22"/>
        </w:rPr>
        <w:t xml:space="preserve">: </w:t>
      </w:r>
      <w:r w:rsidR="004835BC">
        <w:rPr>
          <w:rFonts w:ascii="Arial" w:hAnsi="Arial" w:cs="Arial"/>
          <w:b w:val="0"/>
          <w:sz w:val="22"/>
          <w:szCs w:val="22"/>
        </w:rPr>
        <w:t xml:space="preserve"> </w:t>
      </w:r>
      <w:r w:rsidR="004835BC" w:rsidRPr="005E13EB">
        <w:rPr>
          <w:rFonts w:ascii="Arial" w:hAnsi="Arial" w:cs="Arial"/>
          <w:sz w:val="22"/>
          <w:szCs w:val="22"/>
        </w:rPr>
        <w:t>Conflated Highway Network</w:t>
      </w:r>
      <w:bookmarkEnd w:id="50"/>
    </w:p>
    <w:p w:rsidR="002E116A" w:rsidRPr="00BF36E6" w:rsidRDefault="002E116A" w:rsidP="002E116A">
      <w:pPr>
        <w:jc w:val="center"/>
        <w:rPr>
          <w:rFonts w:cs="Arial"/>
          <w:b/>
        </w:rPr>
      </w:pPr>
    </w:p>
    <w:p w:rsidR="00050A87" w:rsidRPr="00BF36E6" w:rsidRDefault="00050A87" w:rsidP="002E116A">
      <w:pPr>
        <w:jc w:val="center"/>
        <w:rPr>
          <w:rFonts w:cs="Arial"/>
          <w:b/>
        </w:rPr>
      </w:pPr>
    </w:p>
    <w:p w:rsidR="00E04EB8" w:rsidRPr="00BF36E6" w:rsidRDefault="00E04EB8"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050A87" w:rsidRPr="00BF36E6" w:rsidRDefault="00050A87" w:rsidP="002E116A">
      <w:pPr>
        <w:jc w:val="center"/>
        <w:rPr>
          <w:rFonts w:cs="Arial"/>
          <w:b/>
        </w:rPr>
      </w:pPr>
    </w:p>
    <w:p w:rsidR="005E13EB" w:rsidRDefault="005E13EB" w:rsidP="00050A87">
      <w:pPr>
        <w:pStyle w:val="Caption"/>
        <w:rPr>
          <w:rFonts w:ascii="Arial" w:hAnsi="Arial" w:cs="Arial"/>
        </w:rPr>
      </w:pPr>
      <w:bookmarkStart w:id="51" w:name="_Ref200952545"/>
    </w:p>
    <w:bookmarkEnd w:id="51"/>
    <w:p w:rsidR="005E13EB" w:rsidRDefault="005E13EB" w:rsidP="005E13EB"/>
    <w:p w:rsidR="005E13EB" w:rsidRDefault="005E13EB" w:rsidP="005E13EB"/>
    <w:p w:rsidR="005E13EB" w:rsidRDefault="005E13EB" w:rsidP="005E13EB"/>
    <w:p w:rsidR="00E312DF" w:rsidRDefault="00E312DF" w:rsidP="005E13EB">
      <w:pPr>
        <w:sectPr w:rsidR="00E312DF" w:rsidSect="00E312DF">
          <w:pgSz w:w="15840" w:h="12240" w:orient="landscape" w:code="1"/>
          <w:pgMar w:top="1440" w:right="1440" w:bottom="1440" w:left="1440" w:header="720" w:footer="432" w:gutter="0"/>
          <w:cols w:space="720"/>
          <w:titlePg/>
          <w:docGrid w:linePitch="360"/>
        </w:sectPr>
      </w:pPr>
    </w:p>
    <w:p w:rsidR="00833E8C" w:rsidRPr="00833E8C" w:rsidRDefault="00833E8C" w:rsidP="00833E8C">
      <w:pPr>
        <w:pStyle w:val="Caption"/>
        <w:rPr>
          <w:rFonts w:ascii="Arial" w:hAnsi="Arial" w:cs="Arial"/>
          <w:sz w:val="22"/>
          <w:szCs w:val="22"/>
        </w:rPr>
      </w:pPr>
      <w:bookmarkStart w:id="52" w:name="_Ref201116767"/>
      <w:bookmarkStart w:id="53" w:name="_Toc358794005"/>
      <w:r w:rsidRPr="00833E8C">
        <w:rPr>
          <w:rFonts w:ascii="Arial" w:hAnsi="Arial" w:cs="Arial"/>
          <w:sz w:val="22"/>
          <w:szCs w:val="22"/>
        </w:rPr>
        <w:lastRenderedPageBreak/>
        <w:t xml:space="preserve">Table </w:t>
      </w:r>
      <w:r w:rsidR="0015799B" w:rsidRPr="00833E8C">
        <w:rPr>
          <w:rFonts w:ascii="Arial" w:hAnsi="Arial" w:cs="Arial"/>
          <w:sz w:val="22"/>
          <w:szCs w:val="22"/>
        </w:rPr>
        <w:fldChar w:fldCharType="begin"/>
      </w:r>
      <w:r w:rsidRPr="00833E8C">
        <w:rPr>
          <w:rFonts w:ascii="Arial" w:hAnsi="Arial" w:cs="Arial"/>
          <w:sz w:val="22"/>
          <w:szCs w:val="22"/>
        </w:rPr>
        <w:instrText xml:space="preserve"> SEQ Table \* ARABIC </w:instrText>
      </w:r>
      <w:r w:rsidR="0015799B" w:rsidRPr="00833E8C">
        <w:rPr>
          <w:rFonts w:ascii="Arial" w:hAnsi="Arial" w:cs="Arial"/>
          <w:sz w:val="22"/>
          <w:szCs w:val="22"/>
        </w:rPr>
        <w:fldChar w:fldCharType="separate"/>
      </w:r>
      <w:r w:rsidR="001B67BC">
        <w:rPr>
          <w:rFonts w:ascii="Arial" w:hAnsi="Arial" w:cs="Arial"/>
          <w:noProof/>
          <w:sz w:val="22"/>
          <w:szCs w:val="22"/>
        </w:rPr>
        <w:t>8</w:t>
      </w:r>
      <w:r w:rsidR="0015799B" w:rsidRPr="00833E8C">
        <w:rPr>
          <w:rFonts w:ascii="Arial" w:hAnsi="Arial" w:cs="Arial"/>
          <w:sz w:val="22"/>
          <w:szCs w:val="22"/>
        </w:rPr>
        <w:fldChar w:fldCharType="end"/>
      </w:r>
      <w:bookmarkEnd w:id="52"/>
      <w:r w:rsidRPr="00833E8C">
        <w:rPr>
          <w:rFonts w:ascii="Arial" w:hAnsi="Arial" w:cs="Arial"/>
          <w:sz w:val="22"/>
          <w:szCs w:val="22"/>
        </w:rPr>
        <w:t>:  Highway Line Layer Attributes</w:t>
      </w:r>
      <w:r w:rsidR="00CA600E">
        <w:rPr>
          <w:rStyle w:val="FootnoteReference"/>
          <w:rFonts w:ascii="Arial" w:hAnsi="Arial" w:cs="Arial"/>
          <w:sz w:val="22"/>
          <w:szCs w:val="22"/>
        </w:rPr>
        <w:footnoteReference w:id="2"/>
      </w:r>
      <w:bookmarkEnd w:id="53"/>
    </w:p>
    <w:tbl>
      <w:tblPr>
        <w:tblpPr w:leftFromText="180" w:rightFromText="180" w:vertAnchor="page" w:horzAnchor="margin" w:tblpY="2161"/>
        <w:tblW w:w="9576"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051"/>
        <w:gridCol w:w="7525"/>
      </w:tblGrid>
      <w:tr w:rsidR="0077690D" w:rsidRPr="00BF36E6">
        <w:trPr>
          <w:trHeight w:val="270"/>
        </w:trPr>
        <w:tc>
          <w:tcPr>
            <w:tcW w:w="2051" w:type="dxa"/>
            <w:shd w:val="clear" w:color="auto" w:fill="auto"/>
            <w:noWrap/>
            <w:vAlign w:val="bottom"/>
          </w:tcPr>
          <w:p w:rsidR="0077690D" w:rsidRPr="00BF36E6" w:rsidRDefault="0077690D" w:rsidP="0077690D">
            <w:pPr>
              <w:rPr>
                <w:rFonts w:eastAsia="Times New Roman" w:cs="Arial"/>
                <w:b/>
                <w:bCs/>
                <w:sz w:val="18"/>
                <w:szCs w:val="18"/>
              </w:rPr>
            </w:pPr>
            <w:r>
              <w:br w:type="page"/>
            </w:r>
            <w:bookmarkStart w:id="54" w:name="_Ref200953649"/>
            <w:r w:rsidRPr="00BF36E6">
              <w:rPr>
                <w:rFonts w:eastAsia="Times New Roman" w:cs="Arial"/>
                <w:b/>
                <w:bCs/>
                <w:sz w:val="18"/>
                <w:szCs w:val="18"/>
              </w:rPr>
              <w:t>Field Name</w:t>
            </w:r>
          </w:p>
        </w:tc>
        <w:tc>
          <w:tcPr>
            <w:tcW w:w="7525" w:type="dxa"/>
            <w:shd w:val="clear" w:color="auto" w:fill="auto"/>
            <w:noWrap/>
            <w:vAlign w:val="bottom"/>
          </w:tcPr>
          <w:p w:rsidR="0077690D" w:rsidRPr="00BF36E6" w:rsidRDefault="0077690D" w:rsidP="0077690D">
            <w:pPr>
              <w:rPr>
                <w:rFonts w:eastAsia="Times New Roman" w:cs="Arial"/>
                <w:b/>
                <w:bCs/>
                <w:sz w:val="18"/>
                <w:szCs w:val="18"/>
              </w:rPr>
            </w:pPr>
            <w:r w:rsidRPr="00BF36E6">
              <w:rPr>
                <w:rFonts w:eastAsia="Times New Roman" w:cs="Arial"/>
                <w:b/>
                <w:bCs/>
                <w:sz w:val="18"/>
                <w:szCs w:val="18"/>
              </w:rPr>
              <w:t>Field Description</w:t>
            </w:r>
          </w:p>
        </w:tc>
      </w:tr>
      <w:tr w:rsidR="0077690D" w:rsidRPr="00BF36E6">
        <w:trPr>
          <w:trHeight w:val="270"/>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ID</w:t>
            </w:r>
          </w:p>
        </w:tc>
        <w:tc>
          <w:tcPr>
            <w:tcW w:w="7525" w:type="dxa"/>
            <w:shd w:val="clear" w:color="auto" w:fill="auto"/>
            <w:noWrap/>
            <w:vAlign w:val="bottom"/>
          </w:tcPr>
          <w:p w:rsidR="0077690D" w:rsidRPr="00BF36E6" w:rsidRDefault="00AF0132" w:rsidP="0077690D">
            <w:pPr>
              <w:rPr>
                <w:rFonts w:eastAsia="Times New Roman" w:cs="Arial"/>
                <w:sz w:val="20"/>
                <w:szCs w:val="20"/>
              </w:rPr>
            </w:pPr>
            <w:proofErr w:type="spellStart"/>
            <w:r>
              <w:rPr>
                <w:rFonts w:eastAsia="Times New Roman" w:cs="Arial"/>
                <w:sz w:val="20"/>
                <w:szCs w:val="20"/>
              </w:rPr>
              <w:t>TransCAD</w:t>
            </w:r>
            <w:proofErr w:type="spellEnd"/>
            <w:r w:rsidR="0077690D" w:rsidRPr="00BF36E6">
              <w:rPr>
                <w:rFonts w:eastAsia="Times New Roman" w:cs="Arial"/>
                <w:sz w:val="20"/>
                <w:szCs w:val="20"/>
              </w:rPr>
              <w:t xml:space="preserve"> Automatic link ID</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Length</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Distance of link in miles- automatically calculated</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Dir</w:t>
            </w:r>
          </w:p>
        </w:tc>
        <w:tc>
          <w:tcPr>
            <w:tcW w:w="7525" w:type="dxa"/>
            <w:shd w:val="clear" w:color="auto" w:fill="auto"/>
            <w:noWrap/>
            <w:vAlign w:val="bottom"/>
          </w:tcPr>
          <w:p w:rsidR="0077690D" w:rsidRPr="00BF36E6" w:rsidRDefault="0077690D" w:rsidP="0077690D">
            <w:pPr>
              <w:rPr>
                <w:rFonts w:eastAsia="Times New Roman" w:cs="Arial"/>
                <w:sz w:val="20"/>
                <w:szCs w:val="20"/>
              </w:rPr>
            </w:pPr>
            <w:proofErr w:type="gramStart"/>
            <w:r w:rsidRPr="00BF36E6">
              <w:rPr>
                <w:rFonts w:eastAsia="Times New Roman" w:cs="Arial"/>
                <w:sz w:val="20"/>
                <w:szCs w:val="20"/>
              </w:rPr>
              <w:t>tells</w:t>
            </w:r>
            <w:proofErr w:type="gramEnd"/>
            <w:r w:rsidRPr="00BF36E6">
              <w:rPr>
                <w:rFonts w:eastAsia="Times New Roman" w:cs="Arial"/>
                <w:sz w:val="20"/>
                <w:szCs w:val="20"/>
              </w:rPr>
              <w:t xml:space="preserve"> </w:t>
            </w:r>
            <w:proofErr w:type="spellStart"/>
            <w:r w:rsidR="00AF0132">
              <w:rPr>
                <w:rFonts w:eastAsia="Times New Roman" w:cs="Arial"/>
                <w:sz w:val="20"/>
                <w:szCs w:val="20"/>
              </w:rPr>
              <w:t>TransCAD</w:t>
            </w:r>
            <w:proofErr w:type="spellEnd"/>
            <w:r w:rsidRPr="00BF36E6">
              <w:rPr>
                <w:rFonts w:eastAsia="Times New Roman" w:cs="Arial"/>
                <w:sz w:val="20"/>
                <w:szCs w:val="20"/>
              </w:rPr>
              <w:t xml:space="preserve"> how to attribute line work.   Dir depends on how </w:t>
            </w:r>
            <w:proofErr w:type="spellStart"/>
            <w:r w:rsidRPr="00BF36E6">
              <w:rPr>
                <w:rFonts w:eastAsia="Times New Roman" w:cs="Arial"/>
                <w:sz w:val="20"/>
                <w:szCs w:val="20"/>
              </w:rPr>
              <w:t>AtoB</w:t>
            </w:r>
            <w:proofErr w:type="spellEnd"/>
            <w:r w:rsidRPr="00BF36E6">
              <w:rPr>
                <w:rFonts w:eastAsia="Times New Roman" w:cs="Arial"/>
                <w:sz w:val="20"/>
                <w:szCs w:val="20"/>
              </w:rPr>
              <w:t xml:space="preserve"> link was coded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Number</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Highway Number Designation-this is displayed on the links</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CCSTYLE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Style Grouping so that similar facilities have same color &amp; line style</w:t>
            </w:r>
            <w:r w:rsidR="00A36650">
              <w:rPr>
                <w:rFonts w:eastAsia="Times New Roman" w:cs="Arial"/>
                <w:sz w:val="20"/>
                <w:szCs w:val="20"/>
              </w:rPr>
              <w:t xml:space="preserve">. Code: 80 – Interstate HOV/Express, 81 – Other HOV/Express, 89 -- Rail, 90 – </w:t>
            </w:r>
            <w:proofErr w:type="spellStart"/>
            <w:r w:rsidR="00A36650">
              <w:rPr>
                <w:rFonts w:eastAsia="Times New Roman" w:cs="Arial"/>
                <w:sz w:val="20"/>
                <w:szCs w:val="20"/>
              </w:rPr>
              <w:t>Centroid</w:t>
            </w:r>
            <w:proofErr w:type="spellEnd"/>
            <w:r w:rsidR="00A36650">
              <w:rPr>
                <w:rFonts w:eastAsia="Times New Roman" w:cs="Arial"/>
                <w:sz w:val="20"/>
                <w:szCs w:val="20"/>
              </w:rPr>
              <w:t xml:space="preserve"> connector, 99 – Ferry, 100 – Interstate, 115 – HI Limited Access, 512 – Contra. Additional features can be added using the Feature Display settings (MAP</w:t>
            </w:r>
            <w:r w:rsidR="00A36650" w:rsidRPr="00A36650">
              <w:rPr>
                <w:rFonts w:eastAsia="Times New Roman" w:cs="Arial"/>
                <w:sz w:val="20"/>
                <w:szCs w:val="20"/>
              </w:rPr>
              <w:sym w:font="Wingdings" w:char="F0E0"/>
            </w:r>
            <w:r w:rsidR="00A36650">
              <w:rPr>
                <w:rFonts w:eastAsia="Times New Roman" w:cs="Arial"/>
                <w:sz w:val="20"/>
                <w:szCs w:val="20"/>
              </w:rPr>
              <w:t xml:space="preserve"> Feature Display) </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Speed</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Forward Expanded Speed Classification(from A to B Node)</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Speed</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Reverse Expanded Speed Classification</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Capacity</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Forward Expanded Capacity Classification</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Capacity</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Reverse Expanded Capacity Classification</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Peak Speed</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Forward Speed Class-Generated By </w:t>
            </w:r>
            <w:proofErr w:type="spellStart"/>
            <w:r w:rsidRPr="00BF36E6">
              <w:rPr>
                <w:rFonts w:eastAsia="Times New Roman" w:cs="Arial"/>
                <w:sz w:val="20"/>
                <w:szCs w:val="20"/>
              </w:rPr>
              <w:t>Makeclass</w:t>
            </w:r>
            <w:proofErr w:type="spellEnd"/>
            <w:r w:rsidRPr="00BF36E6">
              <w:rPr>
                <w:rFonts w:eastAsia="Times New Roman" w:cs="Arial"/>
                <w:sz w:val="20"/>
                <w:szCs w:val="20"/>
              </w:rPr>
              <w:t xml:space="preserve"> Program</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Peak Speed</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Reverse Speed Class-Generated by </w:t>
            </w:r>
            <w:proofErr w:type="spellStart"/>
            <w:r w:rsidRPr="00BF36E6">
              <w:rPr>
                <w:rFonts w:eastAsia="Times New Roman" w:cs="Arial"/>
                <w:sz w:val="20"/>
                <w:szCs w:val="20"/>
              </w:rPr>
              <w:t>Makeclass</w:t>
            </w:r>
            <w:proofErr w:type="spellEnd"/>
            <w:r w:rsidRPr="00BF36E6">
              <w:rPr>
                <w:rFonts w:eastAsia="Times New Roman" w:cs="Arial"/>
                <w:sz w:val="20"/>
                <w:szCs w:val="20"/>
              </w:rPr>
              <w:t xml:space="preserve"> Program</w:t>
            </w:r>
          </w:p>
        </w:tc>
      </w:tr>
      <w:tr w:rsidR="0077690D" w:rsidRPr="00BF36E6">
        <w:trPr>
          <w:trHeight w:val="960"/>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FACTYPE</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Forward Direction Facility Type  1 – Freeways; 2 – Expressways; 3 – Class I arterials; 4 – Class II arterials; 5 – Class III arterials; 6 – Class I collectors; 7 – Class II collectors; 8 – local streets; 9 – High speed Ramps; 10 – Low Speed Ramps; 12 – </w:t>
            </w:r>
            <w:proofErr w:type="spellStart"/>
            <w:r w:rsidRPr="00BF36E6">
              <w:rPr>
                <w:rFonts w:eastAsia="Times New Roman" w:cs="Arial"/>
                <w:sz w:val="20"/>
                <w:szCs w:val="20"/>
              </w:rPr>
              <w:t>centroid</w:t>
            </w:r>
            <w:proofErr w:type="spellEnd"/>
            <w:r w:rsidRPr="00BF36E6">
              <w:rPr>
                <w:rFonts w:eastAsia="Times New Roman" w:cs="Arial"/>
                <w:sz w:val="20"/>
                <w:szCs w:val="20"/>
              </w:rPr>
              <w:t xml:space="preserve"> connectors; 13 – HOV lanes</w:t>
            </w:r>
          </w:p>
        </w:tc>
      </w:tr>
      <w:tr w:rsidR="0077690D" w:rsidRPr="00BF36E6">
        <w:trPr>
          <w:trHeight w:val="960"/>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FACTYPE</w:t>
            </w:r>
          </w:p>
        </w:tc>
        <w:tc>
          <w:tcPr>
            <w:tcW w:w="7525" w:type="dxa"/>
            <w:shd w:val="clear" w:color="auto" w:fill="auto"/>
            <w:vAlign w:val="bottom"/>
          </w:tcPr>
          <w:p w:rsidR="0077690D" w:rsidRPr="00BF36E6" w:rsidRDefault="007F714A" w:rsidP="0077690D">
            <w:pPr>
              <w:rPr>
                <w:rFonts w:eastAsia="Times New Roman" w:cs="Arial"/>
                <w:sz w:val="20"/>
                <w:szCs w:val="20"/>
              </w:rPr>
            </w:pPr>
            <w:r>
              <w:rPr>
                <w:rFonts w:eastAsia="Times New Roman" w:cs="Arial"/>
                <w:sz w:val="20"/>
                <w:szCs w:val="20"/>
              </w:rPr>
              <w:t>Reverse</w:t>
            </w:r>
            <w:r w:rsidR="0077690D" w:rsidRPr="00BF36E6">
              <w:rPr>
                <w:rFonts w:eastAsia="Times New Roman" w:cs="Arial"/>
                <w:sz w:val="20"/>
                <w:szCs w:val="20"/>
              </w:rPr>
              <w:t xml:space="preserve"> Direction Facility Type  1 – Freeways; 2 – Expressways; 3 – Class I arterials; 4 – Class II arterials; 5 – Class III arterials; 6 – Class I collectors; 7 – Class II collectors; 8 – local streets; 9 – High speed Ramps; 10 – Low Speed Ramps; 12 – </w:t>
            </w:r>
            <w:proofErr w:type="spellStart"/>
            <w:r w:rsidR="0077690D" w:rsidRPr="00BF36E6">
              <w:rPr>
                <w:rFonts w:eastAsia="Times New Roman" w:cs="Arial"/>
                <w:sz w:val="20"/>
                <w:szCs w:val="20"/>
              </w:rPr>
              <w:t>centroid</w:t>
            </w:r>
            <w:proofErr w:type="spellEnd"/>
            <w:r w:rsidR="0077690D" w:rsidRPr="00BF36E6">
              <w:rPr>
                <w:rFonts w:eastAsia="Times New Roman" w:cs="Arial"/>
                <w:sz w:val="20"/>
                <w:szCs w:val="20"/>
              </w:rPr>
              <w:t xml:space="preserve"> connectors; 13 – HOV lanes</w:t>
            </w:r>
          </w:p>
        </w:tc>
      </w:tr>
      <w:tr w:rsidR="0077690D" w:rsidRPr="00BF36E6">
        <w:trPr>
          <w:trHeight w:val="720"/>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FNCLASS</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2005 Federal Functional Class 1=freeway;2=expressway;3=principal arterial;4=minor arterial;5=major collector;6=minor collector;7=local;8=freeway ramp;9=</w:t>
            </w:r>
            <w:proofErr w:type="spellStart"/>
            <w:r w:rsidRPr="00BF36E6">
              <w:rPr>
                <w:rFonts w:eastAsia="Times New Roman" w:cs="Arial"/>
                <w:sz w:val="20"/>
                <w:szCs w:val="20"/>
              </w:rPr>
              <w:t>centroid</w:t>
            </w:r>
            <w:proofErr w:type="spellEnd"/>
            <w:r w:rsidRPr="00BF36E6">
              <w:rPr>
                <w:rFonts w:eastAsia="Times New Roman" w:cs="Arial"/>
                <w:sz w:val="20"/>
                <w:szCs w:val="20"/>
              </w:rPr>
              <w:t xml:space="preserve"> connector</w:t>
            </w:r>
          </w:p>
        </w:tc>
      </w:tr>
      <w:tr w:rsidR="0077690D" w:rsidRPr="00BF36E6">
        <w:trPr>
          <w:trHeight w:val="720"/>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FNCLASS</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2005 Federal Functional Class 1=freeway;2=expressway;3=principal arterial;4=minor arterial;5=major collector;6=minor collector;7=local;8=freeway </w:t>
            </w:r>
            <w:r w:rsidRPr="00BF36E6">
              <w:rPr>
                <w:rFonts w:eastAsia="Times New Roman" w:cs="Arial"/>
                <w:sz w:val="20"/>
                <w:szCs w:val="20"/>
              </w:rPr>
              <w:lastRenderedPageBreak/>
              <w:t>ramp;9=</w:t>
            </w:r>
            <w:proofErr w:type="spellStart"/>
            <w:r w:rsidRPr="00BF36E6">
              <w:rPr>
                <w:rFonts w:eastAsia="Times New Roman" w:cs="Arial"/>
                <w:sz w:val="20"/>
                <w:szCs w:val="20"/>
              </w:rPr>
              <w:t>centroid</w:t>
            </w:r>
            <w:proofErr w:type="spellEnd"/>
            <w:r w:rsidRPr="00BF36E6">
              <w:rPr>
                <w:rFonts w:eastAsia="Times New Roman" w:cs="Arial"/>
                <w:sz w:val="20"/>
                <w:szCs w:val="20"/>
              </w:rPr>
              <w:t xml:space="preserve"> connector</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lastRenderedPageBreak/>
              <w:t>AB LANEA</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Forward # of Lanes in the AM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LANEA</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Reverse # of Lanes in the AM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LANEM</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Forward # of Lanes in the Midday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LANEM</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Reverse # of Lanes in the Midday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LANEP</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Forward # of Lanes in the PM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LANEP</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Reverse # of Lanes in the PM Period</w:t>
            </w:r>
          </w:p>
        </w:tc>
      </w:tr>
      <w:tr w:rsidR="0077690D" w:rsidRPr="00BF36E6">
        <w:trPr>
          <w:trHeight w:val="990"/>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LIMITA</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morning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72"/>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LIMITA</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morning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7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LIMITM</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midday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7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LIMITM</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midday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7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LIMITP</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PM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88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LIMITP</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PM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ATYPE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Area Type the where the link exists-generated</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ATYPE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Area Type the where the link exists-generated</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 LINKTYPE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Code based on area type and facility type</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 LINKTYPE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Code based on area type and facility type</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lastRenderedPageBreak/>
              <w:t>Road Name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New Road Name including </w:t>
            </w:r>
            <w:proofErr w:type="spellStart"/>
            <w:r w:rsidRPr="00BF36E6">
              <w:rPr>
                <w:rFonts w:eastAsia="Times New Roman" w:cs="Arial"/>
                <w:sz w:val="20"/>
                <w:szCs w:val="20"/>
              </w:rPr>
              <w:t>centroid</w:t>
            </w:r>
            <w:proofErr w:type="spellEnd"/>
            <w:r w:rsidRPr="00BF36E6">
              <w:rPr>
                <w:rFonts w:eastAsia="Times New Roman" w:cs="Arial"/>
                <w:sz w:val="20"/>
                <w:szCs w:val="20"/>
              </w:rPr>
              <w:t xml:space="preserve"> designation</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AB_FFTIME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Free Flow Time</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BA_FFTIME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Free Flow Time</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AB_CAP_EA3</w:t>
            </w:r>
            <w:r w:rsidRPr="00BF36E6">
              <w:rPr>
                <w:rFonts w:eastAsia="Times New Roman" w:cs="Arial"/>
                <w:sz w:val="20"/>
                <w:szCs w:val="20"/>
              </w:rPr>
              <w:t>HR</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3</w:t>
            </w:r>
            <w:r w:rsidRPr="00BF36E6">
              <w:rPr>
                <w:rFonts w:eastAsia="Times New Roman" w:cs="Arial"/>
                <w:sz w:val="20"/>
                <w:szCs w:val="20"/>
              </w:rPr>
              <w:t xml:space="preserve"> Hour </w:t>
            </w:r>
            <w:r>
              <w:rPr>
                <w:rFonts w:eastAsia="Times New Roman" w:cs="Arial"/>
                <w:sz w:val="20"/>
                <w:szCs w:val="20"/>
              </w:rPr>
              <w:t xml:space="preserve">Early </w:t>
            </w:r>
            <w:r w:rsidRPr="00BF36E6">
              <w:rPr>
                <w:rFonts w:eastAsia="Times New Roman" w:cs="Arial"/>
                <w:sz w:val="20"/>
                <w:szCs w:val="20"/>
              </w:rPr>
              <w:t>AM-peak Capacity</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BA_CAP_EA3</w:t>
            </w:r>
            <w:r w:rsidRPr="00BF36E6">
              <w:rPr>
                <w:rFonts w:eastAsia="Times New Roman" w:cs="Arial"/>
                <w:sz w:val="20"/>
                <w:szCs w:val="20"/>
              </w:rPr>
              <w:t>HR</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3</w:t>
            </w:r>
            <w:r w:rsidRPr="00BF36E6">
              <w:rPr>
                <w:rFonts w:eastAsia="Times New Roman" w:cs="Arial"/>
                <w:sz w:val="20"/>
                <w:szCs w:val="20"/>
              </w:rPr>
              <w:t xml:space="preserve"> Hour </w:t>
            </w:r>
            <w:r>
              <w:rPr>
                <w:rFonts w:eastAsia="Times New Roman" w:cs="Arial"/>
                <w:sz w:val="20"/>
                <w:szCs w:val="20"/>
              </w:rPr>
              <w:t xml:space="preserve">Early </w:t>
            </w:r>
            <w:r w:rsidRPr="00BF36E6">
              <w:rPr>
                <w:rFonts w:eastAsia="Times New Roman" w:cs="Arial"/>
                <w:sz w:val="20"/>
                <w:szCs w:val="20"/>
              </w:rPr>
              <w:t>AM-peak Capacity</w:t>
            </w:r>
          </w:p>
        </w:tc>
      </w:tr>
      <w:tr w:rsidR="0077690D" w:rsidRPr="00BF36E6">
        <w:trPr>
          <w:trHeight w:val="255"/>
        </w:trPr>
        <w:tc>
          <w:tcPr>
            <w:tcW w:w="2051"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AB_CAP_AM3</w:t>
            </w:r>
            <w:r w:rsidR="0077690D" w:rsidRPr="00BF36E6">
              <w:rPr>
                <w:rFonts w:eastAsia="Times New Roman" w:cs="Arial"/>
                <w:sz w:val="20"/>
                <w:szCs w:val="20"/>
              </w:rPr>
              <w:t>HR</w:t>
            </w:r>
          </w:p>
        </w:tc>
        <w:tc>
          <w:tcPr>
            <w:tcW w:w="7525"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3</w:t>
            </w:r>
            <w:r w:rsidR="0077690D" w:rsidRPr="00BF36E6">
              <w:rPr>
                <w:rFonts w:eastAsia="Times New Roman" w:cs="Arial"/>
                <w:sz w:val="20"/>
                <w:szCs w:val="20"/>
              </w:rPr>
              <w:t xml:space="preserve"> Hour AM-peak Capacity</w:t>
            </w:r>
          </w:p>
        </w:tc>
      </w:tr>
      <w:tr w:rsidR="0077690D" w:rsidRPr="00BF36E6">
        <w:trPr>
          <w:trHeight w:val="255"/>
        </w:trPr>
        <w:tc>
          <w:tcPr>
            <w:tcW w:w="2051"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BA_CAP_AM3</w:t>
            </w:r>
            <w:r w:rsidR="0077690D" w:rsidRPr="00BF36E6">
              <w:rPr>
                <w:rFonts w:eastAsia="Times New Roman" w:cs="Arial"/>
                <w:sz w:val="20"/>
                <w:szCs w:val="20"/>
              </w:rPr>
              <w:t>HR</w:t>
            </w:r>
          </w:p>
        </w:tc>
        <w:tc>
          <w:tcPr>
            <w:tcW w:w="7525"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3</w:t>
            </w:r>
            <w:r w:rsidR="0077690D" w:rsidRPr="00BF36E6">
              <w:rPr>
                <w:rFonts w:eastAsia="Times New Roman" w:cs="Arial"/>
                <w:sz w:val="20"/>
                <w:szCs w:val="20"/>
              </w:rPr>
              <w:t xml:space="preserve"> Hour AM-peak Capacity</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AB_CAP_MD6</w:t>
            </w:r>
            <w:r w:rsidRPr="00BF36E6">
              <w:rPr>
                <w:rFonts w:eastAsia="Times New Roman" w:cs="Arial"/>
                <w:sz w:val="20"/>
                <w:szCs w:val="20"/>
              </w:rPr>
              <w:t>HR</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6</w:t>
            </w:r>
            <w:r w:rsidRPr="00BF36E6">
              <w:rPr>
                <w:rFonts w:eastAsia="Times New Roman" w:cs="Arial"/>
                <w:sz w:val="20"/>
                <w:szCs w:val="20"/>
              </w:rPr>
              <w:t xml:space="preserve"> Hour </w:t>
            </w:r>
            <w:r>
              <w:rPr>
                <w:rFonts w:eastAsia="Times New Roman" w:cs="Arial"/>
                <w:sz w:val="20"/>
                <w:szCs w:val="20"/>
              </w:rPr>
              <w:t>Midday period</w:t>
            </w:r>
            <w:r w:rsidRPr="00BF36E6">
              <w:rPr>
                <w:rFonts w:eastAsia="Times New Roman" w:cs="Arial"/>
                <w:sz w:val="20"/>
                <w:szCs w:val="20"/>
              </w:rPr>
              <w:t xml:space="preserve"> Capacity</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BA_CAP_MD6</w:t>
            </w:r>
            <w:r w:rsidRPr="00BF36E6">
              <w:rPr>
                <w:rFonts w:eastAsia="Times New Roman" w:cs="Arial"/>
                <w:sz w:val="20"/>
                <w:szCs w:val="20"/>
              </w:rPr>
              <w:t>HR</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6</w:t>
            </w:r>
            <w:r w:rsidRPr="00BF36E6">
              <w:rPr>
                <w:rFonts w:eastAsia="Times New Roman" w:cs="Arial"/>
                <w:sz w:val="20"/>
                <w:szCs w:val="20"/>
              </w:rPr>
              <w:t xml:space="preserve"> Hour </w:t>
            </w:r>
            <w:r>
              <w:rPr>
                <w:rFonts w:eastAsia="Times New Roman" w:cs="Arial"/>
                <w:sz w:val="20"/>
                <w:szCs w:val="20"/>
              </w:rPr>
              <w:t xml:space="preserve"> Midday period</w:t>
            </w:r>
            <w:r w:rsidRPr="00BF36E6">
              <w:rPr>
                <w:rFonts w:eastAsia="Times New Roman" w:cs="Arial"/>
                <w:sz w:val="20"/>
                <w:szCs w:val="20"/>
              </w:rPr>
              <w:t xml:space="preserve"> Capacity</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sidRPr="00BF36E6">
              <w:rPr>
                <w:rFonts w:eastAsia="Times New Roman" w:cs="Arial"/>
                <w:sz w:val="20"/>
                <w:szCs w:val="20"/>
              </w:rPr>
              <w:t>AB_CAP_PM4HR</w:t>
            </w:r>
          </w:p>
        </w:tc>
        <w:tc>
          <w:tcPr>
            <w:tcW w:w="7525" w:type="dxa"/>
            <w:shd w:val="clear" w:color="auto" w:fill="auto"/>
            <w:noWrap/>
            <w:vAlign w:val="bottom"/>
          </w:tcPr>
          <w:p w:rsidR="00AF0132" w:rsidRPr="00BF36E6" w:rsidRDefault="00AF0132" w:rsidP="00AF0132">
            <w:pPr>
              <w:rPr>
                <w:rFonts w:eastAsia="Times New Roman" w:cs="Arial"/>
                <w:sz w:val="20"/>
                <w:szCs w:val="20"/>
              </w:rPr>
            </w:pPr>
            <w:r w:rsidRPr="00BF36E6">
              <w:rPr>
                <w:rFonts w:eastAsia="Times New Roman" w:cs="Arial"/>
                <w:sz w:val="20"/>
                <w:szCs w:val="20"/>
              </w:rPr>
              <w:t>4 Hour PM-peak Capacity</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sidRPr="00BF36E6">
              <w:rPr>
                <w:rFonts w:eastAsia="Times New Roman" w:cs="Arial"/>
                <w:sz w:val="20"/>
                <w:szCs w:val="20"/>
              </w:rPr>
              <w:t>BA_CAP_PM4HR</w:t>
            </w:r>
          </w:p>
        </w:tc>
        <w:tc>
          <w:tcPr>
            <w:tcW w:w="7525" w:type="dxa"/>
            <w:shd w:val="clear" w:color="auto" w:fill="auto"/>
            <w:noWrap/>
            <w:vAlign w:val="bottom"/>
          </w:tcPr>
          <w:p w:rsidR="00AF0132" w:rsidRPr="00BF36E6" w:rsidRDefault="00AF0132" w:rsidP="00AF0132">
            <w:pPr>
              <w:rPr>
                <w:rFonts w:eastAsia="Times New Roman" w:cs="Arial"/>
                <w:sz w:val="20"/>
                <w:szCs w:val="20"/>
              </w:rPr>
            </w:pPr>
            <w:r w:rsidRPr="00BF36E6">
              <w:rPr>
                <w:rFonts w:eastAsia="Times New Roman" w:cs="Arial"/>
                <w:sz w:val="20"/>
                <w:szCs w:val="20"/>
              </w:rPr>
              <w:t>4 Hour PM-peak Capacity</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AB_CAP_EV8</w:t>
            </w:r>
            <w:r w:rsidRPr="00BF36E6">
              <w:rPr>
                <w:rFonts w:eastAsia="Times New Roman" w:cs="Arial"/>
                <w:sz w:val="20"/>
                <w:szCs w:val="20"/>
              </w:rPr>
              <w:t>HR</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8</w:t>
            </w:r>
            <w:r w:rsidRPr="00BF36E6">
              <w:rPr>
                <w:rFonts w:eastAsia="Times New Roman" w:cs="Arial"/>
                <w:sz w:val="20"/>
                <w:szCs w:val="20"/>
              </w:rPr>
              <w:t xml:space="preserve"> Hour </w:t>
            </w:r>
            <w:r>
              <w:rPr>
                <w:rFonts w:eastAsia="Times New Roman" w:cs="Arial"/>
                <w:sz w:val="20"/>
                <w:szCs w:val="20"/>
              </w:rPr>
              <w:t>Evening period</w:t>
            </w:r>
            <w:r w:rsidRPr="00BF36E6">
              <w:rPr>
                <w:rFonts w:eastAsia="Times New Roman" w:cs="Arial"/>
                <w:sz w:val="20"/>
                <w:szCs w:val="20"/>
              </w:rPr>
              <w:t xml:space="preserve"> Capacity</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BA_CAP_EV8</w:t>
            </w:r>
            <w:r w:rsidRPr="00BF36E6">
              <w:rPr>
                <w:rFonts w:eastAsia="Times New Roman" w:cs="Arial"/>
                <w:sz w:val="20"/>
                <w:szCs w:val="20"/>
              </w:rPr>
              <w:t>HR</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8</w:t>
            </w:r>
            <w:r w:rsidRPr="00BF36E6">
              <w:rPr>
                <w:rFonts w:eastAsia="Times New Roman" w:cs="Arial"/>
                <w:sz w:val="20"/>
                <w:szCs w:val="20"/>
              </w:rPr>
              <w:t xml:space="preserve"> Hour </w:t>
            </w:r>
            <w:r>
              <w:rPr>
                <w:rFonts w:eastAsia="Times New Roman" w:cs="Arial"/>
                <w:sz w:val="20"/>
                <w:szCs w:val="20"/>
              </w:rPr>
              <w:t xml:space="preserve"> Evening period</w:t>
            </w:r>
            <w:r w:rsidRPr="00BF36E6">
              <w:rPr>
                <w:rFonts w:eastAsia="Times New Roman" w:cs="Arial"/>
                <w:sz w:val="20"/>
                <w:szCs w:val="20"/>
              </w:rPr>
              <w:t xml:space="preserve"> Capacity</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WALKTIME</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Walk time</w:t>
            </w:r>
          </w:p>
        </w:tc>
      </w:tr>
      <w:tr w:rsidR="0077690D" w:rsidRPr="00BF36E6">
        <w:trPr>
          <w:trHeight w:val="720"/>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future link</w:t>
            </w:r>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determines how it is used in the future year scenario d=delete link for the future year network   c=lane change b/c of future year project l=lane change for future project    y=added link for future project</w:t>
            </w:r>
          </w:p>
        </w:tc>
      </w:tr>
      <w:tr w:rsidR="0077690D" w:rsidRPr="00BF36E6">
        <w:trPr>
          <w:trHeight w:val="480"/>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opendate</w:t>
            </w:r>
            <w:proofErr w:type="spellEnd"/>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horizon when project opens m=medium range plan    l=long range plan    c=change lanes b/c of future project</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year</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Year of the project</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ORTP Project No.</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Project number that corresponds with the Oahu Long Range Plan</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HOV Zipper Link</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If a 1 exists means this lane is an HOV or Zipper lane</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futureAB</w:t>
            </w:r>
            <w:proofErr w:type="spellEnd"/>
            <w:r w:rsidRPr="00BF36E6">
              <w:rPr>
                <w:rFonts w:eastAsia="Times New Roman" w:cs="Arial"/>
                <w:sz w:val="20"/>
                <w:szCs w:val="20"/>
              </w:rPr>
              <w:t xml:space="preserve"> </w:t>
            </w:r>
            <w:proofErr w:type="spellStart"/>
            <w:r w:rsidRPr="00BF36E6">
              <w:rPr>
                <w:rFonts w:eastAsia="Times New Roman" w:cs="Arial"/>
                <w:sz w:val="20"/>
                <w:szCs w:val="20"/>
              </w:rPr>
              <w:t>LaneA</w:t>
            </w:r>
            <w:proofErr w:type="spellEnd"/>
          </w:p>
        </w:tc>
        <w:tc>
          <w:tcPr>
            <w:tcW w:w="7525" w:type="dxa"/>
            <w:shd w:val="clear" w:color="auto" w:fill="auto"/>
            <w:noWrap/>
            <w:vAlign w:val="bottom"/>
          </w:tcPr>
          <w:p w:rsidR="0077690D" w:rsidRPr="00BF36E6" w:rsidRDefault="0077690D" w:rsidP="004743D0">
            <w:pPr>
              <w:rPr>
                <w:rFonts w:eastAsia="Times New Roman" w:cs="Arial"/>
                <w:sz w:val="20"/>
                <w:szCs w:val="20"/>
              </w:rPr>
            </w:pPr>
            <w:r w:rsidRPr="00BF36E6">
              <w:rPr>
                <w:rFonts w:eastAsia="Times New Roman" w:cs="Arial"/>
                <w:sz w:val="20"/>
                <w:szCs w:val="20"/>
              </w:rPr>
              <w:t>Future # of Lanes in the AM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futureBA</w:t>
            </w:r>
            <w:proofErr w:type="spellEnd"/>
            <w:r w:rsidRPr="00BF36E6">
              <w:rPr>
                <w:rFonts w:eastAsia="Times New Roman" w:cs="Arial"/>
                <w:sz w:val="20"/>
                <w:szCs w:val="20"/>
              </w:rPr>
              <w:t xml:space="preserve"> </w:t>
            </w:r>
            <w:proofErr w:type="spellStart"/>
            <w:r w:rsidRPr="00BF36E6">
              <w:rPr>
                <w:rFonts w:eastAsia="Times New Roman" w:cs="Arial"/>
                <w:sz w:val="20"/>
                <w:szCs w:val="20"/>
              </w:rPr>
              <w:t>LaneA</w:t>
            </w:r>
            <w:proofErr w:type="spellEnd"/>
          </w:p>
        </w:tc>
        <w:tc>
          <w:tcPr>
            <w:tcW w:w="7525" w:type="dxa"/>
            <w:shd w:val="clear" w:color="auto" w:fill="auto"/>
            <w:noWrap/>
            <w:vAlign w:val="bottom"/>
          </w:tcPr>
          <w:p w:rsidR="0077690D" w:rsidRPr="00BF36E6" w:rsidRDefault="0077690D" w:rsidP="004743D0">
            <w:pPr>
              <w:rPr>
                <w:rFonts w:eastAsia="Times New Roman" w:cs="Arial"/>
                <w:sz w:val="20"/>
                <w:szCs w:val="20"/>
              </w:rPr>
            </w:pPr>
            <w:r w:rsidRPr="00BF36E6">
              <w:rPr>
                <w:rFonts w:eastAsia="Times New Roman" w:cs="Arial"/>
                <w:sz w:val="20"/>
                <w:szCs w:val="20"/>
              </w:rPr>
              <w:t>Future # of Lanes in the AM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futureAB</w:t>
            </w:r>
            <w:proofErr w:type="spellEnd"/>
            <w:r w:rsidRPr="00BF36E6">
              <w:rPr>
                <w:rFonts w:eastAsia="Times New Roman" w:cs="Arial"/>
                <w:sz w:val="20"/>
                <w:szCs w:val="20"/>
              </w:rPr>
              <w:t xml:space="preserve"> </w:t>
            </w:r>
            <w:proofErr w:type="spellStart"/>
            <w:r w:rsidRPr="00BF36E6">
              <w:rPr>
                <w:rFonts w:eastAsia="Times New Roman" w:cs="Arial"/>
                <w:sz w:val="20"/>
                <w:szCs w:val="20"/>
              </w:rPr>
              <w:t>LaneM</w:t>
            </w:r>
            <w:proofErr w:type="spellEnd"/>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Forward # of Lanes in the Midday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futureBA</w:t>
            </w:r>
            <w:proofErr w:type="spellEnd"/>
            <w:r w:rsidRPr="00BF36E6">
              <w:rPr>
                <w:rFonts w:eastAsia="Times New Roman" w:cs="Arial"/>
                <w:sz w:val="20"/>
                <w:szCs w:val="20"/>
              </w:rPr>
              <w:t xml:space="preserve"> </w:t>
            </w:r>
            <w:proofErr w:type="spellStart"/>
            <w:r w:rsidRPr="00BF36E6">
              <w:rPr>
                <w:rFonts w:eastAsia="Times New Roman" w:cs="Arial"/>
                <w:sz w:val="20"/>
                <w:szCs w:val="20"/>
              </w:rPr>
              <w:t>LaneM</w:t>
            </w:r>
            <w:proofErr w:type="spellEnd"/>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Reverse # of Lanes in the Midday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futureAB</w:t>
            </w:r>
            <w:proofErr w:type="spellEnd"/>
            <w:r w:rsidRPr="00BF36E6">
              <w:rPr>
                <w:rFonts w:eastAsia="Times New Roman" w:cs="Arial"/>
                <w:sz w:val="20"/>
                <w:szCs w:val="20"/>
              </w:rPr>
              <w:t xml:space="preserve"> </w:t>
            </w:r>
            <w:proofErr w:type="spellStart"/>
            <w:r w:rsidRPr="00BF36E6">
              <w:rPr>
                <w:rFonts w:eastAsia="Times New Roman" w:cs="Arial"/>
                <w:sz w:val="20"/>
                <w:szCs w:val="20"/>
              </w:rPr>
              <w:t>LaneP</w:t>
            </w:r>
            <w:proofErr w:type="spellEnd"/>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Forward # of Lanes in the PM Period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futureBA</w:t>
            </w:r>
            <w:proofErr w:type="spellEnd"/>
            <w:r w:rsidRPr="00BF36E6">
              <w:rPr>
                <w:rFonts w:eastAsia="Times New Roman" w:cs="Arial"/>
                <w:sz w:val="20"/>
                <w:szCs w:val="20"/>
              </w:rPr>
              <w:t xml:space="preserve"> </w:t>
            </w:r>
            <w:proofErr w:type="spellStart"/>
            <w:r w:rsidRPr="00BF36E6">
              <w:rPr>
                <w:rFonts w:eastAsia="Times New Roman" w:cs="Arial"/>
                <w:sz w:val="20"/>
                <w:szCs w:val="20"/>
              </w:rPr>
              <w:t>LaneP</w:t>
            </w:r>
            <w:proofErr w:type="spellEnd"/>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Reverse # of Lanes in the PM Period</w:t>
            </w:r>
          </w:p>
        </w:tc>
      </w:tr>
      <w:tr w:rsidR="0077690D" w:rsidRPr="00BF36E6">
        <w:trPr>
          <w:trHeight w:val="88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future AB </w:t>
            </w:r>
            <w:proofErr w:type="spellStart"/>
            <w:r w:rsidRPr="00BF36E6">
              <w:rPr>
                <w:rFonts w:eastAsia="Times New Roman" w:cs="Arial"/>
                <w:sz w:val="20"/>
                <w:szCs w:val="20"/>
              </w:rPr>
              <w:t>limitA</w:t>
            </w:r>
            <w:proofErr w:type="spellEnd"/>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morning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88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future BA </w:t>
            </w:r>
            <w:proofErr w:type="spellStart"/>
            <w:r w:rsidRPr="00BF36E6">
              <w:rPr>
                <w:rFonts w:eastAsia="Times New Roman" w:cs="Arial"/>
                <w:sz w:val="20"/>
                <w:szCs w:val="20"/>
              </w:rPr>
              <w:t>limitA</w:t>
            </w:r>
            <w:proofErr w:type="spellEnd"/>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morning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48"/>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lastRenderedPageBreak/>
              <w:t xml:space="preserve">future AB </w:t>
            </w:r>
            <w:proofErr w:type="spellStart"/>
            <w:r w:rsidRPr="00BF36E6">
              <w:rPr>
                <w:rFonts w:eastAsia="Times New Roman" w:cs="Arial"/>
                <w:sz w:val="20"/>
                <w:szCs w:val="20"/>
              </w:rPr>
              <w:t>limitM</w:t>
            </w:r>
            <w:proofErr w:type="spellEnd"/>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midday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57"/>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future BA </w:t>
            </w:r>
            <w:proofErr w:type="spellStart"/>
            <w:r w:rsidRPr="00BF36E6">
              <w:rPr>
                <w:rFonts w:eastAsia="Times New Roman" w:cs="Arial"/>
                <w:sz w:val="20"/>
                <w:szCs w:val="20"/>
              </w:rPr>
              <w:t>limitM</w:t>
            </w:r>
            <w:proofErr w:type="spellEnd"/>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midday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03"/>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future AB </w:t>
            </w:r>
            <w:proofErr w:type="spellStart"/>
            <w:r w:rsidRPr="00BF36E6">
              <w:rPr>
                <w:rFonts w:eastAsia="Times New Roman" w:cs="Arial"/>
                <w:sz w:val="20"/>
                <w:szCs w:val="20"/>
              </w:rPr>
              <w:t>limitP</w:t>
            </w:r>
            <w:proofErr w:type="spellEnd"/>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PM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948"/>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future BA </w:t>
            </w:r>
            <w:proofErr w:type="spellStart"/>
            <w:r w:rsidRPr="00BF36E6">
              <w:rPr>
                <w:rFonts w:eastAsia="Times New Roman" w:cs="Arial"/>
                <w:sz w:val="20"/>
                <w:szCs w:val="20"/>
              </w:rPr>
              <w:t>limitP</w:t>
            </w:r>
            <w:proofErr w:type="spellEnd"/>
          </w:p>
        </w:tc>
        <w:tc>
          <w:tcPr>
            <w:tcW w:w="7525" w:type="dxa"/>
            <w:shd w:val="clear" w:color="auto" w:fill="auto"/>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Restrictions for the PM peak -– meaning all vehicles can use link; 2- single occupancy vehicles and trucks are prohibited (i.e. HOV 2+ lanes); 3 – single occupancy vehicles, vehicles with 2 occupants and trucks are prohibited (HOV 3+ lanes and 6 – trucks prohibited</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future AB </w:t>
            </w:r>
            <w:proofErr w:type="spellStart"/>
            <w:r w:rsidRPr="00BF36E6">
              <w:rPr>
                <w:rFonts w:eastAsia="Times New Roman" w:cs="Arial"/>
                <w:sz w:val="20"/>
                <w:szCs w:val="20"/>
              </w:rPr>
              <w:t>funcclass</w:t>
            </w:r>
            <w:proofErr w:type="spellEnd"/>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Future Functional Class</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future BA </w:t>
            </w:r>
            <w:proofErr w:type="spellStart"/>
            <w:r w:rsidRPr="00BF36E6">
              <w:rPr>
                <w:rFonts w:eastAsia="Times New Roman" w:cs="Arial"/>
                <w:sz w:val="20"/>
                <w:szCs w:val="20"/>
              </w:rPr>
              <w:t>funcclass</w:t>
            </w:r>
            <w:proofErr w:type="spellEnd"/>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Future Functional Class</w:t>
            </w:r>
          </w:p>
        </w:tc>
      </w:tr>
      <w:tr w:rsidR="0077690D" w:rsidRPr="00BF36E6">
        <w:trPr>
          <w:trHeight w:val="255"/>
        </w:trPr>
        <w:tc>
          <w:tcPr>
            <w:tcW w:w="2051"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AB_EA</w:t>
            </w:r>
            <w:r w:rsidR="0077690D" w:rsidRPr="00BF36E6">
              <w:rPr>
                <w:rFonts w:eastAsia="Times New Roman" w:cs="Arial"/>
                <w:sz w:val="20"/>
                <w:szCs w:val="20"/>
              </w:rPr>
              <w:t>TIME</w:t>
            </w:r>
          </w:p>
        </w:tc>
        <w:tc>
          <w:tcPr>
            <w:tcW w:w="7525"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Early AM</w:t>
            </w:r>
            <w:r w:rsidR="0077690D" w:rsidRPr="00BF36E6">
              <w:rPr>
                <w:rFonts w:eastAsia="Times New Roman" w:cs="Arial"/>
                <w:sz w:val="20"/>
                <w:szCs w:val="20"/>
              </w:rPr>
              <w:t xml:space="preserve"> travel time along A to B</w:t>
            </w:r>
          </w:p>
        </w:tc>
      </w:tr>
      <w:tr w:rsidR="0077690D" w:rsidRPr="00BF36E6">
        <w:trPr>
          <w:trHeight w:val="255"/>
        </w:trPr>
        <w:tc>
          <w:tcPr>
            <w:tcW w:w="2051"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BA_EA</w:t>
            </w:r>
            <w:r w:rsidR="0077690D" w:rsidRPr="00BF36E6">
              <w:rPr>
                <w:rFonts w:eastAsia="Times New Roman" w:cs="Arial"/>
                <w:sz w:val="20"/>
                <w:szCs w:val="20"/>
              </w:rPr>
              <w:t>TIME</w:t>
            </w:r>
          </w:p>
        </w:tc>
        <w:tc>
          <w:tcPr>
            <w:tcW w:w="7525"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Early AM</w:t>
            </w:r>
            <w:r w:rsidRPr="00BF36E6">
              <w:rPr>
                <w:rFonts w:eastAsia="Times New Roman" w:cs="Arial"/>
                <w:sz w:val="20"/>
                <w:szCs w:val="20"/>
              </w:rPr>
              <w:t xml:space="preserve"> </w:t>
            </w:r>
            <w:r w:rsidR="0077690D" w:rsidRPr="00BF36E6">
              <w:rPr>
                <w:rFonts w:eastAsia="Times New Roman" w:cs="Arial"/>
                <w:sz w:val="20"/>
                <w:szCs w:val="20"/>
              </w:rPr>
              <w:t>travel time along B to A</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AB_AM</w:t>
            </w:r>
            <w:r w:rsidRPr="00BF36E6">
              <w:rPr>
                <w:rFonts w:eastAsia="Times New Roman" w:cs="Arial"/>
                <w:sz w:val="20"/>
                <w:szCs w:val="20"/>
              </w:rPr>
              <w:t>TIME</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AM</w:t>
            </w:r>
            <w:r w:rsidRPr="00BF36E6">
              <w:rPr>
                <w:rFonts w:eastAsia="Times New Roman" w:cs="Arial"/>
                <w:sz w:val="20"/>
                <w:szCs w:val="20"/>
              </w:rPr>
              <w:t xml:space="preserve"> </w:t>
            </w:r>
            <w:r>
              <w:rPr>
                <w:rFonts w:eastAsia="Times New Roman" w:cs="Arial"/>
                <w:sz w:val="20"/>
                <w:szCs w:val="20"/>
              </w:rPr>
              <w:t xml:space="preserve">peak period </w:t>
            </w:r>
            <w:r w:rsidRPr="00BF36E6">
              <w:rPr>
                <w:rFonts w:eastAsia="Times New Roman" w:cs="Arial"/>
                <w:sz w:val="20"/>
                <w:szCs w:val="20"/>
              </w:rPr>
              <w:t>travel time along A to B</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BA_AM</w:t>
            </w:r>
            <w:r w:rsidRPr="00BF36E6">
              <w:rPr>
                <w:rFonts w:eastAsia="Times New Roman" w:cs="Arial"/>
                <w:sz w:val="20"/>
                <w:szCs w:val="20"/>
              </w:rPr>
              <w:t>TIME</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AM</w:t>
            </w:r>
            <w:r w:rsidRPr="00BF36E6">
              <w:rPr>
                <w:rFonts w:eastAsia="Times New Roman" w:cs="Arial"/>
                <w:sz w:val="20"/>
                <w:szCs w:val="20"/>
              </w:rPr>
              <w:t xml:space="preserve"> </w:t>
            </w:r>
            <w:r>
              <w:rPr>
                <w:rFonts w:eastAsia="Times New Roman" w:cs="Arial"/>
                <w:sz w:val="20"/>
                <w:szCs w:val="20"/>
              </w:rPr>
              <w:t xml:space="preserve">peak period </w:t>
            </w:r>
            <w:r w:rsidRPr="00BF36E6">
              <w:rPr>
                <w:rFonts w:eastAsia="Times New Roman" w:cs="Arial"/>
                <w:sz w:val="20"/>
                <w:szCs w:val="20"/>
              </w:rPr>
              <w:t>travel time along B to A</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AB_MD</w:t>
            </w:r>
            <w:r w:rsidRPr="00BF36E6">
              <w:rPr>
                <w:rFonts w:eastAsia="Times New Roman" w:cs="Arial"/>
                <w:sz w:val="20"/>
                <w:szCs w:val="20"/>
              </w:rPr>
              <w:t>TIME</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 xml:space="preserve">Midday period </w:t>
            </w:r>
            <w:r w:rsidRPr="00BF36E6">
              <w:rPr>
                <w:rFonts w:eastAsia="Times New Roman" w:cs="Arial"/>
                <w:sz w:val="20"/>
                <w:szCs w:val="20"/>
              </w:rPr>
              <w:t>travel time along A to B</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BA_MD</w:t>
            </w:r>
            <w:r w:rsidRPr="00BF36E6">
              <w:rPr>
                <w:rFonts w:eastAsia="Times New Roman" w:cs="Arial"/>
                <w:sz w:val="20"/>
                <w:szCs w:val="20"/>
              </w:rPr>
              <w:t>TIME</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 xml:space="preserve">Midday period </w:t>
            </w:r>
            <w:r w:rsidRPr="00BF36E6">
              <w:rPr>
                <w:rFonts w:eastAsia="Times New Roman" w:cs="Arial"/>
                <w:sz w:val="20"/>
                <w:szCs w:val="20"/>
              </w:rPr>
              <w:t>travel time along B to A</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AB_PM</w:t>
            </w:r>
            <w:r w:rsidRPr="00BF36E6">
              <w:rPr>
                <w:rFonts w:eastAsia="Times New Roman" w:cs="Arial"/>
                <w:sz w:val="20"/>
                <w:szCs w:val="20"/>
              </w:rPr>
              <w:t>TIME</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 xml:space="preserve">PM peak period </w:t>
            </w:r>
            <w:r w:rsidRPr="00BF36E6">
              <w:rPr>
                <w:rFonts w:eastAsia="Times New Roman" w:cs="Arial"/>
                <w:sz w:val="20"/>
                <w:szCs w:val="20"/>
              </w:rPr>
              <w:t>travel time along A to B</w:t>
            </w:r>
          </w:p>
        </w:tc>
      </w:tr>
      <w:tr w:rsidR="00AF0132" w:rsidRPr="00BF36E6">
        <w:trPr>
          <w:trHeight w:val="255"/>
        </w:trPr>
        <w:tc>
          <w:tcPr>
            <w:tcW w:w="2051"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BA_PM</w:t>
            </w:r>
            <w:r w:rsidRPr="00BF36E6">
              <w:rPr>
                <w:rFonts w:eastAsia="Times New Roman" w:cs="Arial"/>
                <w:sz w:val="20"/>
                <w:szCs w:val="20"/>
              </w:rPr>
              <w:t>TIME</w:t>
            </w:r>
          </w:p>
        </w:tc>
        <w:tc>
          <w:tcPr>
            <w:tcW w:w="7525" w:type="dxa"/>
            <w:shd w:val="clear" w:color="auto" w:fill="auto"/>
            <w:noWrap/>
            <w:vAlign w:val="bottom"/>
          </w:tcPr>
          <w:p w:rsidR="00AF0132" w:rsidRPr="00BF36E6" w:rsidRDefault="00AF0132" w:rsidP="00AF0132">
            <w:pPr>
              <w:rPr>
                <w:rFonts w:eastAsia="Times New Roman" w:cs="Arial"/>
                <w:sz w:val="20"/>
                <w:szCs w:val="20"/>
              </w:rPr>
            </w:pPr>
            <w:r>
              <w:rPr>
                <w:rFonts w:eastAsia="Times New Roman" w:cs="Arial"/>
                <w:sz w:val="20"/>
                <w:szCs w:val="20"/>
              </w:rPr>
              <w:t xml:space="preserve">PM peak period </w:t>
            </w:r>
            <w:r w:rsidRPr="00BF36E6">
              <w:rPr>
                <w:rFonts w:eastAsia="Times New Roman" w:cs="Arial"/>
                <w:sz w:val="20"/>
                <w:szCs w:val="20"/>
              </w:rPr>
              <w:t>travel time along B to A</w:t>
            </w:r>
          </w:p>
        </w:tc>
      </w:tr>
      <w:tr w:rsidR="0077690D" w:rsidRPr="00BF36E6">
        <w:trPr>
          <w:trHeight w:val="255"/>
        </w:trPr>
        <w:tc>
          <w:tcPr>
            <w:tcW w:w="2051"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AB_EV</w:t>
            </w:r>
            <w:r w:rsidR="0077690D" w:rsidRPr="00BF36E6">
              <w:rPr>
                <w:rFonts w:eastAsia="Times New Roman" w:cs="Arial"/>
                <w:sz w:val="20"/>
                <w:szCs w:val="20"/>
              </w:rPr>
              <w:t>TIME</w:t>
            </w:r>
          </w:p>
        </w:tc>
        <w:tc>
          <w:tcPr>
            <w:tcW w:w="7525"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Evening period</w:t>
            </w:r>
            <w:r w:rsidR="0077690D" w:rsidRPr="00BF36E6">
              <w:rPr>
                <w:rFonts w:eastAsia="Times New Roman" w:cs="Arial"/>
                <w:sz w:val="20"/>
                <w:szCs w:val="20"/>
              </w:rPr>
              <w:t xml:space="preserve"> travel time along A to B</w:t>
            </w:r>
          </w:p>
        </w:tc>
      </w:tr>
      <w:tr w:rsidR="0077690D" w:rsidRPr="00BF36E6">
        <w:trPr>
          <w:trHeight w:val="255"/>
        </w:trPr>
        <w:tc>
          <w:tcPr>
            <w:tcW w:w="2051"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BA_EV</w:t>
            </w:r>
            <w:r w:rsidR="0077690D" w:rsidRPr="00BF36E6">
              <w:rPr>
                <w:rFonts w:eastAsia="Times New Roman" w:cs="Arial"/>
                <w:sz w:val="20"/>
                <w:szCs w:val="20"/>
              </w:rPr>
              <w:t>TIME</w:t>
            </w:r>
          </w:p>
        </w:tc>
        <w:tc>
          <w:tcPr>
            <w:tcW w:w="7525" w:type="dxa"/>
            <w:shd w:val="clear" w:color="auto" w:fill="auto"/>
            <w:noWrap/>
            <w:vAlign w:val="bottom"/>
          </w:tcPr>
          <w:p w:rsidR="0077690D" w:rsidRPr="00BF36E6" w:rsidRDefault="00AF0132" w:rsidP="0077690D">
            <w:pPr>
              <w:rPr>
                <w:rFonts w:eastAsia="Times New Roman" w:cs="Arial"/>
                <w:sz w:val="20"/>
                <w:szCs w:val="20"/>
              </w:rPr>
            </w:pPr>
            <w:r>
              <w:rPr>
                <w:rFonts w:eastAsia="Times New Roman" w:cs="Arial"/>
                <w:sz w:val="20"/>
                <w:szCs w:val="20"/>
              </w:rPr>
              <w:t>Evening period</w:t>
            </w:r>
            <w:r w:rsidRPr="00BF36E6">
              <w:rPr>
                <w:rFonts w:eastAsia="Times New Roman" w:cs="Arial"/>
                <w:sz w:val="20"/>
                <w:szCs w:val="20"/>
              </w:rPr>
              <w:t xml:space="preserve"> </w:t>
            </w:r>
            <w:r w:rsidR="0077690D" w:rsidRPr="00BF36E6">
              <w:rPr>
                <w:rFonts w:eastAsia="Times New Roman" w:cs="Arial"/>
                <w:sz w:val="20"/>
                <w:szCs w:val="20"/>
              </w:rPr>
              <w:t>travel time along B to A</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TOLL1</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Toll for Drive alone</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TOLL2</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Toll for occupancy = 2</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TOLL3</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Toll for occupancy = 3+</w:t>
            </w:r>
          </w:p>
        </w:tc>
      </w:tr>
      <w:tr w:rsidR="0077690D" w:rsidRPr="00BF36E6">
        <w:trPr>
          <w:trHeight w:val="255"/>
        </w:trPr>
        <w:tc>
          <w:tcPr>
            <w:tcW w:w="2051" w:type="dxa"/>
            <w:shd w:val="clear" w:color="000000" w:fill="00B050"/>
            <w:noWrap/>
            <w:vAlign w:val="bottom"/>
          </w:tcPr>
          <w:p w:rsidR="0077690D" w:rsidRPr="00BF36E6" w:rsidRDefault="0077690D" w:rsidP="0077690D">
            <w:pPr>
              <w:rPr>
                <w:rFonts w:eastAsia="Times New Roman" w:cs="Arial"/>
                <w:sz w:val="20"/>
                <w:szCs w:val="20"/>
              </w:rPr>
            </w:pPr>
            <w:proofErr w:type="spellStart"/>
            <w:r w:rsidRPr="00BF36E6">
              <w:rPr>
                <w:rFonts w:eastAsia="Times New Roman" w:cs="Arial"/>
                <w:sz w:val="20"/>
                <w:szCs w:val="20"/>
              </w:rPr>
              <w:t>Tran_Only_Spd</w:t>
            </w:r>
            <w:proofErr w:type="spellEnd"/>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 xml:space="preserve">Speed of the transit only links </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AB_ALPHA</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Alpha parameter in the volume delay function</w:t>
            </w:r>
          </w:p>
        </w:tc>
      </w:tr>
      <w:tr w:rsidR="0077690D" w:rsidRPr="00BF36E6">
        <w:trPr>
          <w:trHeight w:val="255"/>
        </w:trPr>
        <w:tc>
          <w:tcPr>
            <w:tcW w:w="2051"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BA_ALPHA</w:t>
            </w:r>
          </w:p>
        </w:tc>
        <w:tc>
          <w:tcPr>
            <w:tcW w:w="7525" w:type="dxa"/>
            <w:shd w:val="clear" w:color="auto" w:fill="auto"/>
            <w:noWrap/>
            <w:vAlign w:val="bottom"/>
          </w:tcPr>
          <w:p w:rsidR="0077690D" w:rsidRPr="00BF36E6" w:rsidRDefault="0077690D" w:rsidP="0077690D">
            <w:pPr>
              <w:rPr>
                <w:rFonts w:eastAsia="Times New Roman" w:cs="Arial"/>
                <w:sz w:val="20"/>
                <w:szCs w:val="20"/>
              </w:rPr>
            </w:pPr>
            <w:r w:rsidRPr="00BF36E6">
              <w:rPr>
                <w:rFonts w:eastAsia="Times New Roman" w:cs="Arial"/>
                <w:sz w:val="20"/>
                <w:szCs w:val="20"/>
              </w:rPr>
              <w:t>Beta parameter in the volume delay function</w:t>
            </w:r>
          </w:p>
        </w:tc>
      </w:tr>
      <w:bookmarkEnd w:id="54"/>
    </w:tbl>
    <w:p w:rsidR="0077690D" w:rsidRPr="0077690D" w:rsidRDefault="0077690D" w:rsidP="0077690D"/>
    <w:p w:rsidR="00E665AC" w:rsidRPr="005E13EB" w:rsidRDefault="005E13EB" w:rsidP="00E665AC">
      <w:pPr>
        <w:rPr>
          <w:rFonts w:cs="Arial"/>
          <w:noProof/>
          <w:sz w:val="20"/>
          <w:szCs w:val="20"/>
        </w:rPr>
      </w:pPr>
      <w:r w:rsidRPr="005E13EB">
        <w:rPr>
          <w:rFonts w:cs="Arial"/>
          <w:noProof/>
          <w:sz w:val="20"/>
          <w:szCs w:val="20"/>
        </w:rPr>
        <w:t>Note:  Shaded f</w:t>
      </w:r>
      <w:r w:rsidR="00E665AC" w:rsidRPr="005E13EB">
        <w:rPr>
          <w:rFonts w:cs="Arial"/>
          <w:noProof/>
          <w:sz w:val="20"/>
          <w:szCs w:val="20"/>
        </w:rPr>
        <w:t>ields are input by the user</w:t>
      </w:r>
    </w:p>
    <w:p w:rsidR="00DE4C7C" w:rsidRDefault="00DE4C7C" w:rsidP="00AF666A">
      <w:pPr>
        <w:jc w:val="both"/>
        <w:rPr>
          <w:rFonts w:cs="Arial"/>
        </w:rPr>
      </w:pPr>
    </w:p>
    <w:p w:rsidR="00AF666A" w:rsidRPr="00052B19" w:rsidRDefault="002E116A" w:rsidP="00AF666A">
      <w:pPr>
        <w:jc w:val="both"/>
        <w:rPr>
          <w:rFonts w:cs="Arial"/>
        </w:rPr>
      </w:pPr>
      <w:r w:rsidRPr="00052B19">
        <w:rPr>
          <w:rFonts w:cs="Arial"/>
        </w:rPr>
        <w:t xml:space="preserve">There are numerous attributes associated with the </w:t>
      </w:r>
      <w:proofErr w:type="spellStart"/>
      <w:r w:rsidR="00055BCF" w:rsidRPr="00052B19">
        <w:rPr>
          <w:rFonts w:cs="Arial"/>
        </w:rPr>
        <w:t>OahuMPO</w:t>
      </w:r>
      <w:proofErr w:type="spellEnd"/>
      <w:r w:rsidRPr="00052B19">
        <w:rPr>
          <w:rFonts w:cs="Arial"/>
        </w:rPr>
        <w:t xml:space="preserve"> network for running the models, as listed in</w:t>
      </w:r>
      <w:r w:rsidR="00833E8C" w:rsidRPr="00052B19">
        <w:rPr>
          <w:rFonts w:cs="Arial"/>
        </w:rPr>
        <w:t xml:space="preserve"> </w:t>
      </w:r>
      <w:fldSimple w:instr=" REF _Ref201116767 \h  \* MERGEFORMAT ">
        <w:r w:rsidR="001B67BC" w:rsidRPr="00833E8C">
          <w:rPr>
            <w:rFonts w:cs="Arial"/>
          </w:rPr>
          <w:t xml:space="preserve">Table </w:t>
        </w:r>
        <w:r w:rsidR="001B67BC">
          <w:rPr>
            <w:rFonts w:cs="Arial"/>
          </w:rPr>
          <w:t>8</w:t>
        </w:r>
      </w:fldSimple>
      <w:r w:rsidRPr="00052B19">
        <w:rPr>
          <w:rFonts w:cs="Arial"/>
        </w:rPr>
        <w:t xml:space="preserve">. Some of these attributes, </w:t>
      </w:r>
      <w:r w:rsidR="005E13EB" w:rsidRPr="00052B19">
        <w:rPr>
          <w:rFonts w:cs="Arial"/>
        </w:rPr>
        <w:t>which are shaded in the table</w:t>
      </w:r>
      <w:r w:rsidRPr="00052B19">
        <w:rPr>
          <w:rFonts w:cs="Arial"/>
        </w:rPr>
        <w:t>, are to be provided by the user</w:t>
      </w:r>
      <w:r w:rsidR="005E13EB" w:rsidRPr="00052B19">
        <w:rPr>
          <w:rFonts w:cs="Arial"/>
        </w:rPr>
        <w:t>, w</w:t>
      </w:r>
      <w:r w:rsidRPr="00052B19">
        <w:rPr>
          <w:rFonts w:cs="Arial"/>
        </w:rPr>
        <w:t xml:space="preserve">hile the rest of the attributes are automatically computed by </w:t>
      </w:r>
      <w:proofErr w:type="spellStart"/>
      <w:r w:rsidR="00AF0132">
        <w:rPr>
          <w:rFonts w:cs="Arial"/>
        </w:rPr>
        <w:t>TransCAD</w:t>
      </w:r>
      <w:proofErr w:type="spellEnd"/>
      <w:r w:rsidRPr="00052B19">
        <w:rPr>
          <w:rFonts w:cs="Arial"/>
        </w:rPr>
        <w:t xml:space="preserve"> or they are computed </w:t>
      </w:r>
      <w:r w:rsidR="00AF666A" w:rsidRPr="00052B19">
        <w:rPr>
          <w:rFonts w:cs="Arial"/>
        </w:rPr>
        <w:t>while running the models.</w:t>
      </w:r>
    </w:p>
    <w:p w:rsidR="0017385F" w:rsidRPr="00176C16" w:rsidRDefault="00253A91" w:rsidP="00176C16">
      <w:pPr>
        <w:pStyle w:val="Heading3"/>
      </w:pPr>
      <w:bookmarkStart w:id="55" w:name="_Toc358793976"/>
      <w:r>
        <w:t>4</w:t>
      </w:r>
      <w:r w:rsidR="00176C16" w:rsidRPr="00176C16">
        <w:t xml:space="preserve">.1.1 </w:t>
      </w:r>
      <w:r w:rsidR="005B6CE7" w:rsidRPr="00176C16">
        <w:t>How to code a new road</w:t>
      </w:r>
      <w:bookmarkEnd w:id="55"/>
    </w:p>
    <w:p w:rsidR="005B6CE7" w:rsidRPr="005B6CE7" w:rsidRDefault="005B6CE7" w:rsidP="005B6CE7">
      <w:pPr>
        <w:ind w:left="360"/>
      </w:pPr>
    </w:p>
    <w:p w:rsidR="0017385F" w:rsidRPr="00052B19" w:rsidRDefault="0017385F" w:rsidP="002E116A">
      <w:pPr>
        <w:jc w:val="both"/>
        <w:rPr>
          <w:rFonts w:cs="Arial"/>
        </w:rPr>
      </w:pPr>
      <w:r w:rsidRPr="00052B19">
        <w:rPr>
          <w:rFonts w:cs="Arial"/>
        </w:rPr>
        <w:t xml:space="preserve">Whenever a new road is constructed in future, the user has to make a decision whether or not to include it in the master line layer. If the user judges the new road to be an important one, it has to be incorporated in the master line layer. Adding a new road to master line layer is a two stage process; first the user has to manually add the link to the master line layer using the </w:t>
      </w:r>
      <w:r w:rsidR="00E913F3" w:rsidRPr="00052B19">
        <w:rPr>
          <w:rFonts w:cs="Arial"/>
        </w:rPr>
        <w:t xml:space="preserve">map editor, next the user has to fill in the attribute data for the new link. </w:t>
      </w:r>
    </w:p>
    <w:p w:rsidR="005B6CE7" w:rsidRPr="00052B19" w:rsidRDefault="005B6CE7" w:rsidP="002E116A">
      <w:pPr>
        <w:jc w:val="both"/>
        <w:rPr>
          <w:rFonts w:cs="Arial"/>
        </w:rPr>
      </w:pPr>
    </w:p>
    <w:p w:rsidR="005B6CE7" w:rsidRPr="00052B19" w:rsidRDefault="002E116A" w:rsidP="002E116A">
      <w:pPr>
        <w:jc w:val="both"/>
        <w:rPr>
          <w:rFonts w:cs="Arial"/>
        </w:rPr>
      </w:pPr>
      <w:r w:rsidRPr="00052B19">
        <w:rPr>
          <w:rFonts w:cs="Arial"/>
        </w:rPr>
        <w:t xml:space="preserve">As some of the link attributes (highlighted in green) in the master line layer are mandatory and need to be provided by the user, any new link that user adds to the master line layer will have to be added along with the mandatory attributes. If these mandatory attributes are incomplete, the model will not </w:t>
      </w:r>
      <w:r w:rsidR="00381C3C" w:rsidRPr="00052B19">
        <w:rPr>
          <w:rFonts w:cs="Arial"/>
        </w:rPr>
        <w:t xml:space="preserve">run </w:t>
      </w:r>
      <w:r w:rsidRPr="00052B19">
        <w:rPr>
          <w:rFonts w:cs="Arial"/>
        </w:rPr>
        <w:t xml:space="preserve">completely. The </w:t>
      </w:r>
      <w:r w:rsidR="005B6CE7" w:rsidRPr="00052B19">
        <w:rPr>
          <w:rFonts w:cs="Arial"/>
        </w:rPr>
        <w:t>mandatory attributes are as follows:</w:t>
      </w:r>
      <w:r w:rsidRPr="00052B19">
        <w:rPr>
          <w:rFonts w:cs="Arial"/>
        </w:rPr>
        <w:t xml:space="preserve"> </w:t>
      </w:r>
    </w:p>
    <w:p w:rsidR="005B6CE7" w:rsidRPr="00052B19" w:rsidRDefault="002E116A" w:rsidP="005B6CE7">
      <w:pPr>
        <w:ind w:left="720"/>
        <w:jc w:val="both"/>
        <w:rPr>
          <w:rFonts w:cs="Arial"/>
        </w:rPr>
      </w:pPr>
      <w:r w:rsidRPr="00052B19">
        <w:rPr>
          <w:rFonts w:cs="Arial"/>
        </w:rPr>
        <w:t xml:space="preserve">(1) </w:t>
      </w:r>
      <w:proofErr w:type="gramStart"/>
      <w:r w:rsidRPr="00052B19">
        <w:rPr>
          <w:rFonts w:cs="Arial"/>
        </w:rPr>
        <w:t>facility</w:t>
      </w:r>
      <w:proofErr w:type="gramEnd"/>
      <w:r w:rsidRPr="00052B19">
        <w:rPr>
          <w:rFonts w:cs="Arial"/>
        </w:rPr>
        <w:t xml:space="preserve"> type </w:t>
      </w:r>
    </w:p>
    <w:p w:rsidR="005B6CE7" w:rsidRPr="00052B19" w:rsidRDefault="002E116A" w:rsidP="005B6CE7">
      <w:pPr>
        <w:ind w:left="720"/>
        <w:jc w:val="both"/>
        <w:rPr>
          <w:rFonts w:cs="Arial"/>
        </w:rPr>
      </w:pPr>
      <w:r w:rsidRPr="00052B19">
        <w:rPr>
          <w:rFonts w:cs="Arial"/>
        </w:rPr>
        <w:t xml:space="preserve">(2) HOV Zipper link </w:t>
      </w:r>
    </w:p>
    <w:p w:rsidR="005B6CE7" w:rsidRPr="00052B19" w:rsidRDefault="002E116A" w:rsidP="005B6CE7">
      <w:pPr>
        <w:ind w:left="720"/>
        <w:jc w:val="both"/>
        <w:rPr>
          <w:rFonts w:cs="Arial"/>
        </w:rPr>
      </w:pPr>
      <w:r w:rsidRPr="00052B19">
        <w:rPr>
          <w:rFonts w:cs="Arial"/>
        </w:rPr>
        <w:t xml:space="preserve">(3) </w:t>
      </w:r>
      <w:proofErr w:type="gramStart"/>
      <w:r w:rsidRPr="00052B19">
        <w:rPr>
          <w:rFonts w:cs="Arial"/>
        </w:rPr>
        <w:t>lane</w:t>
      </w:r>
      <w:proofErr w:type="gramEnd"/>
      <w:r w:rsidRPr="00052B19">
        <w:rPr>
          <w:rFonts w:cs="Arial"/>
        </w:rPr>
        <w:t xml:space="preserve"> configuration </w:t>
      </w:r>
    </w:p>
    <w:p w:rsidR="005B6CE7" w:rsidRPr="00052B19" w:rsidRDefault="002E116A" w:rsidP="005B6CE7">
      <w:pPr>
        <w:ind w:left="720"/>
        <w:jc w:val="both"/>
        <w:rPr>
          <w:rFonts w:cs="Arial"/>
        </w:rPr>
      </w:pPr>
      <w:r w:rsidRPr="00052B19">
        <w:rPr>
          <w:rFonts w:cs="Arial"/>
        </w:rPr>
        <w:t xml:space="preserve">(4) </w:t>
      </w:r>
      <w:proofErr w:type="gramStart"/>
      <w:r w:rsidRPr="00052B19">
        <w:rPr>
          <w:rFonts w:cs="Arial"/>
        </w:rPr>
        <w:t>limit</w:t>
      </w:r>
      <w:proofErr w:type="gramEnd"/>
      <w:r w:rsidRPr="00052B19">
        <w:rPr>
          <w:rFonts w:cs="Arial"/>
        </w:rPr>
        <w:t xml:space="preserve"> fields </w:t>
      </w:r>
    </w:p>
    <w:p w:rsidR="005B6CE7" w:rsidRPr="00052B19" w:rsidRDefault="002E116A" w:rsidP="005B6CE7">
      <w:pPr>
        <w:ind w:left="720"/>
        <w:jc w:val="both"/>
        <w:rPr>
          <w:rFonts w:cs="Arial"/>
        </w:rPr>
      </w:pPr>
      <w:r w:rsidRPr="00052B19">
        <w:rPr>
          <w:rFonts w:cs="Arial"/>
        </w:rPr>
        <w:t xml:space="preserve">(5) </w:t>
      </w:r>
      <w:proofErr w:type="gramStart"/>
      <w:r w:rsidRPr="00052B19">
        <w:rPr>
          <w:rFonts w:cs="Arial"/>
        </w:rPr>
        <w:t>future</w:t>
      </w:r>
      <w:proofErr w:type="gramEnd"/>
      <w:r w:rsidRPr="00052B19">
        <w:rPr>
          <w:rFonts w:cs="Arial"/>
        </w:rPr>
        <w:t xml:space="preserve"> link </w:t>
      </w:r>
    </w:p>
    <w:p w:rsidR="005B6CE7" w:rsidRPr="00052B19" w:rsidRDefault="002E116A" w:rsidP="005B6CE7">
      <w:pPr>
        <w:ind w:left="720"/>
        <w:jc w:val="both"/>
        <w:rPr>
          <w:rFonts w:cs="Arial"/>
        </w:rPr>
      </w:pPr>
      <w:r w:rsidRPr="00052B19">
        <w:rPr>
          <w:rFonts w:cs="Arial"/>
        </w:rPr>
        <w:t xml:space="preserve">(6) </w:t>
      </w:r>
      <w:proofErr w:type="gramStart"/>
      <w:r w:rsidRPr="00052B19">
        <w:rPr>
          <w:rFonts w:cs="Arial"/>
        </w:rPr>
        <w:t>year</w:t>
      </w:r>
      <w:proofErr w:type="gramEnd"/>
      <w:r w:rsidRPr="00052B19">
        <w:rPr>
          <w:rFonts w:cs="Arial"/>
        </w:rPr>
        <w:t xml:space="preserve"> </w:t>
      </w:r>
    </w:p>
    <w:p w:rsidR="005B6CE7" w:rsidRPr="00052B19" w:rsidRDefault="002E116A" w:rsidP="005B6CE7">
      <w:pPr>
        <w:ind w:left="720"/>
        <w:jc w:val="both"/>
        <w:rPr>
          <w:rFonts w:cs="Arial"/>
        </w:rPr>
      </w:pPr>
      <w:r w:rsidRPr="00052B19">
        <w:rPr>
          <w:rFonts w:cs="Arial"/>
        </w:rPr>
        <w:t xml:space="preserve">(7) </w:t>
      </w:r>
      <w:proofErr w:type="gramStart"/>
      <w:r w:rsidRPr="00052B19">
        <w:rPr>
          <w:rFonts w:cs="Arial"/>
        </w:rPr>
        <w:t>future</w:t>
      </w:r>
      <w:proofErr w:type="gramEnd"/>
      <w:r w:rsidRPr="00052B19">
        <w:rPr>
          <w:rFonts w:cs="Arial"/>
        </w:rPr>
        <w:t xml:space="preserve"> facility type </w:t>
      </w:r>
    </w:p>
    <w:p w:rsidR="005B6CE7" w:rsidRPr="00052B19" w:rsidRDefault="002E116A" w:rsidP="005B6CE7">
      <w:pPr>
        <w:ind w:left="720"/>
        <w:jc w:val="both"/>
        <w:rPr>
          <w:rFonts w:cs="Arial"/>
        </w:rPr>
      </w:pPr>
      <w:r w:rsidRPr="00052B19">
        <w:rPr>
          <w:rFonts w:cs="Arial"/>
        </w:rPr>
        <w:t xml:space="preserve">(8) </w:t>
      </w:r>
      <w:proofErr w:type="gramStart"/>
      <w:r w:rsidRPr="00052B19">
        <w:rPr>
          <w:rFonts w:cs="Arial"/>
        </w:rPr>
        <w:t>future</w:t>
      </w:r>
      <w:proofErr w:type="gramEnd"/>
      <w:r w:rsidRPr="00052B19">
        <w:rPr>
          <w:rFonts w:cs="Arial"/>
        </w:rPr>
        <w:t xml:space="preserve"> lane configuration </w:t>
      </w:r>
    </w:p>
    <w:p w:rsidR="005B6CE7" w:rsidRPr="00052B19" w:rsidRDefault="002E116A" w:rsidP="005B6CE7">
      <w:pPr>
        <w:ind w:left="720"/>
        <w:jc w:val="both"/>
        <w:rPr>
          <w:rFonts w:cs="Arial"/>
        </w:rPr>
      </w:pPr>
      <w:r w:rsidRPr="00052B19">
        <w:rPr>
          <w:rFonts w:cs="Arial"/>
        </w:rPr>
        <w:t xml:space="preserve">(9) </w:t>
      </w:r>
      <w:proofErr w:type="gramStart"/>
      <w:r w:rsidRPr="00052B19">
        <w:rPr>
          <w:rFonts w:cs="Arial"/>
        </w:rPr>
        <w:t>future</w:t>
      </w:r>
      <w:proofErr w:type="gramEnd"/>
      <w:r w:rsidRPr="00052B19">
        <w:rPr>
          <w:rFonts w:cs="Arial"/>
        </w:rPr>
        <w:t xml:space="preserve"> limit fields. </w:t>
      </w:r>
    </w:p>
    <w:p w:rsidR="005B6CE7" w:rsidRPr="00052B19" w:rsidRDefault="005B6CE7" w:rsidP="002E116A">
      <w:pPr>
        <w:jc w:val="both"/>
        <w:rPr>
          <w:rFonts w:cs="Arial"/>
        </w:rPr>
      </w:pPr>
    </w:p>
    <w:p w:rsidR="00305891" w:rsidRPr="00052B19" w:rsidRDefault="002E116A" w:rsidP="002E116A">
      <w:pPr>
        <w:jc w:val="both"/>
        <w:rPr>
          <w:rFonts w:cs="Arial"/>
        </w:rPr>
      </w:pPr>
      <w:r w:rsidRPr="00052B19">
        <w:rPr>
          <w:rFonts w:cs="Arial"/>
        </w:rPr>
        <w:t>All of the above fields except the HOV zipper link are bi-directional attributes, so these attributes need to be specified for both forward and reverse directions. Further the lane configuration and limit fields are split up by time of day, so these two attributes need to be entered for AM, midday, and PM periods.</w:t>
      </w:r>
      <w:r w:rsidR="00090715" w:rsidRPr="00052B19">
        <w:rPr>
          <w:rFonts w:cs="Arial"/>
        </w:rPr>
        <w:t xml:space="preserve"> The new link will be pulled into the scenario line layer for every year following the year it has been added to the master line layer. This will be done using the “future link” and “year</w:t>
      </w:r>
      <w:r w:rsidR="00AE6180" w:rsidRPr="00052B19">
        <w:rPr>
          <w:rFonts w:cs="Arial"/>
        </w:rPr>
        <w:t>”</w:t>
      </w:r>
      <w:r w:rsidR="00090715" w:rsidRPr="00052B19">
        <w:rPr>
          <w:rFonts w:cs="Arial"/>
        </w:rPr>
        <w:t xml:space="preserve"> attributes</w:t>
      </w:r>
      <w:r w:rsidR="007F140C" w:rsidRPr="00052B19">
        <w:rPr>
          <w:rFonts w:cs="Arial"/>
        </w:rPr>
        <w:t>, e.g. if a new road will be constructed in 2015, then the “future link” and “year” attributes have to be appropriately specified as shown below.</w:t>
      </w:r>
      <w:r w:rsidR="00090715" w:rsidRPr="00052B19">
        <w:rPr>
          <w:rFonts w:cs="Arial"/>
        </w:rPr>
        <w:t xml:space="preserve"> </w:t>
      </w:r>
    </w:p>
    <w:p w:rsidR="005B6CE7" w:rsidRPr="005B6CE7" w:rsidRDefault="005B6CE7" w:rsidP="002E116A">
      <w:pPr>
        <w:jc w:val="both"/>
        <w:rPr>
          <w:rFonts w:cs="Arial"/>
        </w:rPr>
      </w:pPr>
    </w:p>
    <w:p w:rsidR="00090715" w:rsidRPr="00BF36E6" w:rsidRDefault="00090715" w:rsidP="00090715">
      <w:pPr>
        <w:jc w:val="both"/>
        <w:rPr>
          <w:rFonts w:cs="Arial"/>
          <w:b/>
          <w:sz w:val="24"/>
          <w:szCs w:val="24"/>
        </w:rPr>
      </w:pPr>
      <w:r w:rsidRPr="00BF36E6">
        <w:rPr>
          <w:rFonts w:cs="Arial"/>
          <w:b/>
          <w:sz w:val="24"/>
          <w:szCs w:val="24"/>
        </w:rPr>
        <w:t>New Link:</w:t>
      </w:r>
    </w:p>
    <w:p w:rsidR="00090715" w:rsidRPr="00052B19" w:rsidRDefault="00090715" w:rsidP="000D4A0E">
      <w:pPr>
        <w:jc w:val="both"/>
        <w:rPr>
          <w:rFonts w:cs="Arial"/>
          <w:sz w:val="24"/>
          <w:szCs w:val="24"/>
        </w:rPr>
      </w:pPr>
      <w:r w:rsidRPr="00052B19">
        <w:rPr>
          <w:rFonts w:cs="Arial"/>
          <w:sz w:val="24"/>
          <w:szCs w:val="24"/>
        </w:rPr>
        <w:tab/>
        <w:t xml:space="preserve">Future link: </w:t>
      </w:r>
      <w:r w:rsidRPr="00052B19">
        <w:rPr>
          <w:rFonts w:cs="Arial"/>
          <w:sz w:val="24"/>
          <w:szCs w:val="24"/>
        </w:rPr>
        <w:sym w:font="Wingdings" w:char="F0E0"/>
      </w:r>
      <w:r w:rsidRPr="00052B19">
        <w:rPr>
          <w:rFonts w:cs="Arial"/>
          <w:sz w:val="24"/>
          <w:szCs w:val="24"/>
        </w:rPr>
        <w:t xml:space="preserve"> a</w:t>
      </w:r>
    </w:p>
    <w:p w:rsidR="00090715" w:rsidRPr="00052B19" w:rsidRDefault="00090715" w:rsidP="000D4A0E">
      <w:pPr>
        <w:jc w:val="both"/>
        <w:rPr>
          <w:rFonts w:cs="Arial"/>
          <w:sz w:val="24"/>
          <w:szCs w:val="24"/>
        </w:rPr>
      </w:pPr>
      <w:r w:rsidRPr="00052B19">
        <w:rPr>
          <w:rFonts w:cs="Arial"/>
          <w:sz w:val="24"/>
          <w:szCs w:val="24"/>
        </w:rPr>
        <w:tab/>
        <w:t xml:space="preserve">Year </w:t>
      </w:r>
      <w:r w:rsidRPr="00052B19">
        <w:rPr>
          <w:rFonts w:cs="Arial"/>
          <w:sz w:val="24"/>
          <w:szCs w:val="24"/>
        </w:rPr>
        <w:sym w:font="Wingdings" w:char="F0E0"/>
      </w:r>
      <w:r w:rsidRPr="00052B19">
        <w:rPr>
          <w:rFonts w:cs="Arial"/>
          <w:sz w:val="24"/>
          <w:szCs w:val="24"/>
        </w:rPr>
        <w:t xml:space="preserve"> 2015</w:t>
      </w:r>
    </w:p>
    <w:p w:rsidR="005B6CE7" w:rsidRPr="00052B19" w:rsidRDefault="005B6CE7" w:rsidP="002E116A">
      <w:pPr>
        <w:jc w:val="both"/>
        <w:rPr>
          <w:rFonts w:cs="Arial"/>
          <w:sz w:val="24"/>
          <w:szCs w:val="24"/>
        </w:rPr>
      </w:pPr>
    </w:p>
    <w:p w:rsidR="002E116A" w:rsidRPr="00052B19" w:rsidRDefault="002E116A" w:rsidP="002E116A">
      <w:pPr>
        <w:jc w:val="both"/>
        <w:rPr>
          <w:rFonts w:cs="Arial"/>
        </w:rPr>
      </w:pPr>
      <w:r w:rsidRPr="00052B19">
        <w:rPr>
          <w:rFonts w:cs="Arial"/>
        </w:rPr>
        <w:t xml:space="preserve">There are other fields which need to be entered by the user and are required for description purposes rather than for running the models. These fields include (1) Number (2) CCSTYLE (3) Road Name (4) Open Date (5) ORTP Project No. (6) Functional class (7) </w:t>
      </w:r>
      <w:r w:rsidR="005B6CE7" w:rsidRPr="00052B19">
        <w:rPr>
          <w:rFonts w:cs="Arial"/>
        </w:rPr>
        <w:t>F</w:t>
      </w:r>
      <w:r w:rsidRPr="00052B19">
        <w:rPr>
          <w:rFonts w:cs="Arial"/>
        </w:rPr>
        <w:t xml:space="preserve">uture functional class. </w:t>
      </w:r>
    </w:p>
    <w:p w:rsidR="00577138" w:rsidRPr="00052B19" w:rsidRDefault="002E116A" w:rsidP="00E1302A">
      <w:pPr>
        <w:jc w:val="both"/>
        <w:rPr>
          <w:rFonts w:cs="Arial"/>
        </w:rPr>
      </w:pPr>
      <w:r w:rsidRPr="00052B19">
        <w:rPr>
          <w:rFonts w:cs="Arial"/>
        </w:rPr>
        <w:t>The functional class and future functional class are bi-directional attributes, so these attributes need to be specified for both forward and reverse directions.</w:t>
      </w:r>
      <w:r w:rsidR="002A1E01" w:rsidRPr="00052B19">
        <w:rPr>
          <w:rFonts w:cs="Arial"/>
        </w:rPr>
        <w:t xml:space="preserve"> </w:t>
      </w:r>
    </w:p>
    <w:p w:rsidR="009A2FF6" w:rsidRPr="00052B19" w:rsidRDefault="00253A91" w:rsidP="00E1302A">
      <w:pPr>
        <w:pStyle w:val="Heading3"/>
        <w:rPr>
          <w:rFonts w:ascii="Arial" w:hAnsi="Arial" w:cs="Arial"/>
        </w:rPr>
      </w:pPr>
      <w:bookmarkStart w:id="56" w:name="_Toc358793977"/>
      <w:r>
        <w:rPr>
          <w:rFonts w:ascii="Arial" w:hAnsi="Arial" w:cs="Arial"/>
        </w:rPr>
        <w:t>4</w:t>
      </w:r>
      <w:r w:rsidR="00E1302A" w:rsidRPr="00052B19">
        <w:rPr>
          <w:rFonts w:ascii="Arial" w:hAnsi="Arial" w:cs="Arial"/>
        </w:rPr>
        <w:t>.1.2 Modifying an existing road</w:t>
      </w:r>
      <w:bookmarkEnd w:id="56"/>
    </w:p>
    <w:p w:rsidR="009A2FF6" w:rsidRPr="00052B19" w:rsidRDefault="009A2FF6" w:rsidP="002E116A">
      <w:pPr>
        <w:jc w:val="both"/>
        <w:rPr>
          <w:rFonts w:cs="Arial"/>
          <w:sz w:val="24"/>
          <w:szCs w:val="24"/>
        </w:rPr>
      </w:pPr>
    </w:p>
    <w:p w:rsidR="009F3317" w:rsidRPr="00052B19" w:rsidRDefault="00E4258C" w:rsidP="002E116A">
      <w:pPr>
        <w:jc w:val="both"/>
        <w:rPr>
          <w:rFonts w:cs="Arial"/>
        </w:rPr>
      </w:pPr>
      <w:r w:rsidRPr="00052B19">
        <w:rPr>
          <w:rFonts w:cs="Arial"/>
        </w:rPr>
        <w:t>When an existing road is modified</w:t>
      </w:r>
      <w:r w:rsidR="00775F95" w:rsidRPr="00052B19">
        <w:rPr>
          <w:rFonts w:cs="Arial"/>
        </w:rPr>
        <w:t xml:space="preserve"> or improved e.g. adding an extra lane</w:t>
      </w:r>
      <w:r w:rsidRPr="00052B19">
        <w:rPr>
          <w:rFonts w:cs="Arial"/>
        </w:rPr>
        <w:t xml:space="preserve">, the user has to terminate the </w:t>
      </w:r>
      <w:r w:rsidR="00775F95" w:rsidRPr="00052B19">
        <w:rPr>
          <w:rFonts w:cs="Arial"/>
        </w:rPr>
        <w:t>old link when the improvement has been made and add a new link starting when the improvement has been made. E.g. if an extra lane was added to an existing road in year 2015 the following changes have to be made</w:t>
      </w:r>
      <w:r w:rsidR="00160A61" w:rsidRPr="00052B19">
        <w:rPr>
          <w:rFonts w:cs="Arial"/>
        </w:rPr>
        <w:t>, as shown below</w:t>
      </w:r>
      <w:r w:rsidR="00775F95" w:rsidRPr="00052B19">
        <w:rPr>
          <w:rFonts w:cs="Arial"/>
        </w:rPr>
        <w:t>.</w:t>
      </w:r>
      <w:r w:rsidR="00160A61" w:rsidRPr="00052B19">
        <w:rPr>
          <w:rFonts w:cs="Arial"/>
        </w:rPr>
        <w:t xml:space="preserve"> </w:t>
      </w:r>
    </w:p>
    <w:p w:rsidR="00775F95" w:rsidRPr="00BF36E6" w:rsidRDefault="00775F95" w:rsidP="002E116A">
      <w:pPr>
        <w:jc w:val="both"/>
        <w:rPr>
          <w:rFonts w:cs="Arial"/>
          <w:b/>
          <w:sz w:val="24"/>
          <w:szCs w:val="24"/>
        </w:rPr>
      </w:pPr>
      <w:r w:rsidRPr="00BF36E6">
        <w:rPr>
          <w:rFonts w:cs="Arial"/>
          <w:b/>
          <w:sz w:val="24"/>
          <w:szCs w:val="24"/>
        </w:rPr>
        <w:t>OLD Link:</w:t>
      </w:r>
    </w:p>
    <w:p w:rsidR="00E4258C" w:rsidRPr="00BF36E6" w:rsidRDefault="00775F95" w:rsidP="000D4A0E">
      <w:pPr>
        <w:jc w:val="both"/>
        <w:rPr>
          <w:rFonts w:cs="Arial"/>
          <w:sz w:val="24"/>
          <w:szCs w:val="24"/>
        </w:rPr>
      </w:pPr>
      <w:r w:rsidRPr="00BF36E6">
        <w:rPr>
          <w:rFonts w:cs="Arial"/>
          <w:sz w:val="24"/>
          <w:szCs w:val="24"/>
        </w:rPr>
        <w:t xml:space="preserve"> </w:t>
      </w:r>
      <w:r w:rsidRPr="00BF36E6">
        <w:rPr>
          <w:rFonts w:cs="Arial"/>
          <w:sz w:val="24"/>
          <w:szCs w:val="24"/>
        </w:rPr>
        <w:tab/>
        <w:t xml:space="preserve">Future link: </w:t>
      </w:r>
      <w:r w:rsidRPr="00BF36E6">
        <w:rPr>
          <w:rFonts w:cs="Arial"/>
          <w:sz w:val="24"/>
          <w:szCs w:val="24"/>
        </w:rPr>
        <w:sym w:font="Wingdings" w:char="F0E0"/>
      </w:r>
      <w:r w:rsidRPr="00BF36E6">
        <w:rPr>
          <w:rFonts w:cs="Arial"/>
          <w:sz w:val="24"/>
          <w:szCs w:val="24"/>
        </w:rPr>
        <w:t xml:space="preserve"> d</w:t>
      </w:r>
    </w:p>
    <w:p w:rsidR="00775F95" w:rsidRPr="00BF36E6" w:rsidRDefault="00775F95" w:rsidP="000D4A0E">
      <w:pPr>
        <w:jc w:val="both"/>
        <w:rPr>
          <w:rFonts w:cs="Arial"/>
          <w:sz w:val="24"/>
          <w:szCs w:val="24"/>
        </w:rPr>
      </w:pPr>
      <w:r w:rsidRPr="00BF36E6">
        <w:rPr>
          <w:rFonts w:cs="Arial"/>
          <w:sz w:val="24"/>
          <w:szCs w:val="24"/>
        </w:rPr>
        <w:tab/>
        <w:t xml:space="preserve">Year </w:t>
      </w:r>
      <w:r w:rsidRPr="00BF36E6">
        <w:rPr>
          <w:rFonts w:cs="Arial"/>
          <w:sz w:val="24"/>
          <w:szCs w:val="24"/>
        </w:rPr>
        <w:sym w:font="Wingdings" w:char="F0E0"/>
      </w:r>
      <w:r w:rsidRPr="00BF36E6">
        <w:rPr>
          <w:rFonts w:cs="Arial"/>
          <w:sz w:val="24"/>
          <w:szCs w:val="24"/>
        </w:rPr>
        <w:t xml:space="preserve"> 2015</w:t>
      </w:r>
    </w:p>
    <w:p w:rsidR="00775F95" w:rsidRPr="00BF36E6" w:rsidRDefault="00775F95" w:rsidP="002E116A">
      <w:pPr>
        <w:jc w:val="both"/>
        <w:rPr>
          <w:rFonts w:cs="Arial"/>
          <w:b/>
          <w:sz w:val="24"/>
          <w:szCs w:val="24"/>
        </w:rPr>
      </w:pPr>
      <w:r w:rsidRPr="00BF36E6">
        <w:rPr>
          <w:rFonts w:cs="Arial"/>
          <w:b/>
          <w:sz w:val="24"/>
          <w:szCs w:val="24"/>
        </w:rPr>
        <w:t>New Link:</w:t>
      </w:r>
    </w:p>
    <w:p w:rsidR="00775F95" w:rsidRPr="00BF36E6" w:rsidRDefault="00775F95" w:rsidP="000D4A0E">
      <w:pPr>
        <w:jc w:val="both"/>
        <w:rPr>
          <w:rFonts w:cs="Arial"/>
          <w:sz w:val="24"/>
          <w:szCs w:val="24"/>
        </w:rPr>
      </w:pPr>
      <w:r w:rsidRPr="00BF36E6">
        <w:rPr>
          <w:rFonts w:cs="Arial"/>
          <w:sz w:val="24"/>
          <w:szCs w:val="24"/>
        </w:rPr>
        <w:tab/>
        <w:t xml:space="preserve">Future link: </w:t>
      </w:r>
      <w:r w:rsidRPr="00BF36E6">
        <w:rPr>
          <w:rFonts w:cs="Arial"/>
          <w:sz w:val="24"/>
          <w:szCs w:val="24"/>
        </w:rPr>
        <w:sym w:font="Wingdings" w:char="F0E0"/>
      </w:r>
      <w:r w:rsidRPr="00BF36E6">
        <w:rPr>
          <w:rFonts w:cs="Arial"/>
          <w:sz w:val="24"/>
          <w:szCs w:val="24"/>
        </w:rPr>
        <w:t xml:space="preserve"> a</w:t>
      </w:r>
    </w:p>
    <w:p w:rsidR="00775F95" w:rsidRPr="00BF36E6" w:rsidRDefault="00775F95" w:rsidP="000D4A0E">
      <w:pPr>
        <w:jc w:val="both"/>
        <w:rPr>
          <w:rFonts w:cs="Arial"/>
          <w:sz w:val="24"/>
          <w:szCs w:val="24"/>
        </w:rPr>
      </w:pPr>
      <w:r w:rsidRPr="00BF36E6">
        <w:rPr>
          <w:rFonts w:cs="Arial"/>
          <w:sz w:val="24"/>
          <w:szCs w:val="24"/>
        </w:rPr>
        <w:tab/>
        <w:t xml:space="preserve">Year </w:t>
      </w:r>
      <w:r w:rsidRPr="00BF36E6">
        <w:rPr>
          <w:rFonts w:cs="Arial"/>
          <w:sz w:val="24"/>
          <w:szCs w:val="24"/>
        </w:rPr>
        <w:sym w:font="Wingdings" w:char="F0E0"/>
      </w:r>
      <w:r w:rsidRPr="00BF36E6">
        <w:rPr>
          <w:rFonts w:cs="Arial"/>
          <w:sz w:val="24"/>
          <w:szCs w:val="24"/>
        </w:rPr>
        <w:t xml:space="preserve"> 2015</w:t>
      </w:r>
    </w:p>
    <w:p w:rsidR="005B6CE7" w:rsidRDefault="005B6CE7" w:rsidP="009F3317">
      <w:pPr>
        <w:jc w:val="both"/>
        <w:rPr>
          <w:rFonts w:cs="Arial"/>
          <w:sz w:val="24"/>
          <w:szCs w:val="24"/>
        </w:rPr>
      </w:pPr>
    </w:p>
    <w:p w:rsidR="009F3317" w:rsidRPr="005B6CE7" w:rsidRDefault="009F3317" w:rsidP="009F3317">
      <w:pPr>
        <w:jc w:val="both"/>
        <w:rPr>
          <w:rFonts w:cs="Arial"/>
        </w:rPr>
      </w:pPr>
      <w:r w:rsidRPr="005B6CE7">
        <w:rPr>
          <w:rFonts w:cs="Arial"/>
        </w:rPr>
        <w:t>All the other mandatory attributes (for the new link) specified in the previous section need to be filled out as well.</w:t>
      </w:r>
    </w:p>
    <w:p w:rsidR="002E116A" w:rsidRPr="00BF36E6" w:rsidRDefault="00253A91" w:rsidP="00EE3DF9">
      <w:pPr>
        <w:pStyle w:val="Heading2"/>
        <w:rPr>
          <w:rFonts w:ascii="Arial" w:hAnsi="Arial" w:cs="Arial"/>
        </w:rPr>
      </w:pPr>
      <w:bookmarkStart w:id="57" w:name="_Toc358793978"/>
      <w:r>
        <w:rPr>
          <w:rFonts w:ascii="Arial" w:hAnsi="Arial" w:cs="Arial"/>
        </w:rPr>
        <w:t>4</w:t>
      </w:r>
      <w:r w:rsidR="001F631F" w:rsidRPr="00BF36E6">
        <w:rPr>
          <w:rFonts w:ascii="Arial" w:hAnsi="Arial" w:cs="Arial"/>
        </w:rPr>
        <w:t xml:space="preserve">.2 </w:t>
      </w:r>
      <w:r w:rsidR="002E116A" w:rsidRPr="00BF36E6">
        <w:rPr>
          <w:rFonts w:ascii="Arial" w:hAnsi="Arial" w:cs="Arial"/>
        </w:rPr>
        <w:t>Transit Network</w:t>
      </w:r>
      <w:bookmarkEnd w:id="57"/>
    </w:p>
    <w:p w:rsidR="002E116A" w:rsidRPr="00BF36E6" w:rsidRDefault="002E116A" w:rsidP="002E116A">
      <w:pPr>
        <w:rPr>
          <w:rFonts w:cs="Arial"/>
        </w:rPr>
      </w:pPr>
    </w:p>
    <w:p w:rsidR="002E116A" w:rsidRPr="00052B19" w:rsidRDefault="002E116A" w:rsidP="002E116A">
      <w:pPr>
        <w:jc w:val="both"/>
        <w:rPr>
          <w:rFonts w:cs="Arial"/>
        </w:rPr>
      </w:pPr>
      <w:r w:rsidRPr="00052B19">
        <w:rPr>
          <w:rFonts w:cs="Arial"/>
        </w:rPr>
        <w:t xml:space="preserve">The </w:t>
      </w:r>
      <w:smartTag w:uri="urn:schemas-microsoft-com:office:smarttags" w:element="place">
        <w:r w:rsidRPr="00052B19">
          <w:rPr>
            <w:rFonts w:cs="Arial"/>
          </w:rPr>
          <w:t>Oahu</w:t>
        </w:r>
      </w:smartTag>
      <w:r w:rsidRPr="00052B19">
        <w:rPr>
          <w:rFonts w:cs="Arial"/>
        </w:rPr>
        <w:t xml:space="preserve"> route system, similar to highway network, has all its base year and future year routes in one line layer called the master route system. This enables easy extraction of route system for any planning horizon year from the master route system, as opposed to maintaining a different route system for each planning horizon year. Having a master route system also </w:t>
      </w:r>
      <w:r w:rsidRPr="00052B19">
        <w:rPr>
          <w:rFonts w:cs="Arial"/>
        </w:rPr>
        <w:lastRenderedPageBreak/>
        <w:t>reduces the problem of tracking changes, e.g. once the headway of a route in a base year or a horizon year is changed, this change is automatically accounted in any horizon year route system.</w:t>
      </w:r>
    </w:p>
    <w:p w:rsidR="00DA1861" w:rsidRPr="00052B19" w:rsidRDefault="00DA1861" w:rsidP="002E116A">
      <w:pPr>
        <w:jc w:val="both"/>
        <w:rPr>
          <w:rFonts w:cs="Arial"/>
        </w:rPr>
      </w:pPr>
    </w:p>
    <w:p w:rsidR="00241DC4" w:rsidRPr="00052B19" w:rsidRDefault="002E116A" w:rsidP="00E841BD">
      <w:pPr>
        <w:rPr>
          <w:rFonts w:cs="Arial"/>
        </w:rPr>
      </w:pPr>
      <w:r w:rsidRPr="00052B19">
        <w:rPr>
          <w:rFonts w:cs="Arial"/>
        </w:rPr>
        <w:t xml:space="preserve">The routes were coded </w:t>
      </w:r>
      <w:r w:rsidR="005B6CE7" w:rsidRPr="00052B19">
        <w:rPr>
          <w:rFonts w:cs="Arial"/>
        </w:rPr>
        <w:t xml:space="preserve">based on published bus schedules.  </w:t>
      </w:r>
      <w:r w:rsidRPr="00052B19">
        <w:rPr>
          <w:rFonts w:cs="Arial"/>
        </w:rPr>
        <w:t>If the route represented on the bus timetable is a two way route it was coded as two separate routes.  Each period of the day was also coded as a separate route so for example if a route uses the Zipper lane in the AM and the regular H1 lanes in the PM it was coded as two separate routes.  There are 513 total transit routes in the transit network file. All future year routes have a lowercase “f” at the end of the route name as well as a separate column that flags the route as future</w:t>
      </w:r>
      <w:r w:rsidR="00451CE1" w:rsidRPr="00052B19">
        <w:rPr>
          <w:rFonts w:cs="Arial"/>
        </w:rPr>
        <w:t xml:space="preserve">, as shown in </w:t>
      </w:r>
      <w:fldSimple w:instr=" REF _Ref200952570 \h  \* MERGEFORMAT ">
        <w:r w:rsidR="001B67BC" w:rsidRPr="001B67BC">
          <w:rPr>
            <w:rFonts w:cs="Arial"/>
          </w:rPr>
          <w:t>Figure 5</w:t>
        </w:r>
      </w:fldSimple>
      <w:r w:rsidRPr="00052B19">
        <w:rPr>
          <w:rFonts w:cs="Arial"/>
        </w:rPr>
        <w:t xml:space="preserve"> for an example of the future year designation.  </w:t>
      </w:r>
      <w:r w:rsidR="00215C18" w:rsidRPr="00052B19">
        <w:rPr>
          <w:rFonts w:cs="Arial"/>
        </w:rPr>
        <w:t xml:space="preserve">All the route attributes, shown in </w:t>
      </w:r>
      <w:fldSimple w:instr=" REF _Ref200953665 \h  \* MERGEFORMAT ">
        <w:r w:rsidR="001B67BC" w:rsidRPr="005B6CE7">
          <w:rPr>
            <w:rFonts w:cs="Arial"/>
          </w:rPr>
          <w:t xml:space="preserve">Table </w:t>
        </w:r>
        <w:r w:rsidR="001B67BC">
          <w:rPr>
            <w:rFonts w:cs="Arial"/>
          </w:rPr>
          <w:t>9</w:t>
        </w:r>
      </w:fldSimple>
      <w:r w:rsidR="00215C18" w:rsidRPr="00052B19">
        <w:rPr>
          <w:rFonts w:cs="Arial"/>
        </w:rPr>
        <w:t>, have to be entered by the user</w:t>
      </w:r>
      <w:r w:rsidR="00581416" w:rsidRPr="00052B19">
        <w:rPr>
          <w:rFonts w:cs="Arial"/>
        </w:rPr>
        <w:t xml:space="preserve"> and no</w:t>
      </w:r>
      <w:r w:rsidR="00445573" w:rsidRPr="00052B19">
        <w:rPr>
          <w:rFonts w:cs="Arial"/>
        </w:rPr>
        <w:t>n</w:t>
      </w:r>
      <w:r w:rsidR="00581416" w:rsidRPr="00052B19">
        <w:rPr>
          <w:rFonts w:cs="Arial"/>
        </w:rPr>
        <w:t>e of them will be automatically generated while the model is run.</w:t>
      </w:r>
      <w:r w:rsidRPr="00052B19">
        <w:rPr>
          <w:rFonts w:cs="Arial"/>
        </w:rPr>
        <w:t xml:space="preserve">  </w:t>
      </w:r>
      <w:fldSimple w:instr=" REF _Ref201142609 \h  \* MERGEFORMAT ">
        <w:r w:rsidR="001B67BC" w:rsidRPr="0013000E">
          <w:rPr>
            <w:rFonts w:cs="Arial"/>
          </w:rPr>
          <w:t xml:space="preserve">Figure </w:t>
        </w:r>
        <w:r w:rsidR="001B67BC">
          <w:rPr>
            <w:rFonts w:cs="Arial"/>
          </w:rPr>
          <w:t>6</w:t>
        </w:r>
      </w:fldSimple>
      <w:r w:rsidR="0013000E" w:rsidRPr="00052B19">
        <w:rPr>
          <w:rFonts w:cs="Arial"/>
        </w:rPr>
        <w:t xml:space="preserve"> </w:t>
      </w:r>
      <w:r w:rsidRPr="00052B19">
        <w:rPr>
          <w:rFonts w:cs="Arial"/>
        </w:rPr>
        <w:t xml:space="preserve">represents the entire transit route system. </w:t>
      </w:r>
    </w:p>
    <w:p w:rsidR="00EE3DF9" w:rsidRPr="001B0596" w:rsidRDefault="00F83899" w:rsidP="001B0596">
      <w:pPr>
        <w:pStyle w:val="Caption"/>
      </w:pPr>
      <w:bookmarkStart w:id="58" w:name="_Ref200952570"/>
      <w:bookmarkStart w:id="59" w:name="_Toc358794036"/>
      <w:r w:rsidRPr="001B0596">
        <w:t xml:space="preserve">Figure </w:t>
      </w:r>
      <w:r w:rsidR="0015799B" w:rsidRPr="001B0596">
        <w:fldChar w:fldCharType="begin"/>
      </w:r>
      <w:r w:rsidRPr="001B0596">
        <w:instrText xml:space="preserve"> SEQ Figure \* ARABIC </w:instrText>
      </w:r>
      <w:r w:rsidR="0015799B" w:rsidRPr="001B0596">
        <w:fldChar w:fldCharType="separate"/>
      </w:r>
      <w:r w:rsidR="001B67BC">
        <w:rPr>
          <w:noProof/>
        </w:rPr>
        <w:t>5</w:t>
      </w:r>
      <w:r w:rsidR="0015799B" w:rsidRPr="001B0596">
        <w:fldChar w:fldCharType="end"/>
      </w:r>
      <w:bookmarkEnd w:id="58"/>
      <w:r w:rsidR="00447494" w:rsidRPr="001B0596">
        <w:t xml:space="preserve">: </w:t>
      </w:r>
      <w:r w:rsidR="00EE3DF9" w:rsidRPr="001B0596">
        <w:t>Route System Info</w:t>
      </w:r>
      <w:r w:rsidR="00F10D19" w:rsidRPr="001B0596">
        <w:t xml:space="preserve"> (Dynamically shows up on selecting a transit route with info tool)</w:t>
      </w:r>
      <w:bookmarkEnd w:id="59"/>
    </w:p>
    <w:p w:rsidR="00E841BD" w:rsidRPr="00E841BD" w:rsidRDefault="00195D5D" w:rsidP="00E841BD">
      <w:r w:rsidRPr="00195D5D">
        <w:rPr>
          <w:noProof/>
        </w:rPr>
        <w:drawing>
          <wp:inline distT="0" distB="0" distL="0" distR="0">
            <wp:extent cx="3053759" cy="331656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5454E5.tmp"/>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9122" t="23339" r="52898" b="45153"/>
                    <a:stretch>
                      <a:fillRect/>
                    </a:stretch>
                  </pic:blipFill>
                  <pic:spPr>
                    <a:xfrm>
                      <a:off x="0" y="0"/>
                      <a:ext cx="3057789" cy="3320942"/>
                    </a:xfrm>
                    <a:prstGeom prst="rect">
                      <a:avLst/>
                    </a:prstGeom>
                  </pic:spPr>
                </pic:pic>
              </a:graphicData>
            </a:graphic>
          </wp:inline>
        </w:drawing>
      </w:r>
    </w:p>
    <w:p w:rsidR="002E116A" w:rsidRPr="005B6CE7" w:rsidRDefault="00F06BC8" w:rsidP="00F06BC8">
      <w:pPr>
        <w:pStyle w:val="Caption"/>
        <w:keepNext/>
        <w:rPr>
          <w:rFonts w:ascii="Arial" w:hAnsi="Arial" w:cs="Arial"/>
          <w:b w:val="0"/>
          <w:sz w:val="22"/>
          <w:szCs w:val="22"/>
        </w:rPr>
      </w:pPr>
      <w:bookmarkStart w:id="60" w:name="_Ref200953665"/>
      <w:bookmarkStart w:id="61" w:name="_Toc358794006"/>
      <w:r w:rsidRPr="005B6CE7">
        <w:rPr>
          <w:rFonts w:ascii="Arial" w:hAnsi="Arial" w:cs="Arial"/>
          <w:sz w:val="22"/>
          <w:szCs w:val="22"/>
        </w:rPr>
        <w:t xml:space="preserve">Table </w:t>
      </w:r>
      <w:r w:rsidR="0015799B" w:rsidRPr="005B6CE7">
        <w:rPr>
          <w:rFonts w:ascii="Arial" w:hAnsi="Arial" w:cs="Arial"/>
          <w:sz w:val="22"/>
          <w:szCs w:val="22"/>
        </w:rPr>
        <w:fldChar w:fldCharType="begin"/>
      </w:r>
      <w:r w:rsidRPr="005B6CE7">
        <w:rPr>
          <w:rFonts w:ascii="Arial" w:hAnsi="Arial" w:cs="Arial"/>
          <w:sz w:val="22"/>
          <w:szCs w:val="22"/>
        </w:rPr>
        <w:instrText xml:space="preserve"> SEQ Table \* ARABIC </w:instrText>
      </w:r>
      <w:r w:rsidR="0015799B" w:rsidRPr="005B6CE7">
        <w:rPr>
          <w:rFonts w:ascii="Arial" w:hAnsi="Arial" w:cs="Arial"/>
          <w:sz w:val="22"/>
          <w:szCs w:val="22"/>
        </w:rPr>
        <w:fldChar w:fldCharType="separate"/>
      </w:r>
      <w:r w:rsidR="001B67BC">
        <w:rPr>
          <w:rFonts w:ascii="Arial" w:hAnsi="Arial" w:cs="Arial"/>
          <w:noProof/>
          <w:sz w:val="22"/>
          <w:szCs w:val="22"/>
        </w:rPr>
        <w:t>9</w:t>
      </w:r>
      <w:r w:rsidR="0015799B" w:rsidRPr="005B6CE7">
        <w:rPr>
          <w:rFonts w:ascii="Arial" w:hAnsi="Arial" w:cs="Arial"/>
          <w:sz w:val="22"/>
          <w:szCs w:val="22"/>
        </w:rPr>
        <w:fldChar w:fldCharType="end"/>
      </w:r>
      <w:bookmarkEnd w:id="60"/>
      <w:r w:rsidR="00550159" w:rsidRPr="005B6CE7">
        <w:rPr>
          <w:rFonts w:ascii="Arial" w:hAnsi="Arial" w:cs="Arial"/>
          <w:sz w:val="22"/>
          <w:szCs w:val="22"/>
        </w:rPr>
        <w:t>:</w:t>
      </w:r>
      <w:r w:rsidR="002E116A" w:rsidRPr="005B6CE7">
        <w:rPr>
          <w:rFonts w:ascii="Arial" w:hAnsi="Arial" w:cs="Arial"/>
          <w:b w:val="0"/>
          <w:sz w:val="22"/>
          <w:szCs w:val="22"/>
        </w:rPr>
        <w:t xml:space="preserve"> </w:t>
      </w:r>
      <w:r w:rsidR="002E116A" w:rsidRPr="005B6CE7">
        <w:rPr>
          <w:rFonts w:ascii="Arial" w:hAnsi="Arial" w:cs="Arial"/>
          <w:sz w:val="22"/>
          <w:szCs w:val="22"/>
        </w:rPr>
        <w:t>Transit Network Attribute Data</w:t>
      </w:r>
      <w:bookmarkEnd w:id="61"/>
    </w:p>
    <w:tbl>
      <w:tblPr>
        <w:tblW w:w="9483" w:type="dxa"/>
        <w:tblInd w:w="93" w:type="dxa"/>
        <w:tblLook w:val="04A0"/>
      </w:tblPr>
      <w:tblGrid>
        <w:gridCol w:w="1662"/>
        <w:gridCol w:w="7821"/>
      </w:tblGrid>
      <w:tr w:rsidR="00824989" w:rsidRPr="00BF36E6">
        <w:trPr>
          <w:trHeight w:val="255"/>
        </w:trPr>
        <w:tc>
          <w:tcPr>
            <w:tcW w:w="1662" w:type="dxa"/>
            <w:tcBorders>
              <w:top w:val="single" w:sz="12"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824989">
            <w:pPr>
              <w:rPr>
                <w:rFonts w:eastAsia="Times New Roman" w:cs="Arial"/>
                <w:b/>
                <w:bCs/>
                <w:sz w:val="18"/>
                <w:szCs w:val="18"/>
              </w:rPr>
            </w:pPr>
            <w:r w:rsidRPr="00BF36E6">
              <w:rPr>
                <w:rFonts w:eastAsia="Times New Roman" w:cs="Arial"/>
                <w:b/>
                <w:bCs/>
                <w:sz w:val="18"/>
                <w:szCs w:val="18"/>
              </w:rPr>
              <w:t>Field Name</w:t>
            </w:r>
          </w:p>
        </w:tc>
        <w:tc>
          <w:tcPr>
            <w:tcW w:w="7821" w:type="dxa"/>
            <w:tcBorders>
              <w:top w:val="single" w:sz="12" w:space="0" w:color="auto"/>
              <w:left w:val="single" w:sz="12" w:space="0" w:color="auto"/>
              <w:bottom w:val="single" w:sz="6" w:space="0" w:color="auto"/>
              <w:right w:val="single" w:sz="12" w:space="0" w:color="auto"/>
            </w:tcBorders>
            <w:vAlign w:val="bottom"/>
          </w:tcPr>
          <w:p w:rsidR="00824989" w:rsidRPr="00BF36E6" w:rsidRDefault="00824989" w:rsidP="00824989">
            <w:pPr>
              <w:rPr>
                <w:rFonts w:eastAsia="Times New Roman" w:cs="Arial"/>
                <w:b/>
                <w:bCs/>
                <w:sz w:val="18"/>
                <w:szCs w:val="18"/>
              </w:rPr>
            </w:pPr>
            <w:r w:rsidRPr="00BF36E6">
              <w:rPr>
                <w:rFonts w:eastAsia="Times New Roman" w:cs="Arial"/>
                <w:b/>
                <w:bCs/>
                <w:sz w:val="18"/>
                <w:szCs w:val="18"/>
              </w:rPr>
              <w:t>Field Description</w:t>
            </w:r>
          </w:p>
        </w:tc>
      </w:tr>
      <w:tr w:rsidR="00824989" w:rsidRPr="00BF36E6">
        <w:trPr>
          <w:trHeight w:val="255"/>
        </w:trPr>
        <w:tc>
          <w:tcPr>
            <w:tcW w:w="1662" w:type="dxa"/>
            <w:tcBorders>
              <w:top w:val="single" w:sz="12"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proofErr w:type="spellStart"/>
            <w:r w:rsidRPr="00BF36E6">
              <w:rPr>
                <w:rFonts w:eastAsia="Times New Roman" w:cs="Arial"/>
                <w:sz w:val="20"/>
                <w:szCs w:val="20"/>
              </w:rPr>
              <w:t>Route_ID</w:t>
            </w:r>
            <w:proofErr w:type="spellEnd"/>
          </w:p>
        </w:tc>
        <w:tc>
          <w:tcPr>
            <w:tcW w:w="7821" w:type="dxa"/>
            <w:tcBorders>
              <w:top w:val="single" w:sz="12" w:space="0" w:color="auto"/>
              <w:left w:val="single" w:sz="12" w:space="0" w:color="auto"/>
              <w:bottom w:val="single" w:sz="6" w:space="0" w:color="auto"/>
              <w:right w:val="single" w:sz="12" w:space="0" w:color="auto"/>
            </w:tcBorders>
          </w:tcPr>
          <w:p w:rsidR="00824989" w:rsidRPr="00BF36E6" w:rsidRDefault="00824989" w:rsidP="00E841BD">
            <w:pPr>
              <w:spacing w:line="240" w:lineRule="auto"/>
              <w:rPr>
                <w:rFonts w:eastAsia="Times New Roman" w:cs="Arial"/>
                <w:sz w:val="20"/>
                <w:szCs w:val="20"/>
              </w:rPr>
            </w:pPr>
            <w:r w:rsidRPr="00BF36E6">
              <w:rPr>
                <w:rFonts w:cs="Arial"/>
              </w:rPr>
              <w:t xml:space="preserve">Automatically assigned ID by </w:t>
            </w:r>
            <w:proofErr w:type="spellStart"/>
            <w:r w:rsidR="00AF0132">
              <w:rPr>
                <w:rFonts w:cs="Arial"/>
              </w:rPr>
              <w:t>TransCAD</w:t>
            </w:r>
            <w:proofErr w:type="spellEnd"/>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proofErr w:type="spellStart"/>
            <w:r w:rsidRPr="00BF36E6">
              <w:rPr>
                <w:rFonts w:eastAsia="Times New Roman" w:cs="Arial"/>
                <w:sz w:val="20"/>
                <w:szCs w:val="20"/>
              </w:rPr>
              <w:t>Route_Name</w:t>
            </w:r>
            <w:proofErr w:type="spellEnd"/>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824989" w:rsidP="00E841BD">
            <w:pPr>
              <w:spacing w:line="240" w:lineRule="auto"/>
              <w:rPr>
                <w:rFonts w:eastAsia="Times New Roman" w:cs="Arial"/>
                <w:sz w:val="20"/>
                <w:szCs w:val="20"/>
              </w:rPr>
            </w:pPr>
            <w:r w:rsidRPr="00BF36E6">
              <w:rPr>
                <w:rFonts w:cs="Arial"/>
              </w:rPr>
              <w:t>Bus Route ID-future year designated with “f” at the end</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proofErr w:type="spellStart"/>
            <w:r w:rsidRPr="00BF36E6">
              <w:rPr>
                <w:rFonts w:eastAsia="Times New Roman" w:cs="Arial"/>
                <w:sz w:val="20"/>
                <w:szCs w:val="20"/>
              </w:rPr>
              <w:lastRenderedPageBreak/>
              <w:t>TheBUSName</w:t>
            </w:r>
            <w:proofErr w:type="spellEnd"/>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824989" w:rsidP="00E841BD">
            <w:pPr>
              <w:spacing w:line="240" w:lineRule="auto"/>
              <w:rPr>
                <w:rFonts w:eastAsia="Times New Roman" w:cs="Arial"/>
                <w:sz w:val="20"/>
                <w:szCs w:val="20"/>
              </w:rPr>
            </w:pPr>
            <w:r w:rsidRPr="00BF36E6">
              <w:rPr>
                <w:rFonts w:cs="Arial"/>
              </w:rPr>
              <w:t>The Route ID as Designated by “The BUS”</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proofErr w:type="spellStart"/>
            <w:r w:rsidRPr="00BF36E6">
              <w:rPr>
                <w:rFonts w:eastAsia="Times New Roman" w:cs="Arial"/>
                <w:sz w:val="20"/>
                <w:szCs w:val="20"/>
              </w:rPr>
              <w:t>RouteNumber</w:t>
            </w:r>
            <w:proofErr w:type="spellEnd"/>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824989" w:rsidP="00E841BD">
            <w:pPr>
              <w:spacing w:line="240" w:lineRule="auto"/>
              <w:rPr>
                <w:rFonts w:eastAsia="Times New Roman" w:cs="Arial"/>
                <w:sz w:val="20"/>
                <w:szCs w:val="20"/>
              </w:rPr>
            </w:pPr>
            <w:r w:rsidRPr="00BF36E6">
              <w:rPr>
                <w:rFonts w:cs="Arial"/>
              </w:rPr>
              <w:t>Numerical ID of the Route Number</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r w:rsidRPr="00BF36E6">
              <w:rPr>
                <w:rFonts w:eastAsia="Times New Roman" w:cs="Arial"/>
                <w:sz w:val="20"/>
                <w:szCs w:val="20"/>
              </w:rPr>
              <w:t>Mode</w:t>
            </w:r>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824989" w:rsidP="000E0DDC">
            <w:pPr>
              <w:spacing w:line="240" w:lineRule="auto"/>
              <w:rPr>
                <w:rFonts w:eastAsia="Times New Roman" w:cs="Arial"/>
                <w:sz w:val="20"/>
                <w:szCs w:val="20"/>
              </w:rPr>
            </w:pPr>
            <w:r w:rsidRPr="00BF36E6">
              <w:rPr>
                <w:rFonts w:cs="Arial"/>
              </w:rPr>
              <w:t xml:space="preserve">Mode designation Local Bus= 4,  Express Bus = 5, Limit </w:t>
            </w:r>
            <w:r w:rsidR="000E0DDC">
              <w:rPr>
                <w:rFonts w:cs="Arial"/>
              </w:rPr>
              <w:t>S</w:t>
            </w:r>
            <w:r w:rsidR="000E0DDC" w:rsidRPr="00BF36E6">
              <w:rPr>
                <w:rFonts w:cs="Arial"/>
              </w:rPr>
              <w:t xml:space="preserve">top </w:t>
            </w:r>
            <w:r w:rsidRPr="00BF36E6">
              <w:rPr>
                <w:rFonts w:cs="Arial"/>
              </w:rPr>
              <w:t xml:space="preserve">Bus = 6, Fixed </w:t>
            </w:r>
            <w:proofErr w:type="spellStart"/>
            <w:r w:rsidR="000E0DDC">
              <w:rPr>
                <w:rFonts w:cs="Arial"/>
              </w:rPr>
              <w:t>G</w:t>
            </w:r>
            <w:r w:rsidR="000E0DDC" w:rsidRPr="00BF36E6">
              <w:rPr>
                <w:rFonts w:cs="Arial"/>
              </w:rPr>
              <w:t>uideway</w:t>
            </w:r>
            <w:proofErr w:type="spellEnd"/>
            <w:r w:rsidR="000E0DDC" w:rsidRPr="00BF36E6">
              <w:rPr>
                <w:rFonts w:cs="Arial"/>
              </w:rPr>
              <w:t xml:space="preserve"> </w:t>
            </w:r>
            <w:r w:rsidRPr="00BF36E6">
              <w:rPr>
                <w:rFonts w:cs="Arial"/>
              </w:rPr>
              <w:t xml:space="preserve">= 8 Water </w:t>
            </w:r>
            <w:r w:rsidR="000E0DDC">
              <w:rPr>
                <w:rFonts w:cs="Arial"/>
              </w:rPr>
              <w:t>T</w:t>
            </w:r>
            <w:r w:rsidR="000E0DDC" w:rsidRPr="00BF36E6">
              <w:rPr>
                <w:rFonts w:cs="Arial"/>
              </w:rPr>
              <w:t xml:space="preserve">axi </w:t>
            </w:r>
            <w:r w:rsidRPr="00BF36E6">
              <w:rPr>
                <w:rFonts w:cs="Arial"/>
              </w:rPr>
              <w:t>= 8 Ferry = 8</w:t>
            </w:r>
          </w:p>
        </w:tc>
      </w:tr>
      <w:tr w:rsidR="006800B3"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6800B3" w:rsidRPr="00BF36E6" w:rsidRDefault="006800B3" w:rsidP="00E841BD">
            <w:pPr>
              <w:spacing w:line="240" w:lineRule="auto"/>
              <w:rPr>
                <w:rFonts w:eastAsia="Times New Roman" w:cs="Arial"/>
                <w:sz w:val="20"/>
                <w:szCs w:val="20"/>
              </w:rPr>
            </w:pPr>
            <w:proofErr w:type="spellStart"/>
            <w:r>
              <w:rPr>
                <w:rFonts w:eastAsia="Times New Roman" w:cs="Arial"/>
                <w:sz w:val="20"/>
                <w:szCs w:val="20"/>
              </w:rPr>
              <w:t>EA_Headway</w:t>
            </w:r>
            <w:proofErr w:type="spellEnd"/>
          </w:p>
        </w:tc>
        <w:tc>
          <w:tcPr>
            <w:tcW w:w="7821" w:type="dxa"/>
            <w:tcBorders>
              <w:top w:val="single" w:sz="6" w:space="0" w:color="auto"/>
              <w:left w:val="single" w:sz="12" w:space="0" w:color="auto"/>
              <w:bottom w:val="single" w:sz="6" w:space="0" w:color="auto"/>
              <w:right w:val="single" w:sz="12" w:space="0" w:color="auto"/>
            </w:tcBorders>
          </w:tcPr>
          <w:p w:rsidR="006800B3" w:rsidRPr="00BF36E6" w:rsidRDefault="006800B3" w:rsidP="00E841BD">
            <w:pPr>
              <w:spacing w:line="240" w:lineRule="auto"/>
              <w:rPr>
                <w:rFonts w:cs="Arial"/>
              </w:rPr>
            </w:pPr>
            <w:r>
              <w:rPr>
                <w:rFonts w:cs="Arial"/>
              </w:rPr>
              <w:t>Early AM</w:t>
            </w:r>
            <w:r w:rsidRPr="00BF36E6">
              <w:rPr>
                <w:rFonts w:cs="Arial"/>
              </w:rPr>
              <w:t xml:space="preserve"> route headway in minutes (0= no route  in this period)</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proofErr w:type="spellStart"/>
            <w:r w:rsidRPr="00BF36E6">
              <w:rPr>
                <w:rFonts w:eastAsia="Times New Roman" w:cs="Arial"/>
                <w:sz w:val="20"/>
                <w:szCs w:val="20"/>
              </w:rPr>
              <w:t>AM_Headway</w:t>
            </w:r>
            <w:proofErr w:type="spellEnd"/>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824989" w:rsidP="00E841BD">
            <w:pPr>
              <w:spacing w:line="240" w:lineRule="auto"/>
              <w:rPr>
                <w:rFonts w:eastAsia="Times New Roman" w:cs="Arial"/>
                <w:sz w:val="20"/>
                <w:szCs w:val="20"/>
              </w:rPr>
            </w:pPr>
            <w:r w:rsidRPr="00BF36E6">
              <w:rPr>
                <w:rFonts w:cs="Arial"/>
              </w:rPr>
              <w:t>AM route headway in minutes (0= no route  in this period)</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proofErr w:type="spellStart"/>
            <w:r w:rsidRPr="00BF36E6">
              <w:rPr>
                <w:rFonts w:eastAsia="Times New Roman" w:cs="Arial"/>
                <w:sz w:val="20"/>
                <w:szCs w:val="20"/>
              </w:rPr>
              <w:t>MD_Headway</w:t>
            </w:r>
            <w:proofErr w:type="spellEnd"/>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6800B3" w:rsidP="00E841BD">
            <w:pPr>
              <w:spacing w:line="240" w:lineRule="auto"/>
              <w:rPr>
                <w:rFonts w:eastAsia="Times New Roman" w:cs="Arial"/>
                <w:sz w:val="20"/>
                <w:szCs w:val="20"/>
              </w:rPr>
            </w:pPr>
            <w:r>
              <w:rPr>
                <w:rFonts w:cs="Arial"/>
              </w:rPr>
              <w:t>Midday</w:t>
            </w:r>
            <w:r w:rsidR="00824989" w:rsidRPr="00BF36E6">
              <w:rPr>
                <w:rFonts w:cs="Arial"/>
              </w:rPr>
              <w:t xml:space="preserve"> route headway in minutes (0= no route  in this period)</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proofErr w:type="spellStart"/>
            <w:r w:rsidRPr="00BF36E6">
              <w:rPr>
                <w:rFonts w:eastAsia="Times New Roman" w:cs="Arial"/>
                <w:sz w:val="20"/>
                <w:szCs w:val="20"/>
              </w:rPr>
              <w:t>PM_Headway</w:t>
            </w:r>
            <w:proofErr w:type="spellEnd"/>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824989" w:rsidP="00E841BD">
            <w:pPr>
              <w:spacing w:line="240" w:lineRule="auto"/>
              <w:rPr>
                <w:rFonts w:eastAsia="Times New Roman" w:cs="Arial"/>
                <w:sz w:val="20"/>
                <w:szCs w:val="20"/>
              </w:rPr>
            </w:pPr>
            <w:r w:rsidRPr="00BF36E6">
              <w:rPr>
                <w:rFonts w:cs="Arial"/>
              </w:rPr>
              <w:t>PM route headway in minutes (0= no route  in this period)</w:t>
            </w:r>
          </w:p>
        </w:tc>
      </w:tr>
      <w:tr w:rsidR="006800B3"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6800B3" w:rsidRPr="00BF36E6" w:rsidRDefault="006800B3" w:rsidP="00E841BD">
            <w:pPr>
              <w:spacing w:line="240" w:lineRule="auto"/>
              <w:rPr>
                <w:rFonts w:eastAsia="Times New Roman" w:cs="Arial"/>
                <w:sz w:val="20"/>
                <w:szCs w:val="20"/>
              </w:rPr>
            </w:pPr>
            <w:proofErr w:type="spellStart"/>
            <w:r>
              <w:rPr>
                <w:rFonts w:eastAsia="Times New Roman" w:cs="Arial"/>
                <w:sz w:val="20"/>
                <w:szCs w:val="20"/>
              </w:rPr>
              <w:t>EV_Headway</w:t>
            </w:r>
            <w:proofErr w:type="spellEnd"/>
          </w:p>
        </w:tc>
        <w:tc>
          <w:tcPr>
            <w:tcW w:w="7821" w:type="dxa"/>
            <w:tcBorders>
              <w:top w:val="single" w:sz="6" w:space="0" w:color="auto"/>
              <w:left w:val="single" w:sz="12" w:space="0" w:color="auto"/>
              <w:bottom w:val="single" w:sz="6" w:space="0" w:color="auto"/>
              <w:right w:val="single" w:sz="12" w:space="0" w:color="auto"/>
            </w:tcBorders>
          </w:tcPr>
          <w:p w:rsidR="006800B3" w:rsidRPr="00BF36E6" w:rsidRDefault="006800B3" w:rsidP="00E841BD">
            <w:pPr>
              <w:spacing w:line="240" w:lineRule="auto"/>
              <w:rPr>
                <w:rFonts w:cs="Arial"/>
              </w:rPr>
            </w:pPr>
            <w:r>
              <w:rPr>
                <w:rFonts w:cs="Arial"/>
              </w:rPr>
              <w:t>Evening/Night</w:t>
            </w:r>
            <w:r w:rsidRPr="00BF36E6">
              <w:rPr>
                <w:rFonts w:cs="Arial"/>
              </w:rPr>
              <w:t xml:space="preserve"> route headway in minutes (0= no route  in this period)</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r w:rsidRPr="00BF36E6">
              <w:rPr>
                <w:rFonts w:eastAsia="Times New Roman" w:cs="Arial"/>
                <w:sz w:val="20"/>
                <w:szCs w:val="20"/>
              </w:rPr>
              <w:t>future year flag</w:t>
            </w:r>
          </w:p>
        </w:tc>
        <w:tc>
          <w:tcPr>
            <w:tcW w:w="7821" w:type="dxa"/>
            <w:tcBorders>
              <w:top w:val="single" w:sz="6" w:space="0" w:color="auto"/>
              <w:left w:val="single" w:sz="12" w:space="0" w:color="auto"/>
              <w:bottom w:val="single" w:sz="6" w:space="0" w:color="auto"/>
              <w:right w:val="single" w:sz="12" w:space="0" w:color="auto"/>
            </w:tcBorders>
          </w:tcPr>
          <w:p w:rsidR="00824989" w:rsidRPr="00BF36E6" w:rsidRDefault="00824989" w:rsidP="00E841BD">
            <w:pPr>
              <w:spacing w:line="240" w:lineRule="auto"/>
              <w:rPr>
                <w:rFonts w:eastAsia="Times New Roman" w:cs="Arial"/>
                <w:sz w:val="20"/>
                <w:szCs w:val="20"/>
              </w:rPr>
            </w:pPr>
            <w:r w:rsidRPr="00BF36E6">
              <w:rPr>
                <w:rFonts w:cs="Arial"/>
              </w:rPr>
              <w:t>Designates if route is for future horizon year (designated by “y”)</w:t>
            </w:r>
          </w:p>
        </w:tc>
      </w:tr>
      <w:tr w:rsidR="00824989" w:rsidRPr="00BF36E6">
        <w:trPr>
          <w:trHeight w:val="255"/>
        </w:trPr>
        <w:tc>
          <w:tcPr>
            <w:tcW w:w="1662" w:type="dxa"/>
            <w:tcBorders>
              <w:top w:val="single" w:sz="6" w:space="0" w:color="auto"/>
              <w:left w:val="single" w:sz="12" w:space="0" w:color="auto"/>
              <w:bottom w:val="single" w:sz="6"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r w:rsidRPr="00BF36E6">
              <w:rPr>
                <w:rFonts w:eastAsia="Times New Roman" w:cs="Arial"/>
                <w:sz w:val="20"/>
                <w:szCs w:val="20"/>
              </w:rPr>
              <w:t>begin year</w:t>
            </w:r>
          </w:p>
        </w:tc>
        <w:tc>
          <w:tcPr>
            <w:tcW w:w="7821" w:type="dxa"/>
            <w:tcBorders>
              <w:top w:val="single" w:sz="6" w:space="0" w:color="auto"/>
              <w:left w:val="single" w:sz="12" w:space="0" w:color="auto"/>
              <w:bottom w:val="single" w:sz="6" w:space="0" w:color="auto"/>
              <w:right w:val="single" w:sz="12" w:space="0" w:color="auto"/>
            </w:tcBorders>
          </w:tcPr>
          <w:p w:rsidR="00824989" w:rsidRPr="005B6CE7" w:rsidRDefault="005B6CE7" w:rsidP="00E841BD">
            <w:pPr>
              <w:spacing w:line="240" w:lineRule="auto"/>
              <w:rPr>
                <w:rFonts w:eastAsia="Times New Roman" w:cs="Arial"/>
              </w:rPr>
            </w:pPr>
            <w:r>
              <w:rPr>
                <w:rFonts w:eastAsia="Times New Roman" w:cs="Arial"/>
              </w:rPr>
              <w:t>Opening y</w:t>
            </w:r>
            <w:r w:rsidR="00824989" w:rsidRPr="005B6CE7">
              <w:rPr>
                <w:rFonts w:eastAsia="Times New Roman" w:cs="Arial"/>
              </w:rPr>
              <w:t xml:space="preserve">ear </w:t>
            </w:r>
            <w:r>
              <w:rPr>
                <w:rFonts w:eastAsia="Times New Roman" w:cs="Arial"/>
              </w:rPr>
              <w:t>for transit route operation</w:t>
            </w:r>
          </w:p>
        </w:tc>
      </w:tr>
      <w:tr w:rsidR="00824989" w:rsidRPr="00BF36E6">
        <w:trPr>
          <w:trHeight w:val="255"/>
        </w:trPr>
        <w:tc>
          <w:tcPr>
            <w:tcW w:w="1662" w:type="dxa"/>
            <w:tcBorders>
              <w:top w:val="single" w:sz="6" w:space="0" w:color="auto"/>
              <w:left w:val="single" w:sz="12" w:space="0" w:color="auto"/>
              <w:bottom w:val="single" w:sz="12" w:space="0" w:color="auto"/>
              <w:right w:val="single" w:sz="12" w:space="0" w:color="auto"/>
            </w:tcBorders>
            <w:shd w:val="clear" w:color="auto" w:fill="auto"/>
            <w:noWrap/>
            <w:vAlign w:val="bottom"/>
          </w:tcPr>
          <w:p w:rsidR="00824989" w:rsidRPr="00BF36E6" w:rsidRDefault="00824989" w:rsidP="00E841BD">
            <w:pPr>
              <w:spacing w:line="240" w:lineRule="auto"/>
              <w:rPr>
                <w:rFonts w:eastAsia="Times New Roman" w:cs="Arial"/>
                <w:sz w:val="20"/>
                <w:szCs w:val="20"/>
              </w:rPr>
            </w:pPr>
            <w:r w:rsidRPr="00BF36E6">
              <w:rPr>
                <w:rFonts w:eastAsia="Times New Roman" w:cs="Arial"/>
                <w:sz w:val="20"/>
                <w:szCs w:val="20"/>
              </w:rPr>
              <w:t>end year</w:t>
            </w:r>
          </w:p>
        </w:tc>
        <w:tc>
          <w:tcPr>
            <w:tcW w:w="7821" w:type="dxa"/>
            <w:tcBorders>
              <w:top w:val="single" w:sz="6" w:space="0" w:color="auto"/>
              <w:left w:val="single" w:sz="12" w:space="0" w:color="auto"/>
              <w:bottom w:val="single" w:sz="12" w:space="0" w:color="auto"/>
              <w:right w:val="single" w:sz="12" w:space="0" w:color="auto"/>
            </w:tcBorders>
          </w:tcPr>
          <w:p w:rsidR="00824989" w:rsidRPr="005B6CE7" w:rsidRDefault="005B6CE7" w:rsidP="00E841BD">
            <w:pPr>
              <w:spacing w:line="240" w:lineRule="auto"/>
              <w:rPr>
                <w:rFonts w:eastAsia="Times New Roman" w:cs="Arial"/>
              </w:rPr>
            </w:pPr>
            <w:r>
              <w:rPr>
                <w:rFonts w:eastAsia="Times New Roman" w:cs="Arial"/>
              </w:rPr>
              <w:t>Closing year for transit route operation (</w:t>
            </w:r>
            <w:r w:rsidR="00824989" w:rsidRPr="005B6CE7">
              <w:rPr>
                <w:rFonts w:eastAsia="Times New Roman" w:cs="Arial"/>
              </w:rPr>
              <w:t xml:space="preserve">after which the transit route </w:t>
            </w:r>
            <w:r>
              <w:rPr>
                <w:rFonts w:eastAsia="Times New Roman" w:cs="Arial"/>
              </w:rPr>
              <w:t>will not be included in the transit network)</w:t>
            </w:r>
          </w:p>
        </w:tc>
      </w:tr>
    </w:tbl>
    <w:p w:rsidR="001518BC" w:rsidRPr="0013000E" w:rsidRDefault="001518BC" w:rsidP="0013000E">
      <w:pPr>
        <w:sectPr w:rsidR="001518BC" w:rsidRPr="0013000E" w:rsidSect="001A0290">
          <w:headerReference w:type="even" r:id="rId22"/>
          <w:headerReference w:type="default" r:id="rId23"/>
          <w:headerReference w:type="first" r:id="rId24"/>
          <w:footerReference w:type="first" r:id="rId25"/>
          <w:pgSz w:w="12240" w:h="15840" w:code="1"/>
          <w:pgMar w:top="1440" w:right="1440" w:bottom="1440" w:left="1440" w:header="720" w:footer="432" w:gutter="0"/>
          <w:cols w:space="720"/>
          <w:titlePg/>
          <w:docGrid w:linePitch="360"/>
        </w:sectPr>
      </w:pPr>
      <w:bookmarkStart w:id="62" w:name="_Ref200952641"/>
    </w:p>
    <w:p w:rsidR="0013000E" w:rsidRPr="0013000E" w:rsidRDefault="0013000E" w:rsidP="0013000E">
      <w:pPr>
        <w:pStyle w:val="Caption"/>
        <w:rPr>
          <w:rFonts w:ascii="Arial" w:hAnsi="Arial" w:cs="Arial"/>
          <w:sz w:val="22"/>
          <w:szCs w:val="22"/>
        </w:rPr>
      </w:pPr>
      <w:bookmarkStart w:id="63" w:name="_Ref201142609"/>
      <w:bookmarkStart w:id="64" w:name="_Ref202326076"/>
      <w:bookmarkStart w:id="65" w:name="_Toc358794037"/>
      <w:bookmarkEnd w:id="62"/>
      <w:r w:rsidRPr="0013000E">
        <w:rPr>
          <w:rFonts w:ascii="Arial" w:hAnsi="Arial" w:cs="Arial"/>
          <w:sz w:val="22"/>
          <w:szCs w:val="22"/>
        </w:rPr>
        <w:lastRenderedPageBreak/>
        <w:t xml:space="preserve">Figure </w:t>
      </w:r>
      <w:r w:rsidR="0015799B" w:rsidRPr="0013000E">
        <w:rPr>
          <w:rFonts w:ascii="Arial" w:hAnsi="Arial" w:cs="Arial"/>
          <w:sz w:val="22"/>
          <w:szCs w:val="22"/>
        </w:rPr>
        <w:fldChar w:fldCharType="begin"/>
      </w:r>
      <w:r w:rsidRPr="0013000E">
        <w:rPr>
          <w:rFonts w:ascii="Arial" w:hAnsi="Arial" w:cs="Arial"/>
          <w:sz w:val="22"/>
          <w:szCs w:val="22"/>
        </w:rPr>
        <w:instrText xml:space="preserve"> SEQ Figure \* ARABIC </w:instrText>
      </w:r>
      <w:r w:rsidR="0015799B" w:rsidRPr="0013000E">
        <w:rPr>
          <w:rFonts w:ascii="Arial" w:hAnsi="Arial" w:cs="Arial"/>
          <w:sz w:val="22"/>
          <w:szCs w:val="22"/>
        </w:rPr>
        <w:fldChar w:fldCharType="separate"/>
      </w:r>
      <w:r w:rsidR="001B67BC">
        <w:rPr>
          <w:rFonts w:ascii="Arial" w:hAnsi="Arial" w:cs="Arial"/>
          <w:noProof/>
          <w:sz w:val="22"/>
          <w:szCs w:val="22"/>
        </w:rPr>
        <w:t>6</w:t>
      </w:r>
      <w:r w:rsidR="0015799B" w:rsidRPr="0013000E">
        <w:rPr>
          <w:rFonts w:ascii="Arial" w:hAnsi="Arial" w:cs="Arial"/>
          <w:sz w:val="22"/>
          <w:szCs w:val="22"/>
        </w:rPr>
        <w:fldChar w:fldCharType="end"/>
      </w:r>
      <w:bookmarkEnd w:id="63"/>
      <w:r w:rsidRPr="0013000E">
        <w:rPr>
          <w:rFonts w:ascii="Arial" w:hAnsi="Arial" w:cs="Arial"/>
          <w:sz w:val="22"/>
          <w:szCs w:val="22"/>
        </w:rPr>
        <w:t>:  2005 Oahu Transit Network</w:t>
      </w:r>
      <w:bookmarkEnd w:id="64"/>
      <w:bookmarkEnd w:id="65"/>
    </w:p>
    <w:p w:rsidR="002E116A" w:rsidRPr="0013000E" w:rsidRDefault="00666890" w:rsidP="001518BC">
      <w:pPr>
        <w:rPr>
          <w:rFonts w:cs="Arial"/>
        </w:rPr>
      </w:pPr>
      <w:r w:rsidRPr="00796A95">
        <w:rPr>
          <w:rFonts w:cs="Arial"/>
          <w:noProof/>
        </w:rPr>
        <w:drawing>
          <wp:inline distT="0" distB="0" distL="0" distR="0">
            <wp:extent cx="6332349" cy="5001722"/>
            <wp:effectExtent l="76200" t="76200" r="106680" b="123190"/>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l="11218" r="1442"/>
                    <a:stretch>
                      <a:fillRect/>
                    </a:stretch>
                  </pic:blipFill>
                  <pic:spPr bwMode="auto">
                    <a:xfrm>
                      <a:off x="0" y="0"/>
                      <a:ext cx="6332220" cy="50012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18BC" w:rsidRDefault="001518BC" w:rsidP="00707E9B">
      <w:pPr>
        <w:pStyle w:val="Heading3"/>
        <w:rPr>
          <w:rFonts w:ascii="Arial" w:hAnsi="Arial" w:cs="Arial"/>
        </w:rPr>
        <w:sectPr w:rsidR="001518BC" w:rsidSect="001518BC">
          <w:pgSz w:w="15840" w:h="12240" w:orient="landscape" w:code="1"/>
          <w:pgMar w:top="1440" w:right="1440" w:bottom="1440" w:left="1440" w:header="720" w:footer="432" w:gutter="0"/>
          <w:cols w:space="720"/>
          <w:titlePg/>
          <w:docGrid w:linePitch="360"/>
        </w:sectPr>
      </w:pPr>
    </w:p>
    <w:p w:rsidR="00707E9B" w:rsidRPr="00BF36E6" w:rsidRDefault="00253A91" w:rsidP="00707E9B">
      <w:pPr>
        <w:pStyle w:val="Heading3"/>
        <w:rPr>
          <w:rFonts w:ascii="Arial" w:hAnsi="Arial" w:cs="Arial"/>
        </w:rPr>
      </w:pPr>
      <w:bookmarkStart w:id="66" w:name="_Toc358793979"/>
      <w:r>
        <w:rPr>
          <w:rFonts w:ascii="Arial" w:hAnsi="Arial" w:cs="Arial"/>
        </w:rPr>
        <w:lastRenderedPageBreak/>
        <w:t>4</w:t>
      </w:r>
      <w:r w:rsidR="00707E9B" w:rsidRPr="00BF36E6">
        <w:rPr>
          <w:rFonts w:ascii="Arial" w:hAnsi="Arial" w:cs="Arial"/>
        </w:rPr>
        <w:t>.</w:t>
      </w:r>
      <w:r w:rsidR="00494573" w:rsidRPr="00BF36E6">
        <w:rPr>
          <w:rFonts w:ascii="Arial" w:hAnsi="Arial" w:cs="Arial"/>
        </w:rPr>
        <w:t>2</w:t>
      </w:r>
      <w:r w:rsidR="00707E9B" w:rsidRPr="00BF36E6">
        <w:rPr>
          <w:rFonts w:ascii="Arial" w:hAnsi="Arial" w:cs="Arial"/>
        </w:rPr>
        <w:t>.1 Adding a new transit route</w:t>
      </w:r>
      <w:bookmarkEnd w:id="66"/>
    </w:p>
    <w:p w:rsidR="008C5A72" w:rsidRDefault="008C5A72" w:rsidP="00707E9B">
      <w:pPr>
        <w:jc w:val="both"/>
        <w:rPr>
          <w:rFonts w:cs="Arial"/>
        </w:rPr>
      </w:pPr>
    </w:p>
    <w:p w:rsidR="00707E9B" w:rsidRPr="00052B19" w:rsidRDefault="00707E9B" w:rsidP="00707E9B">
      <w:pPr>
        <w:jc w:val="both"/>
        <w:rPr>
          <w:rFonts w:cs="Arial"/>
        </w:rPr>
      </w:pPr>
      <w:r w:rsidRPr="00052B19">
        <w:rPr>
          <w:rFonts w:cs="Arial"/>
        </w:rPr>
        <w:t xml:space="preserve">Whenever a new </w:t>
      </w:r>
      <w:r w:rsidR="007D3879" w:rsidRPr="00052B19">
        <w:rPr>
          <w:rFonts w:cs="Arial"/>
        </w:rPr>
        <w:t>transit route</w:t>
      </w:r>
      <w:r w:rsidRPr="00052B19">
        <w:rPr>
          <w:rFonts w:cs="Arial"/>
        </w:rPr>
        <w:t xml:space="preserve"> is </w:t>
      </w:r>
      <w:r w:rsidR="007D3879" w:rsidRPr="00052B19">
        <w:rPr>
          <w:rFonts w:cs="Arial"/>
        </w:rPr>
        <w:t xml:space="preserve">added in </w:t>
      </w:r>
      <w:r w:rsidR="000E0DDC">
        <w:rPr>
          <w:rFonts w:cs="Arial"/>
        </w:rPr>
        <w:t xml:space="preserve">the </w:t>
      </w:r>
      <w:r w:rsidR="007D3879" w:rsidRPr="00052B19">
        <w:rPr>
          <w:rFonts w:cs="Arial"/>
        </w:rPr>
        <w:t>future</w:t>
      </w:r>
      <w:r w:rsidRPr="00052B19">
        <w:rPr>
          <w:rFonts w:cs="Arial"/>
        </w:rPr>
        <w:t xml:space="preserve">, it has to be incorporated in the master </w:t>
      </w:r>
      <w:r w:rsidR="006A4820" w:rsidRPr="00052B19">
        <w:rPr>
          <w:rFonts w:cs="Arial"/>
        </w:rPr>
        <w:t>route system</w:t>
      </w:r>
      <w:r w:rsidRPr="00052B19">
        <w:rPr>
          <w:rFonts w:cs="Arial"/>
        </w:rPr>
        <w:t xml:space="preserve">. Adding a new </w:t>
      </w:r>
      <w:r w:rsidR="00B473B7" w:rsidRPr="00052B19">
        <w:rPr>
          <w:rFonts w:cs="Arial"/>
        </w:rPr>
        <w:t xml:space="preserve">transit </w:t>
      </w:r>
      <w:r w:rsidR="00DA4FF7" w:rsidRPr="00052B19">
        <w:rPr>
          <w:rFonts w:cs="Arial"/>
        </w:rPr>
        <w:t>route</w:t>
      </w:r>
      <w:r w:rsidRPr="00052B19">
        <w:rPr>
          <w:rFonts w:cs="Arial"/>
        </w:rPr>
        <w:t xml:space="preserve"> to </w:t>
      </w:r>
      <w:r w:rsidR="000E0DDC">
        <w:rPr>
          <w:rFonts w:cs="Arial"/>
        </w:rPr>
        <w:t xml:space="preserve">the </w:t>
      </w:r>
      <w:r w:rsidRPr="00052B19">
        <w:rPr>
          <w:rFonts w:cs="Arial"/>
        </w:rPr>
        <w:t xml:space="preserve">master </w:t>
      </w:r>
      <w:r w:rsidR="00DA4FF7" w:rsidRPr="00052B19">
        <w:rPr>
          <w:rFonts w:cs="Arial"/>
        </w:rPr>
        <w:t>route system</w:t>
      </w:r>
      <w:r w:rsidRPr="00052B19">
        <w:rPr>
          <w:rFonts w:cs="Arial"/>
        </w:rPr>
        <w:t xml:space="preserve"> is a two stage process; first the user has to manually </w:t>
      </w:r>
      <w:r w:rsidR="004C32C5" w:rsidRPr="00052B19">
        <w:rPr>
          <w:rFonts w:cs="Arial"/>
        </w:rPr>
        <w:t xml:space="preserve">code the </w:t>
      </w:r>
      <w:r w:rsidR="00DF260B" w:rsidRPr="00052B19">
        <w:rPr>
          <w:rFonts w:cs="Arial"/>
        </w:rPr>
        <w:t>route in the master route system</w:t>
      </w:r>
      <w:r w:rsidRPr="00052B19">
        <w:rPr>
          <w:rFonts w:cs="Arial"/>
        </w:rPr>
        <w:t xml:space="preserve"> using the map editor, </w:t>
      </w:r>
      <w:r w:rsidR="005B6CE7" w:rsidRPr="00052B19">
        <w:rPr>
          <w:rFonts w:cs="Arial"/>
        </w:rPr>
        <w:t xml:space="preserve">and then </w:t>
      </w:r>
      <w:r w:rsidRPr="00052B19">
        <w:rPr>
          <w:rFonts w:cs="Arial"/>
        </w:rPr>
        <w:t xml:space="preserve">the user has to fill in the attribute data </w:t>
      </w:r>
      <w:r w:rsidR="00D27EE2" w:rsidRPr="00052B19">
        <w:rPr>
          <w:rFonts w:cs="Arial"/>
        </w:rPr>
        <w:t>for the new route.</w:t>
      </w:r>
      <w:r w:rsidR="00397718" w:rsidRPr="00052B19">
        <w:rPr>
          <w:rFonts w:cs="Arial"/>
        </w:rPr>
        <w:t xml:space="preserve"> As mentioned above, all the transit route attributes have to be manually filled in. </w:t>
      </w:r>
    </w:p>
    <w:p w:rsidR="005B6CE7" w:rsidRPr="00052B19" w:rsidRDefault="005B6CE7" w:rsidP="00707E9B">
      <w:pPr>
        <w:jc w:val="both"/>
        <w:rPr>
          <w:rFonts w:cs="Arial"/>
        </w:rPr>
      </w:pPr>
    </w:p>
    <w:p w:rsidR="00707E9B" w:rsidRPr="00052B19" w:rsidRDefault="00707E9B" w:rsidP="00707E9B">
      <w:pPr>
        <w:jc w:val="both"/>
        <w:rPr>
          <w:rFonts w:cs="Arial"/>
        </w:rPr>
      </w:pPr>
      <w:r w:rsidRPr="00052B19">
        <w:rPr>
          <w:rFonts w:cs="Arial"/>
        </w:rPr>
        <w:t xml:space="preserve">The new </w:t>
      </w:r>
      <w:r w:rsidR="00845087" w:rsidRPr="00052B19">
        <w:rPr>
          <w:rFonts w:cs="Arial"/>
        </w:rPr>
        <w:t>transit route</w:t>
      </w:r>
      <w:r w:rsidRPr="00052B19">
        <w:rPr>
          <w:rFonts w:cs="Arial"/>
        </w:rPr>
        <w:t xml:space="preserve"> will be </w:t>
      </w:r>
      <w:r w:rsidR="005B6CE7" w:rsidRPr="00052B19">
        <w:rPr>
          <w:rFonts w:cs="Arial"/>
        </w:rPr>
        <w:t xml:space="preserve">incorporated </w:t>
      </w:r>
      <w:r w:rsidRPr="00052B19">
        <w:rPr>
          <w:rFonts w:cs="Arial"/>
        </w:rPr>
        <w:t xml:space="preserve">into the scenario </w:t>
      </w:r>
      <w:r w:rsidR="00845087" w:rsidRPr="00052B19">
        <w:rPr>
          <w:rFonts w:cs="Arial"/>
        </w:rPr>
        <w:t>route system</w:t>
      </w:r>
      <w:r w:rsidRPr="00052B19">
        <w:rPr>
          <w:rFonts w:cs="Arial"/>
        </w:rPr>
        <w:t xml:space="preserve"> for every year following the year it has been added to the master </w:t>
      </w:r>
      <w:r w:rsidR="00845087" w:rsidRPr="00052B19">
        <w:rPr>
          <w:rFonts w:cs="Arial"/>
        </w:rPr>
        <w:t>route system</w:t>
      </w:r>
      <w:r w:rsidRPr="00052B19">
        <w:rPr>
          <w:rFonts w:cs="Arial"/>
        </w:rPr>
        <w:t>. This will be done using the “</w:t>
      </w:r>
      <w:r w:rsidR="00A42A22" w:rsidRPr="00052B19">
        <w:rPr>
          <w:rFonts w:cs="Arial"/>
        </w:rPr>
        <w:t>begin year</w:t>
      </w:r>
      <w:r w:rsidRPr="00052B19">
        <w:rPr>
          <w:rFonts w:cs="Arial"/>
        </w:rPr>
        <w:t>” and “</w:t>
      </w:r>
      <w:r w:rsidR="00A42A22" w:rsidRPr="00052B19">
        <w:rPr>
          <w:rFonts w:cs="Arial"/>
        </w:rPr>
        <w:t xml:space="preserve">end </w:t>
      </w:r>
      <w:r w:rsidRPr="00052B19">
        <w:rPr>
          <w:rFonts w:cs="Arial"/>
        </w:rPr>
        <w:t xml:space="preserve">year” attributes, e.g. if a new </w:t>
      </w:r>
      <w:r w:rsidR="00AD3F42" w:rsidRPr="00052B19">
        <w:rPr>
          <w:rFonts w:cs="Arial"/>
        </w:rPr>
        <w:t>transit route</w:t>
      </w:r>
      <w:r w:rsidRPr="00052B19">
        <w:rPr>
          <w:rFonts w:cs="Arial"/>
        </w:rPr>
        <w:t xml:space="preserve"> will be </w:t>
      </w:r>
      <w:r w:rsidR="00AD3F42" w:rsidRPr="00052B19">
        <w:rPr>
          <w:rFonts w:cs="Arial"/>
        </w:rPr>
        <w:t>added</w:t>
      </w:r>
      <w:r w:rsidRPr="00052B19">
        <w:rPr>
          <w:rFonts w:cs="Arial"/>
        </w:rPr>
        <w:t xml:space="preserve"> in 2015, then the “</w:t>
      </w:r>
      <w:r w:rsidR="00AD3F42" w:rsidRPr="00052B19">
        <w:rPr>
          <w:rFonts w:cs="Arial"/>
        </w:rPr>
        <w:t>begin year</w:t>
      </w:r>
      <w:r w:rsidRPr="00052B19">
        <w:rPr>
          <w:rFonts w:cs="Arial"/>
        </w:rPr>
        <w:t>” and “</w:t>
      </w:r>
      <w:r w:rsidR="00AD3F42" w:rsidRPr="00052B19">
        <w:rPr>
          <w:rFonts w:cs="Arial"/>
        </w:rPr>
        <w:t xml:space="preserve">end </w:t>
      </w:r>
      <w:r w:rsidRPr="00052B19">
        <w:rPr>
          <w:rFonts w:cs="Arial"/>
        </w:rPr>
        <w:t xml:space="preserve">year” attributes have to be appropriately specified as shown below. </w:t>
      </w:r>
    </w:p>
    <w:p w:rsidR="005B6CE7" w:rsidRPr="005B6CE7" w:rsidRDefault="005B6CE7" w:rsidP="00707E9B">
      <w:pPr>
        <w:jc w:val="both"/>
        <w:rPr>
          <w:rFonts w:cs="Arial"/>
        </w:rPr>
      </w:pPr>
    </w:p>
    <w:p w:rsidR="00707E9B" w:rsidRPr="00BF36E6" w:rsidRDefault="00707E9B" w:rsidP="00707E9B">
      <w:pPr>
        <w:jc w:val="both"/>
        <w:rPr>
          <w:rFonts w:cs="Arial"/>
          <w:b/>
          <w:sz w:val="24"/>
          <w:szCs w:val="24"/>
        </w:rPr>
      </w:pPr>
      <w:r w:rsidRPr="00BF36E6">
        <w:rPr>
          <w:rFonts w:cs="Arial"/>
          <w:b/>
          <w:sz w:val="24"/>
          <w:szCs w:val="24"/>
        </w:rPr>
        <w:t xml:space="preserve">New </w:t>
      </w:r>
      <w:r w:rsidR="004A0EAF" w:rsidRPr="00BF36E6">
        <w:rPr>
          <w:rFonts w:cs="Arial"/>
          <w:b/>
          <w:sz w:val="24"/>
          <w:szCs w:val="24"/>
        </w:rPr>
        <w:t>Route</w:t>
      </w:r>
      <w:r w:rsidRPr="00BF36E6">
        <w:rPr>
          <w:rFonts w:cs="Arial"/>
          <w:b/>
          <w:sz w:val="24"/>
          <w:szCs w:val="24"/>
        </w:rPr>
        <w:t>:</w:t>
      </w:r>
    </w:p>
    <w:p w:rsidR="00707E9B" w:rsidRPr="00BF36E6" w:rsidRDefault="00707E9B" w:rsidP="00707E9B">
      <w:pPr>
        <w:jc w:val="both"/>
        <w:rPr>
          <w:rFonts w:cs="Arial"/>
          <w:sz w:val="24"/>
          <w:szCs w:val="24"/>
        </w:rPr>
      </w:pPr>
      <w:r w:rsidRPr="00BF36E6">
        <w:rPr>
          <w:rFonts w:cs="Arial"/>
          <w:sz w:val="24"/>
          <w:szCs w:val="24"/>
        </w:rPr>
        <w:tab/>
      </w:r>
      <w:r w:rsidR="004A0EAF" w:rsidRPr="00BF36E6">
        <w:rPr>
          <w:rFonts w:cs="Arial"/>
          <w:sz w:val="24"/>
          <w:szCs w:val="24"/>
        </w:rPr>
        <w:t>Begin year</w:t>
      </w:r>
      <w:r w:rsidRPr="00BF36E6">
        <w:rPr>
          <w:rFonts w:cs="Arial"/>
          <w:sz w:val="24"/>
          <w:szCs w:val="24"/>
        </w:rPr>
        <w:t xml:space="preserve">: </w:t>
      </w:r>
      <w:r w:rsidRPr="00BF36E6">
        <w:rPr>
          <w:rFonts w:cs="Arial"/>
          <w:sz w:val="24"/>
          <w:szCs w:val="24"/>
        </w:rPr>
        <w:sym w:font="Wingdings" w:char="F0E0"/>
      </w:r>
      <w:r w:rsidRPr="00BF36E6">
        <w:rPr>
          <w:rFonts w:cs="Arial"/>
          <w:sz w:val="24"/>
          <w:szCs w:val="24"/>
        </w:rPr>
        <w:t xml:space="preserve"> </w:t>
      </w:r>
      <w:r w:rsidR="004A0EAF" w:rsidRPr="00BF36E6">
        <w:rPr>
          <w:rFonts w:cs="Arial"/>
          <w:sz w:val="24"/>
          <w:szCs w:val="24"/>
        </w:rPr>
        <w:t>2015</w:t>
      </w:r>
    </w:p>
    <w:p w:rsidR="005B6CE7" w:rsidRDefault="00707E9B" w:rsidP="008C5A72">
      <w:pPr>
        <w:jc w:val="both"/>
        <w:rPr>
          <w:rFonts w:cs="Arial"/>
        </w:rPr>
      </w:pPr>
      <w:r w:rsidRPr="00BF36E6">
        <w:rPr>
          <w:rFonts w:cs="Arial"/>
          <w:sz w:val="24"/>
          <w:szCs w:val="24"/>
        </w:rPr>
        <w:tab/>
      </w:r>
      <w:r w:rsidR="004A0EAF" w:rsidRPr="00BF36E6">
        <w:rPr>
          <w:rFonts w:cs="Arial"/>
          <w:sz w:val="24"/>
          <w:szCs w:val="24"/>
        </w:rPr>
        <w:t>End year</w:t>
      </w:r>
      <w:r w:rsidR="00181375" w:rsidRPr="00BF36E6">
        <w:rPr>
          <w:rFonts w:cs="Arial"/>
          <w:sz w:val="24"/>
          <w:szCs w:val="24"/>
        </w:rPr>
        <w:t>:</w:t>
      </w:r>
      <w:r w:rsidRPr="00BF36E6">
        <w:rPr>
          <w:rFonts w:cs="Arial"/>
          <w:sz w:val="24"/>
          <w:szCs w:val="24"/>
        </w:rPr>
        <w:t xml:space="preserve"> </w:t>
      </w:r>
      <w:r w:rsidR="001047DD" w:rsidRPr="00BF36E6">
        <w:rPr>
          <w:rFonts w:cs="Arial"/>
          <w:sz w:val="24"/>
          <w:szCs w:val="24"/>
        </w:rPr>
        <w:t xml:space="preserve">  </w:t>
      </w:r>
      <w:r w:rsidR="00BD2C94" w:rsidRPr="00BF36E6">
        <w:rPr>
          <w:rFonts w:cs="Arial"/>
          <w:sz w:val="24"/>
          <w:szCs w:val="24"/>
        </w:rPr>
        <w:t xml:space="preserve"> </w:t>
      </w:r>
      <w:r w:rsidRPr="00BF36E6">
        <w:rPr>
          <w:rFonts w:cs="Arial"/>
          <w:sz w:val="24"/>
          <w:szCs w:val="24"/>
        </w:rPr>
        <w:sym w:font="Wingdings" w:char="F0E0"/>
      </w:r>
      <w:r w:rsidRPr="00BF36E6">
        <w:rPr>
          <w:rFonts w:cs="Arial"/>
          <w:sz w:val="24"/>
          <w:szCs w:val="24"/>
        </w:rPr>
        <w:t xml:space="preserve"> 20</w:t>
      </w:r>
      <w:r w:rsidR="004A0EAF" w:rsidRPr="00BF36E6">
        <w:rPr>
          <w:rFonts w:cs="Arial"/>
          <w:sz w:val="24"/>
          <w:szCs w:val="24"/>
        </w:rPr>
        <w:t>30</w:t>
      </w:r>
    </w:p>
    <w:p w:rsidR="00707E9B" w:rsidRPr="00BF36E6" w:rsidRDefault="00253A91" w:rsidP="00707E9B">
      <w:pPr>
        <w:pStyle w:val="Heading3"/>
        <w:rPr>
          <w:rFonts w:ascii="Arial" w:hAnsi="Arial" w:cs="Arial"/>
        </w:rPr>
      </w:pPr>
      <w:bookmarkStart w:id="67" w:name="_Toc358793980"/>
      <w:r>
        <w:rPr>
          <w:rFonts w:ascii="Arial" w:hAnsi="Arial" w:cs="Arial"/>
        </w:rPr>
        <w:t>4</w:t>
      </w:r>
      <w:r w:rsidR="00707E9B" w:rsidRPr="00BF36E6">
        <w:rPr>
          <w:rFonts w:ascii="Arial" w:hAnsi="Arial" w:cs="Arial"/>
        </w:rPr>
        <w:t>.</w:t>
      </w:r>
      <w:r w:rsidR="002D20D5" w:rsidRPr="00BF36E6">
        <w:rPr>
          <w:rFonts w:ascii="Arial" w:hAnsi="Arial" w:cs="Arial"/>
        </w:rPr>
        <w:t>2</w:t>
      </w:r>
      <w:r w:rsidR="00707E9B" w:rsidRPr="00BF36E6">
        <w:rPr>
          <w:rFonts w:ascii="Arial" w:hAnsi="Arial" w:cs="Arial"/>
        </w:rPr>
        <w:t xml:space="preserve">.2 Modifying an existing </w:t>
      </w:r>
      <w:r w:rsidR="0081559A" w:rsidRPr="00BF36E6">
        <w:rPr>
          <w:rFonts w:ascii="Arial" w:hAnsi="Arial" w:cs="Arial"/>
        </w:rPr>
        <w:t>transit route</w:t>
      </w:r>
      <w:bookmarkEnd w:id="67"/>
    </w:p>
    <w:p w:rsidR="00537F63" w:rsidRPr="00BF36E6" w:rsidRDefault="00537F63" w:rsidP="00707E9B">
      <w:pPr>
        <w:jc w:val="both"/>
        <w:rPr>
          <w:rFonts w:cs="Arial"/>
          <w:sz w:val="24"/>
          <w:szCs w:val="24"/>
        </w:rPr>
      </w:pPr>
    </w:p>
    <w:p w:rsidR="00707E9B" w:rsidRPr="00052B19" w:rsidRDefault="00707E9B" w:rsidP="00707E9B">
      <w:pPr>
        <w:jc w:val="both"/>
        <w:rPr>
          <w:rFonts w:cs="Arial"/>
        </w:rPr>
      </w:pPr>
      <w:r w:rsidRPr="00052B19">
        <w:rPr>
          <w:rFonts w:cs="Arial"/>
        </w:rPr>
        <w:t xml:space="preserve">When an existing </w:t>
      </w:r>
      <w:r w:rsidR="00476651" w:rsidRPr="00052B19">
        <w:rPr>
          <w:rFonts w:cs="Arial"/>
        </w:rPr>
        <w:t>transit route</w:t>
      </w:r>
      <w:r w:rsidRPr="00052B19">
        <w:rPr>
          <w:rFonts w:cs="Arial"/>
        </w:rPr>
        <w:t xml:space="preserve"> is modified or improved e.g. </w:t>
      </w:r>
      <w:r w:rsidR="00476651" w:rsidRPr="00052B19">
        <w:rPr>
          <w:rFonts w:cs="Arial"/>
        </w:rPr>
        <w:t>changing/increasing the frequency</w:t>
      </w:r>
      <w:r w:rsidRPr="00052B19">
        <w:rPr>
          <w:rFonts w:cs="Arial"/>
        </w:rPr>
        <w:t xml:space="preserve">, </w:t>
      </w:r>
      <w:r w:rsidR="006573EF" w:rsidRPr="00052B19">
        <w:rPr>
          <w:rFonts w:cs="Arial"/>
        </w:rPr>
        <w:t>from a</w:t>
      </w:r>
      <w:r w:rsidR="0032649E" w:rsidRPr="00052B19">
        <w:rPr>
          <w:rFonts w:cs="Arial"/>
        </w:rPr>
        <w:t xml:space="preserve"> future year, </w:t>
      </w:r>
      <w:r w:rsidRPr="00052B19">
        <w:rPr>
          <w:rFonts w:cs="Arial"/>
        </w:rPr>
        <w:t xml:space="preserve">the user has to terminate the old </w:t>
      </w:r>
      <w:r w:rsidR="006573EF" w:rsidRPr="00052B19">
        <w:rPr>
          <w:rFonts w:cs="Arial"/>
        </w:rPr>
        <w:t>transit route</w:t>
      </w:r>
      <w:r w:rsidRPr="00052B19">
        <w:rPr>
          <w:rFonts w:cs="Arial"/>
        </w:rPr>
        <w:t xml:space="preserve"> when the improvement has been made and add a new </w:t>
      </w:r>
      <w:r w:rsidR="006573EF" w:rsidRPr="00052B19">
        <w:rPr>
          <w:rFonts w:cs="Arial"/>
        </w:rPr>
        <w:t>transit route</w:t>
      </w:r>
      <w:r w:rsidRPr="00052B19">
        <w:rPr>
          <w:rFonts w:cs="Arial"/>
        </w:rPr>
        <w:t xml:space="preserve"> starting when the improvement has been made. E.g. if </w:t>
      </w:r>
      <w:r w:rsidR="006573EF" w:rsidRPr="00052B19">
        <w:rPr>
          <w:rFonts w:cs="Arial"/>
        </w:rPr>
        <w:t xml:space="preserve">the </w:t>
      </w:r>
      <w:r w:rsidR="00D4358F" w:rsidRPr="00052B19">
        <w:rPr>
          <w:rFonts w:cs="Arial"/>
        </w:rPr>
        <w:t xml:space="preserve">AM and PM </w:t>
      </w:r>
      <w:r w:rsidR="006573EF" w:rsidRPr="00052B19">
        <w:rPr>
          <w:rFonts w:cs="Arial"/>
        </w:rPr>
        <w:t xml:space="preserve">frequency of </w:t>
      </w:r>
      <w:r w:rsidRPr="00052B19">
        <w:rPr>
          <w:rFonts w:cs="Arial"/>
        </w:rPr>
        <w:t xml:space="preserve">an existing </w:t>
      </w:r>
      <w:r w:rsidR="006573EF" w:rsidRPr="00052B19">
        <w:rPr>
          <w:rFonts w:cs="Arial"/>
        </w:rPr>
        <w:t>transit route</w:t>
      </w:r>
      <w:r w:rsidR="00B940C5" w:rsidRPr="00052B19">
        <w:rPr>
          <w:rFonts w:cs="Arial"/>
        </w:rPr>
        <w:t xml:space="preserve"> (beginning from 2005)</w:t>
      </w:r>
      <w:r w:rsidR="006573EF" w:rsidRPr="00052B19">
        <w:rPr>
          <w:rFonts w:cs="Arial"/>
        </w:rPr>
        <w:t xml:space="preserve"> is improved from 30 min to 15 min</w:t>
      </w:r>
      <w:r w:rsidRPr="00052B19">
        <w:rPr>
          <w:rFonts w:cs="Arial"/>
        </w:rPr>
        <w:t xml:space="preserve"> </w:t>
      </w:r>
      <w:r w:rsidR="006573EF" w:rsidRPr="00052B19">
        <w:rPr>
          <w:rFonts w:cs="Arial"/>
        </w:rPr>
        <w:t>from</w:t>
      </w:r>
      <w:r w:rsidRPr="00052B19">
        <w:rPr>
          <w:rFonts w:cs="Arial"/>
        </w:rPr>
        <w:t xml:space="preserve"> year 2015 the following changes have to be made, as shown below. </w:t>
      </w:r>
    </w:p>
    <w:p w:rsidR="005B6CE7" w:rsidRPr="00052B19" w:rsidRDefault="005B6CE7" w:rsidP="00707E9B">
      <w:pPr>
        <w:jc w:val="both"/>
        <w:rPr>
          <w:rFonts w:cs="Arial"/>
          <w:b/>
        </w:rPr>
      </w:pPr>
    </w:p>
    <w:p w:rsidR="00707E9B" w:rsidRPr="00052B19" w:rsidRDefault="00707E9B" w:rsidP="00707E9B">
      <w:pPr>
        <w:jc w:val="both"/>
        <w:rPr>
          <w:rFonts w:cs="Arial"/>
          <w:b/>
        </w:rPr>
      </w:pPr>
      <w:r w:rsidRPr="00052B19">
        <w:rPr>
          <w:rFonts w:cs="Arial"/>
          <w:b/>
        </w:rPr>
        <w:t xml:space="preserve">OLD </w:t>
      </w:r>
      <w:smartTag w:uri="urn:schemas-microsoft-com:office:smarttags" w:element="Street">
        <w:smartTag w:uri="urn:schemas-microsoft-com:office:smarttags" w:element="address">
          <w:r w:rsidR="00DD7340" w:rsidRPr="00052B19">
            <w:rPr>
              <w:rFonts w:cs="Arial"/>
              <w:b/>
            </w:rPr>
            <w:t>Transit Route</w:t>
          </w:r>
        </w:smartTag>
      </w:smartTag>
      <w:r w:rsidRPr="00052B19">
        <w:rPr>
          <w:rFonts w:cs="Arial"/>
          <w:b/>
        </w:rPr>
        <w:t>:</w:t>
      </w:r>
    </w:p>
    <w:p w:rsidR="00EE0A5A" w:rsidRPr="00052B19" w:rsidRDefault="00EE0A5A" w:rsidP="00EE0A5A">
      <w:pPr>
        <w:jc w:val="both"/>
        <w:rPr>
          <w:rFonts w:cs="Arial"/>
        </w:rPr>
      </w:pPr>
      <w:r w:rsidRPr="00052B19">
        <w:rPr>
          <w:rFonts w:cs="Arial"/>
        </w:rPr>
        <w:tab/>
        <w:t xml:space="preserve">Begin year: </w:t>
      </w:r>
      <w:r w:rsidRPr="00052B19">
        <w:rPr>
          <w:rFonts w:cs="Arial"/>
        </w:rPr>
        <w:sym w:font="Wingdings" w:char="F0E0"/>
      </w:r>
      <w:r w:rsidRPr="00052B19">
        <w:rPr>
          <w:rFonts w:cs="Arial"/>
        </w:rPr>
        <w:t xml:space="preserve"> 20</w:t>
      </w:r>
      <w:r w:rsidR="009A2FC3" w:rsidRPr="00052B19">
        <w:rPr>
          <w:rFonts w:cs="Arial"/>
        </w:rPr>
        <w:t>0</w:t>
      </w:r>
      <w:r w:rsidRPr="00052B19">
        <w:rPr>
          <w:rFonts w:cs="Arial"/>
        </w:rPr>
        <w:t>5</w:t>
      </w:r>
    </w:p>
    <w:p w:rsidR="00EE0A5A" w:rsidRDefault="00EE0A5A" w:rsidP="00EE0A5A">
      <w:pPr>
        <w:jc w:val="both"/>
        <w:rPr>
          <w:rFonts w:cs="Arial"/>
        </w:rPr>
      </w:pPr>
      <w:r w:rsidRPr="00052B19">
        <w:rPr>
          <w:rFonts w:cs="Arial"/>
        </w:rPr>
        <w:tab/>
        <w:t>End year</w:t>
      </w:r>
      <w:r w:rsidR="00181375" w:rsidRPr="00052B19">
        <w:rPr>
          <w:rFonts w:cs="Arial"/>
        </w:rPr>
        <w:t>:</w:t>
      </w:r>
      <w:r w:rsidR="00BD2C94" w:rsidRPr="00052B19">
        <w:rPr>
          <w:rFonts w:cs="Arial"/>
        </w:rPr>
        <w:t xml:space="preserve">    </w:t>
      </w:r>
      <w:r w:rsidRPr="00052B19">
        <w:rPr>
          <w:rFonts w:cs="Arial"/>
        </w:rPr>
        <w:sym w:font="Wingdings" w:char="F0E0"/>
      </w:r>
      <w:r w:rsidRPr="00052B19">
        <w:rPr>
          <w:rFonts w:cs="Arial"/>
        </w:rPr>
        <w:t xml:space="preserve"> 20</w:t>
      </w:r>
      <w:r w:rsidR="009A2FC3" w:rsidRPr="00052B19">
        <w:rPr>
          <w:rFonts w:cs="Arial"/>
        </w:rPr>
        <w:t>15</w:t>
      </w:r>
    </w:p>
    <w:p w:rsidR="00AF0132" w:rsidRPr="00052B19" w:rsidRDefault="00AF0132" w:rsidP="00EE0A5A">
      <w:pPr>
        <w:jc w:val="both"/>
        <w:rPr>
          <w:rFonts w:cs="Arial"/>
        </w:rPr>
      </w:pPr>
      <w:r>
        <w:rPr>
          <w:rFonts w:cs="Arial"/>
        </w:rPr>
        <w:tab/>
      </w:r>
      <w:proofErr w:type="spellStart"/>
      <w:r>
        <w:rPr>
          <w:rFonts w:eastAsia="Times New Roman" w:cs="Arial"/>
        </w:rPr>
        <w:t>EA</w:t>
      </w:r>
      <w:r w:rsidRPr="00052B19">
        <w:rPr>
          <w:rFonts w:eastAsia="Times New Roman" w:cs="Arial"/>
        </w:rPr>
        <w:t>_Headway</w:t>
      </w:r>
      <w:proofErr w:type="spellEnd"/>
      <w:r w:rsidRPr="00052B19">
        <w:rPr>
          <w:rFonts w:eastAsia="Times New Roman" w:cs="Arial"/>
        </w:rPr>
        <w:t xml:space="preserve">: </w:t>
      </w:r>
      <w:r w:rsidRPr="00052B19">
        <w:rPr>
          <w:rFonts w:eastAsia="Times New Roman" w:cs="Arial"/>
        </w:rPr>
        <w:sym w:font="Wingdings" w:char="F0E0"/>
      </w:r>
      <w:r w:rsidRPr="00052B19">
        <w:rPr>
          <w:rFonts w:eastAsia="Times New Roman" w:cs="Arial"/>
        </w:rPr>
        <w:t xml:space="preserve"> </w:t>
      </w:r>
      <w:r>
        <w:rPr>
          <w:rFonts w:eastAsia="Times New Roman" w:cs="Arial"/>
        </w:rPr>
        <w:t>45</w:t>
      </w:r>
      <w:r w:rsidRPr="00052B19">
        <w:rPr>
          <w:rFonts w:eastAsia="Times New Roman" w:cs="Arial"/>
        </w:rPr>
        <w:t xml:space="preserve"> min</w:t>
      </w:r>
    </w:p>
    <w:p w:rsidR="004B30E5" w:rsidRPr="00052B19" w:rsidRDefault="004B30E5" w:rsidP="00EE0A5A">
      <w:pPr>
        <w:jc w:val="both"/>
        <w:rPr>
          <w:rFonts w:eastAsia="Times New Roman" w:cs="Arial"/>
        </w:rPr>
      </w:pPr>
      <w:r w:rsidRPr="00052B19">
        <w:rPr>
          <w:rFonts w:cs="Arial"/>
        </w:rPr>
        <w:tab/>
      </w:r>
      <w:proofErr w:type="spellStart"/>
      <w:r w:rsidRPr="00052B19">
        <w:rPr>
          <w:rFonts w:eastAsia="Times New Roman" w:cs="Arial"/>
        </w:rPr>
        <w:t>AM_Headway</w:t>
      </w:r>
      <w:proofErr w:type="spellEnd"/>
      <w:r w:rsidR="00D4358F" w:rsidRPr="00052B19">
        <w:rPr>
          <w:rFonts w:eastAsia="Times New Roman" w:cs="Arial"/>
        </w:rPr>
        <w:t xml:space="preserve">: </w:t>
      </w:r>
      <w:r w:rsidR="00D4358F" w:rsidRPr="00052B19">
        <w:rPr>
          <w:rFonts w:eastAsia="Times New Roman" w:cs="Arial"/>
        </w:rPr>
        <w:sym w:font="Wingdings" w:char="F0E0"/>
      </w:r>
      <w:r w:rsidR="00D4358F" w:rsidRPr="00052B19">
        <w:rPr>
          <w:rFonts w:eastAsia="Times New Roman" w:cs="Arial"/>
        </w:rPr>
        <w:t xml:space="preserve"> 30 min</w:t>
      </w:r>
    </w:p>
    <w:p w:rsidR="004B30E5" w:rsidRPr="00052B19" w:rsidRDefault="004B30E5" w:rsidP="004B30E5">
      <w:pPr>
        <w:ind w:firstLine="720"/>
        <w:jc w:val="both"/>
        <w:rPr>
          <w:rFonts w:eastAsia="Times New Roman" w:cs="Arial"/>
        </w:rPr>
      </w:pPr>
      <w:proofErr w:type="spellStart"/>
      <w:r w:rsidRPr="00052B19">
        <w:rPr>
          <w:rFonts w:eastAsia="Times New Roman" w:cs="Arial"/>
        </w:rPr>
        <w:t>MD_Headway</w:t>
      </w:r>
      <w:proofErr w:type="spellEnd"/>
      <w:r w:rsidR="00D4358F" w:rsidRPr="00052B19">
        <w:rPr>
          <w:rFonts w:eastAsia="Times New Roman" w:cs="Arial"/>
        </w:rPr>
        <w:t xml:space="preserve">: </w:t>
      </w:r>
      <w:r w:rsidR="00D4358F" w:rsidRPr="00052B19">
        <w:rPr>
          <w:rFonts w:eastAsia="Times New Roman" w:cs="Arial"/>
        </w:rPr>
        <w:sym w:font="Wingdings" w:char="F0E0"/>
      </w:r>
      <w:r w:rsidR="00D4358F" w:rsidRPr="00052B19">
        <w:rPr>
          <w:rFonts w:eastAsia="Times New Roman" w:cs="Arial"/>
        </w:rPr>
        <w:t xml:space="preserve"> 60 min</w:t>
      </w:r>
    </w:p>
    <w:p w:rsidR="004B30E5" w:rsidRDefault="004B30E5" w:rsidP="004B30E5">
      <w:pPr>
        <w:ind w:firstLine="720"/>
        <w:jc w:val="both"/>
        <w:rPr>
          <w:rFonts w:eastAsia="Times New Roman" w:cs="Arial"/>
        </w:rPr>
      </w:pPr>
      <w:proofErr w:type="spellStart"/>
      <w:r w:rsidRPr="00052B19">
        <w:rPr>
          <w:rFonts w:eastAsia="Times New Roman" w:cs="Arial"/>
        </w:rPr>
        <w:t>PM_Headway</w:t>
      </w:r>
      <w:proofErr w:type="spellEnd"/>
      <w:r w:rsidR="00D4358F" w:rsidRPr="00052B19">
        <w:rPr>
          <w:rFonts w:eastAsia="Times New Roman" w:cs="Arial"/>
        </w:rPr>
        <w:t xml:space="preserve">: </w:t>
      </w:r>
      <w:r w:rsidR="00F5293F" w:rsidRPr="00052B19">
        <w:rPr>
          <w:rFonts w:eastAsia="Times New Roman" w:cs="Arial"/>
        </w:rPr>
        <w:t xml:space="preserve"> </w:t>
      </w:r>
      <w:r w:rsidR="00D4358F" w:rsidRPr="00052B19">
        <w:rPr>
          <w:rFonts w:eastAsia="Times New Roman" w:cs="Arial"/>
        </w:rPr>
        <w:sym w:font="Wingdings" w:char="F0E0"/>
      </w:r>
      <w:r w:rsidR="00D4358F" w:rsidRPr="00052B19">
        <w:rPr>
          <w:rFonts w:eastAsia="Times New Roman" w:cs="Arial"/>
        </w:rPr>
        <w:t xml:space="preserve"> 30 min</w:t>
      </w:r>
    </w:p>
    <w:p w:rsidR="00AF0132" w:rsidRPr="00052B19" w:rsidRDefault="00AF0132" w:rsidP="004B30E5">
      <w:pPr>
        <w:ind w:firstLine="720"/>
        <w:jc w:val="both"/>
        <w:rPr>
          <w:rFonts w:cs="Arial"/>
        </w:rPr>
      </w:pPr>
      <w:proofErr w:type="spellStart"/>
      <w:r>
        <w:rPr>
          <w:rFonts w:eastAsia="Times New Roman" w:cs="Arial"/>
        </w:rPr>
        <w:t>EV_Headway</w:t>
      </w:r>
      <w:proofErr w:type="spellEnd"/>
      <w:r>
        <w:rPr>
          <w:rFonts w:eastAsia="Times New Roman" w:cs="Arial"/>
        </w:rPr>
        <w:t xml:space="preserve">:  </w:t>
      </w:r>
      <w:r w:rsidRPr="00052B19">
        <w:rPr>
          <w:rFonts w:eastAsia="Times New Roman" w:cs="Arial"/>
        </w:rPr>
        <w:sym w:font="Wingdings" w:char="F0E0"/>
      </w:r>
      <w:r w:rsidRPr="00052B19">
        <w:rPr>
          <w:rFonts w:eastAsia="Times New Roman" w:cs="Arial"/>
        </w:rPr>
        <w:t xml:space="preserve"> </w:t>
      </w:r>
      <w:r>
        <w:rPr>
          <w:rFonts w:eastAsia="Times New Roman" w:cs="Arial"/>
        </w:rPr>
        <w:t>45</w:t>
      </w:r>
      <w:r w:rsidRPr="00052B19">
        <w:rPr>
          <w:rFonts w:eastAsia="Times New Roman" w:cs="Arial"/>
        </w:rPr>
        <w:t xml:space="preserve"> min</w:t>
      </w:r>
    </w:p>
    <w:p w:rsidR="00E0462F" w:rsidRPr="00052B19" w:rsidRDefault="00E0462F" w:rsidP="00EE0A5A">
      <w:pPr>
        <w:jc w:val="both"/>
        <w:rPr>
          <w:rFonts w:cs="Arial"/>
        </w:rPr>
      </w:pPr>
      <w:r w:rsidRPr="00052B19">
        <w:rPr>
          <w:rFonts w:cs="Arial"/>
        </w:rPr>
        <w:lastRenderedPageBreak/>
        <w:tab/>
      </w:r>
    </w:p>
    <w:p w:rsidR="00707E9B" w:rsidRPr="00052B19" w:rsidRDefault="00707E9B" w:rsidP="00707E9B">
      <w:pPr>
        <w:jc w:val="both"/>
        <w:rPr>
          <w:rFonts w:cs="Arial"/>
          <w:b/>
        </w:rPr>
      </w:pPr>
      <w:r w:rsidRPr="00052B19">
        <w:rPr>
          <w:rFonts w:cs="Arial"/>
          <w:b/>
        </w:rPr>
        <w:t xml:space="preserve">New </w:t>
      </w:r>
      <w:smartTag w:uri="urn:schemas-microsoft-com:office:smarttags" w:element="Street">
        <w:smartTag w:uri="urn:schemas-microsoft-com:office:smarttags" w:element="address">
          <w:r w:rsidR="00DD7340" w:rsidRPr="00052B19">
            <w:rPr>
              <w:rFonts w:cs="Arial"/>
              <w:b/>
            </w:rPr>
            <w:t>Transit Route</w:t>
          </w:r>
        </w:smartTag>
      </w:smartTag>
      <w:r w:rsidRPr="00052B19">
        <w:rPr>
          <w:rFonts w:cs="Arial"/>
          <w:b/>
        </w:rPr>
        <w:t>:</w:t>
      </w:r>
    </w:p>
    <w:p w:rsidR="00EE0A5A" w:rsidRPr="00052B19" w:rsidRDefault="00EE0A5A" w:rsidP="00EE0A5A">
      <w:pPr>
        <w:jc w:val="both"/>
        <w:rPr>
          <w:rFonts w:cs="Arial"/>
        </w:rPr>
      </w:pPr>
      <w:r w:rsidRPr="00052B19">
        <w:rPr>
          <w:rFonts w:cs="Arial"/>
        </w:rPr>
        <w:tab/>
        <w:t xml:space="preserve">Begin year: </w:t>
      </w:r>
      <w:r w:rsidRPr="00052B19">
        <w:rPr>
          <w:rFonts w:cs="Arial"/>
        </w:rPr>
        <w:sym w:font="Wingdings" w:char="F0E0"/>
      </w:r>
      <w:r w:rsidRPr="00052B19">
        <w:rPr>
          <w:rFonts w:cs="Arial"/>
        </w:rPr>
        <w:t xml:space="preserve"> 2015</w:t>
      </w:r>
    </w:p>
    <w:p w:rsidR="00EE0A5A" w:rsidRDefault="00EE0A5A" w:rsidP="00EE0A5A">
      <w:pPr>
        <w:jc w:val="both"/>
        <w:rPr>
          <w:rFonts w:cs="Arial"/>
        </w:rPr>
      </w:pPr>
      <w:r w:rsidRPr="00052B19">
        <w:rPr>
          <w:rFonts w:cs="Arial"/>
        </w:rPr>
        <w:tab/>
        <w:t>End year</w:t>
      </w:r>
      <w:r w:rsidR="00181375" w:rsidRPr="00052B19">
        <w:rPr>
          <w:rFonts w:cs="Arial"/>
        </w:rPr>
        <w:t>:</w:t>
      </w:r>
      <w:r w:rsidRPr="00052B19">
        <w:rPr>
          <w:rFonts w:cs="Arial"/>
        </w:rPr>
        <w:t xml:space="preserve"> </w:t>
      </w:r>
      <w:r w:rsidR="00BD2C94" w:rsidRPr="00052B19">
        <w:rPr>
          <w:rFonts w:cs="Arial"/>
        </w:rPr>
        <w:t xml:space="preserve">   </w:t>
      </w:r>
      <w:r w:rsidRPr="00052B19">
        <w:rPr>
          <w:rFonts w:cs="Arial"/>
        </w:rPr>
        <w:sym w:font="Wingdings" w:char="F0E0"/>
      </w:r>
      <w:r w:rsidRPr="00052B19">
        <w:rPr>
          <w:rFonts w:cs="Arial"/>
        </w:rPr>
        <w:t xml:space="preserve"> 2030</w:t>
      </w:r>
    </w:p>
    <w:p w:rsidR="00AF0132" w:rsidRPr="00052B19" w:rsidRDefault="00AF0132" w:rsidP="00AF0132">
      <w:pPr>
        <w:jc w:val="both"/>
        <w:rPr>
          <w:rFonts w:cs="Arial"/>
        </w:rPr>
      </w:pPr>
      <w:r>
        <w:rPr>
          <w:rFonts w:cs="Arial"/>
        </w:rPr>
        <w:tab/>
      </w:r>
      <w:proofErr w:type="spellStart"/>
      <w:r>
        <w:rPr>
          <w:rFonts w:eastAsia="Times New Roman" w:cs="Arial"/>
        </w:rPr>
        <w:t>EA</w:t>
      </w:r>
      <w:r w:rsidRPr="00052B19">
        <w:rPr>
          <w:rFonts w:eastAsia="Times New Roman" w:cs="Arial"/>
        </w:rPr>
        <w:t>_Headway</w:t>
      </w:r>
      <w:proofErr w:type="spellEnd"/>
      <w:r w:rsidRPr="00052B19">
        <w:rPr>
          <w:rFonts w:eastAsia="Times New Roman" w:cs="Arial"/>
        </w:rPr>
        <w:t xml:space="preserve">: </w:t>
      </w:r>
      <w:r w:rsidRPr="00052B19">
        <w:rPr>
          <w:rFonts w:eastAsia="Times New Roman" w:cs="Arial"/>
        </w:rPr>
        <w:sym w:font="Wingdings" w:char="F0E0"/>
      </w:r>
      <w:r w:rsidRPr="00052B19">
        <w:rPr>
          <w:rFonts w:eastAsia="Times New Roman" w:cs="Arial"/>
        </w:rPr>
        <w:t xml:space="preserve"> </w:t>
      </w:r>
      <w:r>
        <w:rPr>
          <w:rFonts w:eastAsia="Times New Roman" w:cs="Arial"/>
        </w:rPr>
        <w:t>45</w:t>
      </w:r>
      <w:r w:rsidRPr="00052B19">
        <w:rPr>
          <w:rFonts w:eastAsia="Times New Roman" w:cs="Arial"/>
        </w:rPr>
        <w:t xml:space="preserve"> min</w:t>
      </w:r>
    </w:p>
    <w:p w:rsidR="00AA0DF3" w:rsidRPr="00052B19" w:rsidRDefault="00AA0DF3" w:rsidP="00AA0DF3">
      <w:pPr>
        <w:jc w:val="both"/>
        <w:rPr>
          <w:rFonts w:eastAsia="Times New Roman" w:cs="Arial"/>
        </w:rPr>
      </w:pPr>
      <w:r w:rsidRPr="00052B19">
        <w:rPr>
          <w:rFonts w:cs="Arial"/>
        </w:rPr>
        <w:tab/>
      </w:r>
      <w:proofErr w:type="spellStart"/>
      <w:r w:rsidRPr="00052B19">
        <w:rPr>
          <w:rFonts w:eastAsia="Times New Roman" w:cs="Arial"/>
        </w:rPr>
        <w:t>AM_Headway</w:t>
      </w:r>
      <w:proofErr w:type="spellEnd"/>
      <w:r w:rsidRPr="00052B19">
        <w:rPr>
          <w:rFonts w:eastAsia="Times New Roman" w:cs="Arial"/>
        </w:rPr>
        <w:t xml:space="preserve">: </w:t>
      </w:r>
      <w:r w:rsidRPr="00052B19">
        <w:rPr>
          <w:rFonts w:eastAsia="Times New Roman" w:cs="Arial"/>
        </w:rPr>
        <w:sym w:font="Wingdings" w:char="F0E0"/>
      </w:r>
      <w:r w:rsidRPr="00052B19">
        <w:rPr>
          <w:rFonts w:eastAsia="Times New Roman" w:cs="Arial"/>
        </w:rPr>
        <w:t xml:space="preserve"> 15 min</w:t>
      </w:r>
    </w:p>
    <w:p w:rsidR="00AA0DF3" w:rsidRPr="00052B19" w:rsidRDefault="00AA0DF3" w:rsidP="00AA0DF3">
      <w:pPr>
        <w:ind w:firstLine="720"/>
        <w:jc w:val="both"/>
        <w:rPr>
          <w:rFonts w:eastAsia="Times New Roman" w:cs="Arial"/>
        </w:rPr>
      </w:pPr>
      <w:proofErr w:type="spellStart"/>
      <w:r w:rsidRPr="00052B19">
        <w:rPr>
          <w:rFonts w:eastAsia="Times New Roman" w:cs="Arial"/>
        </w:rPr>
        <w:t>MD_Headway</w:t>
      </w:r>
      <w:proofErr w:type="spellEnd"/>
      <w:r w:rsidRPr="00052B19">
        <w:rPr>
          <w:rFonts w:eastAsia="Times New Roman" w:cs="Arial"/>
        </w:rPr>
        <w:t xml:space="preserve">: </w:t>
      </w:r>
      <w:r w:rsidRPr="00052B19">
        <w:rPr>
          <w:rFonts w:eastAsia="Times New Roman" w:cs="Arial"/>
        </w:rPr>
        <w:sym w:font="Wingdings" w:char="F0E0"/>
      </w:r>
      <w:r w:rsidRPr="00052B19">
        <w:rPr>
          <w:rFonts w:eastAsia="Times New Roman" w:cs="Arial"/>
        </w:rPr>
        <w:t xml:space="preserve"> 60 min</w:t>
      </w:r>
    </w:p>
    <w:p w:rsidR="00537F63" w:rsidRDefault="00AA0DF3" w:rsidP="00537F63">
      <w:pPr>
        <w:ind w:firstLine="720"/>
        <w:jc w:val="both"/>
        <w:rPr>
          <w:rFonts w:eastAsia="Times New Roman" w:cs="Arial"/>
        </w:rPr>
      </w:pPr>
      <w:proofErr w:type="spellStart"/>
      <w:r w:rsidRPr="00052B19">
        <w:rPr>
          <w:rFonts w:eastAsia="Times New Roman" w:cs="Arial"/>
        </w:rPr>
        <w:t>PM_Headway</w:t>
      </w:r>
      <w:proofErr w:type="spellEnd"/>
      <w:r w:rsidRPr="00052B19">
        <w:rPr>
          <w:rFonts w:eastAsia="Times New Roman" w:cs="Arial"/>
        </w:rPr>
        <w:t xml:space="preserve">: </w:t>
      </w:r>
      <w:r w:rsidR="00F5293F" w:rsidRPr="00052B19">
        <w:rPr>
          <w:rFonts w:eastAsia="Times New Roman" w:cs="Arial"/>
        </w:rPr>
        <w:t xml:space="preserve"> </w:t>
      </w:r>
      <w:r w:rsidRPr="00052B19">
        <w:rPr>
          <w:rFonts w:eastAsia="Times New Roman" w:cs="Arial"/>
        </w:rPr>
        <w:sym w:font="Wingdings" w:char="F0E0"/>
      </w:r>
      <w:r w:rsidR="00F5293F" w:rsidRPr="00052B19">
        <w:rPr>
          <w:rFonts w:eastAsia="Times New Roman" w:cs="Arial"/>
        </w:rPr>
        <w:t xml:space="preserve"> </w:t>
      </w:r>
      <w:r w:rsidRPr="00052B19">
        <w:rPr>
          <w:rFonts w:eastAsia="Times New Roman" w:cs="Arial"/>
        </w:rPr>
        <w:t>15 min</w:t>
      </w:r>
    </w:p>
    <w:p w:rsidR="00AF0132" w:rsidRPr="00052B19" w:rsidRDefault="00AF0132" w:rsidP="00AF0132">
      <w:pPr>
        <w:ind w:firstLine="720"/>
        <w:jc w:val="both"/>
        <w:rPr>
          <w:rFonts w:cs="Arial"/>
        </w:rPr>
      </w:pPr>
      <w:proofErr w:type="spellStart"/>
      <w:r>
        <w:rPr>
          <w:rFonts w:eastAsia="Times New Roman" w:cs="Arial"/>
        </w:rPr>
        <w:t>EV_Headway</w:t>
      </w:r>
      <w:proofErr w:type="spellEnd"/>
      <w:r>
        <w:rPr>
          <w:rFonts w:eastAsia="Times New Roman" w:cs="Arial"/>
        </w:rPr>
        <w:t xml:space="preserve">:  </w:t>
      </w:r>
      <w:r w:rsidRPr="00052B19">
        <w:rPr>
          <w:rFonts w:eastAsia="Times New Roman" w:cs="Arial"/>
        </w:rPr>
        <w:sym w:font="Wingdings" w:char="F0E0"/>
      </w:r>
      <w:r w:rsidRPr="00052B19">
        <w:rPr>
          <w:rFonts w:eastAsia="Times New Roman" w:cs="Arial"/>
        </w:rPr>
        <w:t xml:space="preserve"> </w:t>
      </w:r>
      <w:r>
        <w:rPr>
          <w:rFonts w:eastAsia="Times New Roman" w:cs="Arial"/>
        </w:rPr>
        <w:t>45</w:t>
      </w:r>
      <w:r w:rsidRPr="00052B19">
        <w:rPr>
          <w:rFonts w:eastAsia="Times New Roman" w:cs="Arial"/>
        </w:rPr>
        <w:t xml:space="preserve"> min</w:t>
      </w:r>
    </w:p>
    <w:p w:rsidR="00AF0132" w:rsidRPr="00052B19" w:rsidRDefault="00AF0132" w:rsidP="00537F63">
      <w:pPr>
        <w:ind w:firstLine="720"/>
        <w:jc w:val="both"/>
        <w:rPr>
          <w:rFonts w:eastAsia="Times New Roman" w:cs="Arial"/>
        </w:rPr>
      </w:pPr>
    </w:p>
    <w:p w:rsidR="00474574" w:rsidRPr="00052B19" w:rsidRDefault="00474574" w:rsidP="00537F63">
      <w:pPr>
        <w:jc w:val="both"/>
        <w:rPr>
          <w:rFonts w:cs="Arial"/>
        </w:rPr>
      </w:pPr>
    </w:p>
    <w:p w:rsidR="00707E9B" w:rsidRPr="00052B19" w:rsidRDefault="00707E9B" w:rsidP="00474574">
      <w:r w:rsidRPr="00052B19">
        <w:t xml:space="preserve">All </w:t>
      </w:r>
      <w:r w:rsidR="00474574" w:rsidRPr="00052B19">
        <w:t xml:space="preserve">of </w:t>
      </w:r>
      <w:r w:rsidRPr="00052B19">
        <w:t xml:space="preserve">the other mandatory attributes (for the new </w:t>
      </w:r>
      <w:r w:rsidR="00F51E51" w:rsidRPr="00052B19">
        <w:t>transit route</w:t>
      </w:r>
      <w:r w:rsidRPr="00052B19">
        <w:t>) specified in the previous section need to be filled out as well.</w:t>
      </w:r>
    </w:p>
    <w:p w:rsidR="002E116A" w:rsidRPr="00BF36E6" w:rsidRDefault="00253A91" w:rsidP="00E43810">
      <w:pPr>
        <w:pStyle w:val="Heading2"/>
        <w:rPr>
          <w:rFonts w:ascii="Arial" w:hAnsi="Arial" w:cs="Arial"/>
        </w:rPr>
      </w:pPr>
      <w:bookmarkStart w:id="68" w:name="_Toc358793981"/>
      <w:r>
        <w:rPr>
          <w:rFonts w:ascii="Arial" w:hAnsi="Arial" w:cs="Arial"/>
        </w:rPr>
        <w:t>4</w:t>
      </w:r>
      <w:r w:rsidR="00B409BA" w:rsidRPr="00BF36E6">
        <w:rPr>
          <w:rFonts w:ascii="Arial" w:hAnsi="Arial" w:cs="Arial"/>
        </w:rPr>
        <w:t xml:space="preserve">.3 </w:t>
      </w:r>
      <w:r w:rsidR="002E116A" w:rsidRPr="00BF36E6">
        <w:rPr>
          <w:rFonts w:ascii="Arial" w:hAnsi="Arial" w:cs="Arial"/>
        </w:rPr>
        <w:t>Traffic Analysis Zones</w:t>
      </w:r>
      <w:bookmarkEnd w:id="68"/>
    </w:p>
    <w:p w:rsidR="002E116A" w:rsidRPr="00BF36E6" w:rsidRDefault="002E116A" w:rsidP="002E116A">
      <w:pPr>
        <w:rPr>
          <w:rFonts w:cs="Arial"/>
        </w:rPr>
      </w:pPr>
    </w:p>
    <w:p w:rsidR="002E116A" w:rsidRPr="00052B19" w:rsidRDefault="002E116A" w:rsidP="002E116A">
      <w:pPr>
        <w:jc w:val="both"/>
        <w:rPr>
          <w:rFonts w:cs="Arial"/>
        </w:rPr>
      </w:pPr>
      <w:r w:rsidRPr="00052B19">
        <w:rPr>
          <w:rFonts w:cs="Arial"/>
        </w:rPr>
        <w:t>There is only one traffic analysis zone (TAZ) layer, called the “master TAZ layer</w:t>
      </w:r>
      <w:r w:rsidR="00E841BD" w:rsidRPr="00052B19">
        <w:rPr>
          <w:rFonts w:cs="Arial"/>
        </w:rPr>
        <w:t>”</w:t>
      </w:r>
      <w:r w:rsidRPr="00052B19">
        <w:rPr>
          <w:rFonts w:cs="Arial"/>
        </w:rPr>
        <w:t>, for all the planning horizon years, unlike the highway network and transit route system. However, the data corresponding to the TAZ layer varies from year to year. TAZ data for each planning horizon year is stored in a spreadsheet named “</w:t>
      </w:r>
      <w:proofErr w:type="spellStart"/>
      <w:r w:rsidRPr="00052B19">
        <w:rPr>
          <w:rFonts w:cs="Arial"/>
        </w:rPr>
        <w:t>y+</w:t>
      </w:r>
      <w:r w:rsidRPr="00052B19">
        <w:rPr>
          <w:rFonts w:cs="Arial"/>
          <w:b/>
        </w:rPr>
        <w:t>year</w:t>
      </w:r>
      <w:r w:rsidRPr="00052B19">
        <w:rPr>
          <w:rFonts w:cs="Arial"/>
        </w:rPr>
        <w:t>+tazdata</w:t>
      </w:r>
      <w:proofErr w:type="spellEnd"/>
      <w:r w:rsidRPr="00052B19">
        <w:rPr>
          <w:rFonts w:cs="Arial"/>
        </w:rPr>
        <w:t>” under “generic\inputs\</w:t>
      </w:r>
      <w:proofErr w:type="spellStart"/>
      <w:r w:rsidRPr="00052B19">
        <w:rPr>
          <w:rFonts w:cs="Arial"/>
        </w:rPr>
        <w:t>taz</w:t>
      </w:r>
      <w:proofErr w:type="spellEnd"/>
      <w:r w:rsidRPr="00052B19">
        <w:rPr>
          <w:rFonts w:cs="Arial"/>
        </w:rPr>
        <w:t>\</w:t>
      </w:r>
      <w:r w:rsidRPr="00052B19">
        <w:rPr>
          <w:rFonts w:cs="Arial"/>
          <w:b/>
        </w:rPr>
        <w:t>year</w:t>
      </w:r>
      <w:r w:rsidRPr="00052B19">
        <w:rPr>
          <w:rFonts w:cs="Arial"/>
        </w:rPr>
        <w:t>” directory, e.g. the TAZ data for year 2030 is stored in “y2030tazdata.xls” spreadsheet under “generic\inputs\</w:t>
      </w:r>
      <w:proofErr w:type="spellStart"/>
      <w:r w:rsidRPr="00052B19">
        <w:rPr>
          <w:rFonts w:cs="Arial"/>
        </w:rPr>
        <w:t>taz</w:t>
      </w:r>
      <w:proofErr w:type="spellEnd"/>
      <w:r w:rsidRPr="00052B19">
        <w:rPr>
          <w:rFonts w:cs="Arial"/>
        </w:rPr>
        <w:t>\</w:t>
      </w:r>
      <w:r w:rsidRPr="00052B19">
        <w:rPr>
          <w:rFonts w:cs="Arial"/>
          <w:b/>
        </w:rPr>
        <w:t>2030</w:t>
      </w:r>
      <w:r w:rsidRPr="00052B19">
        <w:rPr>
          <w:rFonts w:cs="Arial"/>
        </w:rPr>
        <w:t xml:space="preserve">” directory. The TAZ data for any study year essentially consists of zonal employment by category and zonal population by category. </w:t>
      </w:r>
      <w:r w:rsidR="00E841BD" w:rsidRPr="00052B19">
        <w:rPr>
          <w:rFonts w:cs="Arial"/>
        </w:rPr>
        <w:t xml:space="preserve">The TAZ layer is shown in </w:t>
      </w:r>
      <w:fldSimple w:instr=" REF _Ref200952704 \h  \* MERGEFORMAT ">
        <w:r w:rsidR="001B67BC" w:rsidRPr="00396A69">
          <w:rPr>
            <w:rFonts w:cs="Arial"/>
          </w:rPr>
          <w:t xml:space="preserve">Figure </w:t>
        </w:r>
        <w:r w:rsidR="001B67BC">
          <w:rPr>
            <w:rFonts w:cs="Arial"/>
          </w:rPr>
          <w:t>7</w:t>
        </w:r>
      </w:fldSimple>
      <w:r w:rsidR="00E841BD" w:rsidRPr="00052B19">
        <w:rPr>
          <w:rFonts w:cs="Arial"/>
        </w:rPr>
        <w:t xml:space="preserve">.  </w:t>
      </w:r>
      <w:r w:rsidRPr="00052B19">
        <w:rPr>
          <w:rFonts w:cs="Arial"/>
        </w:rPr>
        <w:t xml:space="preserve">The </w:t>
      </w:r>
      <w:proofErr w:type="gramStart"/>
      <w:r w:rsidRPr="00052B19">
        <w:rPr>
          <w:rFonts w:cs="Arial"/>
        </w:rPr>
        <w:t>list of zonal attributes</w:t>
      </w:r>
      <w:r w:rsidR="00F93356" w:rsidRPr="00052B19">
        <w:rPr>
          <w:rFonts w:cs="Arial"/>
        </w:rPr>
        <w:t>, in the spreadsheet,</w:t>
      </w:r>
      <w:r w:rsidRPr="00052B19">
        <w:rPr>
          <w:rFonts w:cs="Arial"/>
        </w:rPr>
        <w:t xml:space="preserve"> used as inputs are</w:t>
      </w:r>
      <w:proofErr w:type="gramEnd"/>
      <w:r w:rsidRPr="00052B19">
        <w:rPr>
          <w:rFonts w:cs="Arial"/>
        </w:rPr>
        <w:t xml:space="preserve"> listed in </w:t>
      </w:r>
      <w:fldSimple w:instr=" REF _Ref200953733 \h  \* MERGEFORMAT ">
        <w:r w:rsidR="001B67BC" w:rsidRPr="00E841BD">
          <w:rPr>
            <w:rFonts w:cs="Arial"/>
          </w:rPr>
          <w:t xml:space="preserve">Table </w:t>
        </w:r>
        <w:r w:rsidR="001B67BC">
          <w:rPr>
            <w:rFonts w:cs="Arial"/>
            <w:noProof/>
          </w:rPr>
          <w:t>10</w:t>
        </w:r>
      </w:fldSimple>
      <w:r w:rsidRPr="00052B19">
        <w:rPr>
          <w:rFonts w:cs="Arial"/>
        </w:rPr>
        <w:t xml:space="preserve">. All of the zonal attributes listed in </w:t>
      </w:r>
      <w:fldSimple w:instr=" REF _Ref200953733 \h  \* MERGEFORMAT ">
        <w:r w:rsidR="001B67BC" w:rsidRPr="00E841BD">
          <w:rPr>
            <w:rFonts w:cs="Arial"/>
          </w:rPr>
          <w:t xml:space="preserve">Table </w:t>
        </w:r>
        <w:r w:rsidR="001B67BC">
          <w:rPr>
            <w:rFonts w:cs="Arial"/>
            <w:noProof/>
          </w:rPr>
          <w:t>10</w:t>
        </w:r>
      </w:fldSimple>
      <w:r w:rsidRPr="00052B19">
        <w:rPr>
          <w:rFonts w:cs="Arial"/>
        </w:rPr>
        <w:t xml:space="preserve"> have to be entered by the user as an input. </w:t>
      </w:r>
      <w:r w:rsidR="00024A64">
        <w:rPr>
          <w:rFonts w:cs="Arial"/>
        </w:rPr>
        <w:t xml:space="preserve"> This file also needs to be stored as a comma separated file (tazdata.csv) for input into the tour based models.  </w:t>
      </w:r>
    </w:p>
    <w:p w:rsidR="00E841BD" w:rsidRDefault="00E841BD" w:rsidP="002E116A">
      <w:pPr>
        <w:jc w:val="both"/>
        <w:rPr>
          <w:rFonts w:cs="Arial"/>
        </w:rPr>
      </w:pPr>
      <w:r>
        <w:rPr>
          <w:rFonts w:cs="Arial"/>
        </w:rPr>
        <w:br w:type="page"/>
      </w:r>
    </w:p>
    <w:p w:rsidR="00E841BD" w:rsidRPr="00E841BD" w:rsidRDefault="00E841BD" w:rsidP="00E841BD">
      <w:pPr>
        <w:pStyle w:val="Caption"/>
        <w:keepNext/>
        <w:rPr>
          <w:rFonts w:ascii="Arial" w:hAnsi="Arial" w:cs="Arial"/>
          <w:sz w:val="22"/>
          <w:szCs w:val="22"/>
        </w:rPr>
      </w:pPr>
      <w:bookmarkStart w:id="69" w:name="_Ref200953733"/>
      <w:bookmarkStart w:id="70" w:name="_Toc358794007"/>
      <w:r w:rsidRPr="00E841BD">
        <w:rPr>
          <w:rFonts w:ascii="Arial" w:hAnsi="Arial" w:cs="Arial"/>
          <w:sz w:val="22"/>
          <w:szCs w:val="22"/>
        </w:rPr>
        <w:lastRenderedPageBreak/>
        <w:t xml:space="preserve">Table </w:t>
      </w:r>
      <w:r w:rsidR="0015799B" w:rsidRPr="00E841BD">
        <w:rPr>
          <w:rFonts w:ascii="Arial" w:hAnsi="Arial" w:cs="Arial"/>
          <w:sz w:val="22"/>
          <w:szCs w:val="22"/>
        </w:rPr>
        <w:fldChar w:fldCharType="begin"/>
      </w:r>
      <w:r w:rsidRPr="00E841BD">
        <w:rPr>
          <w:rFonts w:ascii="Arial" w:hAnsi="Arial" w:cs="Arial"/>
          <w:sz w:val="22"/>
          <w:szCs w:val="22"/>
        </w:rPr>
        <w:instrText xml:space="preserve"> SEQ Table \* ARABIC </w:instrText>
      </w:r>
      <w:r w:rsidR="0015799B" w:rsidRPr="00E841BD">
        <w:rPr>
          <w:rFonts w:ascii="Arial" w:hAnsi="Arial" w:cs="Arial"/>
          <w:sz w:val="22"/>
          <w:szCs w:val="22"/>
        </w:rPr>
        <w:fldChar w:fldCharType="separate"/>
      </w:r>
      <w:r w:rsidR="001B67BC">
        <w:rPr>
          <w:rFonts w:ascii="Arial" w:hAnsi="Arial" w:cs="Arial"/>
          <w:noProof/>
          <w:sz w:val="22"/>
          <w:szCs w:val="22"/>
        </w:rPr>
        <w:t>10</w:t>
      </w:r>
      <w:r w:rsidR="0015799B" w:rsidRPr="00E841BD">
        <w:rPr>
          <w:rFonts w:ascii="Arial" w:hAnsi="Arial" w:cs="Arial"/>
          <w:sz w:val="22"/>
          <w:szCs w:val="22"/>
        </w:rPr>
        <w:fldChar w:fldCharType="end"/>
      </w:r>
      <w:bookmarkEnd w:id="69"/>
      <w:r w:rsidRPr="00E841BD">
        <w:rPr>
          <w:rFonts w:ascii="Arial" w:hAnsi="Arial" w:cs="Arial"/>
          <w:sz w:val="22"/>
          <w:szCs w:val="22"/>
        </w:rPr>
        <w:t xml:space="preserve">: TAZ Spreadsheet </w:t>
      </w:r>
      <w:r>
        <w:rPr>
          <w:rFonts w:ascii="Arial" w:hAnsi="Arial" w:cs="Arial"/>
          <w:sz w:val="22"/>
          <w:szCs w:val="22"/>
        </w:rPr>
        <w:t>D</w:t>
      </w:r>
      <w:r w:rsidRPr="00E841BD">
        <w:rPr>
          <w:rFonts w:ascii="Arial" w:hAnsi="Arial" w:cs="Arial"/>
          <w:sz w:val="22"/>
          <w:szCs w:val="22"/>
        </w:rPr>
        <w:t>ata</w:t>
      </w:r>
      <w:r w:rsidR="0058052C">
        <w:rPr>
          <w:rFonts w:ascii="Arial" w:hAnsi="Arial" w:cs="Arial"/>
          <w:sz w:val="22"/>
          <w:szCs w:val="22"/>
        </w:rPr>
        <w:t xml:space="preserve"> </w:t>
      </w:r>
      <w:r w:rsidR="0058052C" w:rsidRPr="0058052C">
        <w:rPr>
          <w:rFonts w:ascii="Arial" w:hAnsi="Arial" w:cs="Arial"/>
          <w:b w:val="0"/>
          <w:sz w:val="22"/>
          <w:szCs w:val="22"/>
        </w:rPr>
        <w:t>(.\generic\inputs\</w:t>
      </w:r>
      <w:proofErr w:type="spellStart"/>
      <w:r w:rsidR="0058052C" w:rsidRPr="0058052C">
        <w:rPr>
          <w:rFonts w:ascii="Arial" w:hAnsi="Arial" w:cs="Arial"/>
          <w:b w:val="0"/>
          <w:sz w:val="22"/>
          <w:szCs w:val="22"/>
        </w:rPr>
        <w:t>taz</w:t>
      </w:r>
      <w:proofErr w:type="spellEnd"/>
      <w:r w:rsidR="0058052C" w:rsidRPr="0058052C">
        <w:rPr>
          <w:rFonts w:ascii="Arial" w:hAnsi="Arial" w:cs="Arial"/>
          <w:b w:val="0"/>
          <w:sz w:val="22"/>
          <w:szCs w:val="22"/>
        </w:rPr>
        <w:t>\YYYY\yYYYYtazdata.xls)</w:t>
      </w:r>
      <w:bookmarkEnd w:id="70"/>
    </w:p>
    <w:tbl>
      <w:tblPr>
        <w:tblW w:w="8839" w:type="dxa"/>
        <w:tblInd w:w="9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808"/>
        <w:gridCol w:w="6520"/>
      </w:tblGrid>
      <w:tr w:rsidR="00824989" w:rsidRPr="00BF36E6">
        <w:trPr>
          <w:trHeight w:val="300"/>
        </w:trPr>
        <w:tc>
          <w:tcPr>
            <w:tcW w:w="2319" w:type="dxa"/>
            <w:shd w:val="clear" w:color="auto" w:fill="auto"/>
            <w:noWrap/>
            <w:vAlign w:val="bottom"/>
          </w:tcPr>
          <w:p w:rsidR="00824989" w:rsidRPr="00BF36E6" w:rsidRDefault="00824989" w:rsidP="00824989">
            <w:pPr>
              <w:rPr>
                <w:rFonts w:eastAsia="Times New Roman" w:cs="Arial"/>
                <w:b/>
                <w:bCs/>
                <w:sz w:val="18"/>
                <w:szCs w:val="18"/>
              </w:rPr>
            </w:pPr>
            <w:r w:rsidRPr="00BF36E6">
              <w:rPr>
                <w:rFonts w:eastAsia="Times New Roman" w:cs="Arial"/>
                <w:b/>
                <w:bCs/>
                <w:sz w:val="18"/>
                <w:szCs w:val="18"/>
              </w:rPr>
              <w:t>Field Name</w:t>
            </w:r>
          </w:p>
        </w:tc>
        <w:tc>
          <w:tcPr>
            <w:tcW w:w="6520" w:type="dxa"/>
            <w:shd w:val="clear" w:color="auto" w:fill="auto"/>
            <w:noWrap/>
            <w:vAlign w:val="bottom"/>
          </w:tcPr>
          <w:p w:rsidR="00824989" w:rsidRPr="00BF36E6" w:rsidRDefault="00824989" w:rsidP="00824989">
            <w:pPr>
              <w:rPr>
                <w:rFonts w:eastAsia="Times New Roman" w:cs="Arial"/>
                <w:b/>
                <w:bCs/>
                <w:sz w:val="18"/>
                <w:szCs w:val="18"/>
              </w:rPr>
            </w:pPr>
            <w:r w:rsidRPr="00BF36E6">
              <w:rPr>
                <w:rFonts w:eastAsia="Times New Roman" w:cs="Arial"/>
                <w:b/>
                <w:bCs/>
                <w:sz w:val="18"/>
                <w:szCs w:val="18"/>
              </w:rPr>
              <w:t>Field Description</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TAZ</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TAZ number</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POP</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 xml:space="preserve">Population in TAZ </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GQ</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group quarters  in TAZ</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HR</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hotel rooms</w:t>
            </w:r>
          </w:p>
        </w:tc>
      </w:tr>
      <w:tr w:rsidR="00824989" w:rsidRPr="00BF36E6">
        <w:trPr>
          <w:trHeight w:val="300"/>
        </w:trPr>
        <w:tc>
          <w:tcPr>
            <w:tcW w:w="2319" w:type="dxa"/>
            <w:shd w:val="clear" w:color="auto" w:fill="auto"/>
            <w:noWrap/>
            <w:vAlign w:val="bottom"/>
          </w:tcPr>
          <w:p w:rsidR="00824989" w:rsidRPr="00F97D02" w:rsidRDefault="00824989" w:rsidP="00F97D02">
            <w:pPr>
              <w:spacing w:line="240" w:lineRule="auto"/>
              <w:rPr>
                <w:rFonts w:eastAsia="Times New Roman" w:cs="Arial"/>
                <w:color w:val="000000"/>
              </w:rPr>
            </w:pPr>
            <w:r w:rsidRPr="00F97D02">
              <w:rPr>
                <w:rFonts w:eastAsia="Times New Roman" w:cs="Arial"/>
                <w:color w:val="000000"/>
              </w:rPr>
              <w:t>RC</w:t>
            </w:r>
          </w:p>
        </w:tc>
        <w:tc>
          <w:tcPr>
            <w:tcW w:w="6520" w:type="dxa"/>
            <w:shd w:val="clear" w:color="auto" w:fill="auto"/>
            <w:noWrap/>
            <w:vAlign w:val="bottom"/>
          </w:tcPr>
          <w:p w:rsidR="00824989" w:rsidRPr="00F97D02" w:rsidRDefault="00824989" w:rsidP="00F97D02">
            <w:pPr>
              <w:pStyle w:val="CommentText"/>
              <w:spacing w:line="240" w:lineRule="auto"/>
              <w:rPr>
                <w:sz w:val="22"/>
                <w:szCs w:val="22"/>
              </w:rPr>
            </w:pPr>
            <w:r w:rsidRPr="00F97D02">
              <w:rPr>
                <w:rFonts w:eastAsia="Times New Roman" w:cs="Arial"/>
                <w:color w:val="000000"/>
                <w:sz w:val="22"/>
                <w:szCs w:val="22"/>
              </w:rPr>
              <w:t xml:space="preserve">Number of </w:t>
            </w:r>
            <w:r w:rsidR="00E01BEE" w:rsidRPr="00F97D02">
              <w:rPr>
                <w:sz w:val="22"/>
                <w:szCs w:val="22"/>
              </w:rPr>
              <w:t>Resort Condos (housing units held for use by visitors)</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HU</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housing units</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HH1</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 xml:space="preserve">Number of households with 1 person </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HH2</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 xml:space="preserve">Number of households with 2 person </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HH3</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 xml:space="preserve">Number of households with 3 person </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HH4</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 xml:space="preserve">Number of households with 4 person </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HH5</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 xml:space="preserve">Number of households with 5+ person </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MILI</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Military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GOVT</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government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HOTEL</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hotel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AG</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agricultural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TCU</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Wholesale, transportation, communication, &amp; utilities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smartTag w:uri="urn:schemas-microsoft-com:office:smarttags" w:element="place">
              <w:r w:rsidRPr="00E841BD">
                <w:rPr>
                  <w:rFonts w:eastAsia="Times New Roman" w:cs="Arial"/>
                  <w:color w:val="000000"/>
                </w:rPr>
                <w:t>INDUS</w:t>
              </w:r>
            </w:smartTag>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manufacturing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FIRE</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Finance, insurance, &amp; real estate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SERV</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service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RETAIL</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retail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CSTR</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construction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TOTALEMP</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Total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TOTALHH</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 xml:space="preserve">Total number of households </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TERMTYPE</w:t>
            </w:r>
          </w:p>
        </w:tc>
        <w:tc>
          <w:tcPr>
            <w:tcW w:w="6520" w:type="dxa"/>
            <w:shd w:val="clear" w:color="auto" w:fill="auto"/>
            <w:noWrap/>
            <w:vAlign w:val="bottom"/>
          </w:tcPr>
          <w:p w:rsidR="00824989" w:rsidRPr="00E841BD" w:rsidRDefault="00E841BD" w:rsidP="002E519B">
            <w:pPr>
              <w:spacing w:line="240" w:lineRule="auto"/>
              <w:rPr>
                <w:rFonts w:eastAsia="Times New Roman" w:cs="Arial"/>
                <w:color w:val="000000"/>
              </w:rPr>
            </w:pPr>
            <w:r>
              <w:rPr>
                <w:rFonts w:eastAsia="Times New Roman" w:cs="Arial"/>
                <w:color w:val="000000"/>
              </w:rPr>
              <w:t>The type of terminal</w:t>
            </w:r>
            <w:r w:rsidR="002E519B">
              <w:rPr>
                <w:rFonts w:eastAsia="Times New Roman" w:cs="Arial"/>
                <w:color w:val="000000"/>
              </w:rPr>
              <w:t>, residential or downtown</w:t>
            </w:r>
            <w:r>
              <w:rPr>
                <w:rFonts w:eastAsia="Times New Roman" w:cs="Arial"/>
                <w:color w:val="000000"/>
              </w:rPr>
              <w: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TERMTIME</w:t>
            </w:r>
          </w:p>
        </w:tc>
        <w:tc>
          <w:tcPr>
            <w:tcW w:w="6520" w:type="dxa"/>
            <w:shd w:val="clear" w:color="auto" w:fill="auto"/>
            <w:noWrap/>
            <w:vAlign w:val="bottom"/>
          </w:tcPr>
          <w:p w:rsidR="00824989" w:rsidRPr="00E841BD" w:rsidRDefault="002E519B" w:rsidP="002E519B">
            <w:pPr>
              <w:spacing w:line="240" w:lineRule="auto"/>
              <w:rPr>
                <w:rFonts w:eastAsia="Times New Roman" w:cs="Arial"/>
                <w:color w:val="000000"/>
              </w:rPr>
            </w:pPr>
            <w:r>
              <w:rPr>
                <w:rFonts w:eastAsia="Times New Roman" w:cs="Arial"/>
                <w:color w:val="000000"/>
              </w:rPr>
              <w:t>The time, in minutes, taken to get from the car(parking) to the destination(door) or the time taken from the origin (door) to the car (parking)</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WK_PKCOST</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Weekday parking cost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NW_PKCOST</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Weekend parking cost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PERCWLK</w:t>
            </w:r>
          </w:p>
        </w:tc>
        <w:tc>
          <w:tcPr>
            <w:tcW w:w="6520" w:type="dxa"/>
            <w:shd w:val="clear" w:color="auto" w:fill="auto"/>
            <w:noWrap/>
            <w:vAlign w:val="bottom"/>
          </w:tcPr>
          <w:p w:rsidR="00824989" w:rsidRPr="00E841BD" w:rsidRDefault="00824989" w:rsidP="00DD1515">
            <w:pPr>
              <w:spacing w:line="240" w:lineRule="auto"/>
              <w:rPr>
                <w:rFonts w:eastAsia="Times New Roman" w:cs="Arial"/>
                <w:color w:val="000000"/>
              </w:rPr>
            </w:pPr>
            <w:r w:rsidRPr="00E841BD">
              <w:rPr>
                <w:rFonts w:eastAsia="Times New Roman" w:cs="Arial"/>
                <w:color w:val="000000"/>
              </w:rPr>
              <w:t>Percent</w:t>
            </w:r>
            <w:r w:rsidR="00DD1515">
              <w:rPr>
                <w:rFonts w:eastAsia="Times New Roman" w:cs="Arial"/>
                <w:color w:val="000000"/>
              </w:rPr>
              <w:t xml:space="preserve"> of the zone that is within the walk distance to the transit service</w:t>
            </w:r>
            <w:r w:rsidR="008E6595">
              <w:rPr>
                <w:rFonts w:eastAsia="Times New Roman" w:cs="Arial"/>
                <w:color w:val="000000"/>
              </w:rPr>
              <w: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PRV_UNIV_ENROLL</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students enrolled in private university</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PUB_UNIV_ENROLL</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students enrolled in public university</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PRV_K12_ENROLL</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students enrolled in private school</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PUB_K12_ENROLL</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students enrolled in public school</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SCHOOLS</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Number of schools</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GQWRK</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Workers from the group quarters</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lastRenderedPageBreak/>
              <w:t>NONVISRET</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Non visitor retail employment</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VISPRCAUTO</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Percent of visitors who have auto mode available</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VISPRCTOUR</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Percent of visitors who are on a tour</w:t>
            </w:r>
          </w:p>
        </w:tc>
      </w:tr>
      <w:tr w:rsidR="00824989" w:rsidRPr="00BF36E6">
        <w:trPr>
          <w:trHeight w:val="300"/>
        </w:trPr>
        <w:tc>
          <w:tcPr>
            <w:tcW w:w="2319"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MILI_BASE</w:t>
            </w:r>
          </w:p>
        </w:tc>
        <w:tc>
          <w:tcPr>
            <w:tcW w:w="6520" w:type="dxa"/>
            <w:shd w:val="clear" w:color="auto" w:fill="auto"/>
            <w:noWrap/>
            <w:vAlign w:val="bottom"/>
          </w:tcPr>
          <w:p w:rsidR="00824989" w:rsidRPr="00E841BD" w:rsidRDefault="00824989" w:rsidP="00E841BD">
            <w:pPr>
              <w:spacing w:line="240" w:lineRule="auto"/>
              <w:rPr>
                <w:rFonts w:eastAsia="Times New Roman" w:cs="Arial"/>
                <w:color w:val="000000"/>
              </w:rPr>
            </w:pPr>
            <w:r w:rsidRPr="00E841BD">
              <w:rPr>
                <w:rFonts w:eastAsia="Times New Roman" w:cs="Arial"/>
                <w:color w:val="000000"/>
              </w:rPr>
              <w:t>Identifier for a military zone (military zone = 1)</w:t>
            </w:r>
          </w:p>
        </w:tc>
      </w:tr>
      <w:tr w:rsidR="00024A64" w:rsidRPr="00BF36E6">
        <w:trPr>
          <w:trHeight w:val="300"/>
        </w:trPr>
        <w:tc>
          <w:tcPr>
            <w:tcW w:w="2319" w:type="dxa"/>
            <w:shd w:val="clear" w:color="auto" w:fill="auto"/>
            <w:noWrap/>
            <w:vAlign w:val="bottom"/>
          </w:tcPr>
          <w:p w:rsidR="00024A64" w:rsidRPr="00E841BD" w:rsidRDefault="00024A64" w:rsidP="00E841BD">
            <w:pPr>
              <w:spacing w:line="240" w:lineRule="auto"/>
              <w:rPr>
                <w:rFonts w:eastAsia="Times New Roman" w:cs="Arial"/>
                <w:color w:val="000000"/>
              </w:rPr>
            </w:pPr>
            <w:r>
              <w:rPr>
                <w:rFonts w:eastAsia="Times New Roman" w:cs="Arial"/>
                <w:color w:val="000000"/>
              </w:rPr>
              <w:t>GQTYPE</w:t>
            </w:r>
          </w:p>
        </w:tc>
        <w:tc>
          <w:tcPr>
            <w:tcW w:w="6520" w:type="dxa"/>
            <w:shd w:val="clear" w:color="auto" w:fill="auto"/>
            <w:noWrap/>
            <w:vAlign w:val="bottom"/>
          </w:tcPr>
          <w:p w:rsidR="00024A64" w:rsidRPr="00E841BD" w:rsidRDefault="00024A64" w:rsidP="00E841BD">
            <w:pPr>
              <w:spacing w:line="240" w:lineRule="auto"/>
              <w:rPr>
                <w:rFonts w:eastAsia="Times New Roman" w:cs="Arial"/>
                <w:color w:val="000000"/>
              </w:rPr>
            </w:pPr>
            <w:r>
              <w:rPr>
                <w:rFonts w:eastAsia="Times New Roman" w:cs="Arial"/>
                <w:color w:val="000000"/>
              </w:rPr>
              <w:t>Group Quarter Type:  1 = University/College, 2 = Military, 3 = Other non-institutional, 4 = institutional</w:t>
            </w:r>
          </w:p>
        </w:tc>
      </w:tr>
      <w:tr w:rsidR="00024A64" w:rsidRPr="00BF36E6">
        <w:trPr>
          <w:trHeight w:val="300"/>
        </w:trPr>
        <w:tc>
          <w:tcPr>
            <w:tcW w:w="2319" w:type="dxa"/>
            <w:shd w:val="clear" w:color="auto" w:fill="auto"/>
            <w:noWrap/>
            <w:vAlign w:val="bottom"/>
          </w:tcPr>
          <w:p w:rsidR="00024A64" w:rsidRDefault="00024A64" w:rsidP="00E841BD">
            <w:pPr>
              <w:spacing w:line="240" w:lineRule="auto"/>
              <w:rPr>
                <w:rFonts w:eastAsia="Times New Roman" w:cs="Arial"/>
                <w:color w:val="000000"/>
              </w:rPr>
            </w:pPr>
            <w:r>
              <w:rPr>
                <w:rFonts w:eastAsia="Times New Roman" w:cs="Arial"/>
                <w:color w:val="000000"/>
              </w:rPr>
              <w:t>TD</w:t>
            </w:r>
          </w:p>
        </w:tc>
        <w:tc>
          <w:tcPr>
            <w:tcW w:w="6520" w:type="dxa"/>
            <w:shd w:val="clear" w:color="auto" w:fill="auto"/>
            <w:noWrap/>
            <w:vAlign w:val="bottom"/>
          </w:tcPr>
          <w:p w:rsidR="00024A64" w:rsidRDefault="00024A64" w:rsidP="00E841BD">
            <w:pPr>
              <w:spacing w:line="240" w:lineRule="auto"/>
              <w:rPr>
                <w:rFonts w:eastAsia="Times New Roman" w:cs="Arial"/>
                <w:color w:val="000000"/>
              </w:rPr>
            </w:pPr>
            <w:r>
              <w:rPr>
                <w:rFonts w:eastAsia="Times New Roman" w:cs="Arial"/>
                <w:color w:val="000000"/>
              </w:rPr>
              <w:t>764 TAZS to 26 District lookup</w:t>
            </w:r>
          </w:p>
        </w:tc>
      </w:tr>
      <w:tr w:rsidR="00024A64" w:rsidRPr="00BF36E6">
        <w:trPr>
          <w:trHeight w:val="300"/>
        </w:trPr>
        <w:tc>
          <w:tcPr>
            <w:tcW w:w="2319" w:type="dxa"/>
            <w:shd w:val="clear" w:color="auto" w:fill="auto"/>
            <w:noWrap/>
            <w:vAlign w:val="bottom"/>
          </w:tcPr>
          <w:p w:rsidR="00024A64" w:rsidRDefault="00024A64" w:rsidP="00E841BD">
            <w:pPr>
              <w:spacing w:line="240" w:lineRule="auto"/>
              <w:rPr>
                <w:rFonts w:eastAsia="Times New Roman" w:cs="Arial"/>
                <w:color w:val="000000"/>
              </w:rPr>
            </w:pPr>
            <w:r w:rsidRPr="00024A64">
              <w:rPr>
                <w:rFonts w:eastAsia="Times New Roman" w:cs="Arial"/>
                <w:color w:val="000000"/>
              </w:rPr>
              <w:t>SHRWRKPKGPROVIDED</w:t>
            </w:r>
          </w:p>
        </w:tc>
        <w:tc>
          <w:tcPr>
            <w:tcW w:w="6520" w:type="dxa"/>
            <w:shd w:val="clear" w:color="auto" w:fill="auto"/>
            <w:noWrap/>
            <w:vAlign w:val="bottom"/>
          </w:tcPr>
          <w:p w:rsidR="00024A64" w:rsidRDefault="00024A64" w:rsidP="00E841BD">
            <w:pPr>
              <w:spacing w:line="240" w:lineRule="auto"/>
              <w:rPr>
                <w:rFonts w:eastAsia="Times New Roman" w:cs="Arial"/>
                <w:color w:val="000000"/>
              </w:rPr>
            </w:pPr>
            <w:r>
              <w:rPr>
                <w:rFonts w:eastAsia="Times New Roman" w:cs="Arial"/>
                <w:color w:val="000000"/>
              </w:rPr>
              <w:t>Share of workers that have parking provided at work place</w:t>
            </w:r>
          </w:p>
        </w:tc>
      </w:tr>
    </w:tbl>
    <w:p w:rsidR="002E116A" w:rsidRPr="00BF36E6" w:rsidRDefault="002E116A" w:rsidP="002E116A">
      <w:pPr>
        <w:rPr>
          <w:rFonts w:cs="Arial"/>
        </w:rPr>
      </w:pPr>
    </w:p>
    <w:p w:rsidR="002E116A" w:rsidRPr="00052B19" w:rsidRDefault="002E116A" w:rsidP="002E116A">
      <w:pPr>
        <w:jc w:val="both"/>
        <w:rPr>
          <w:rFonts w:cs="Arial"/>
        </w:rPr>
      </w:pPr>
      <w:r w:rsidRPr="00052B19">
        <w:rPr>
          <w:rFonts w:cs="Arial"/>
        </w:rPr>
        <w:t xml:space="preserve">Besides the zonal attributes being imported from the spreadsheets, there are other zonal attributes in the “master TAZ layer”, listed in </w:t>
      </w:r>
      <w:fldSimple w:instr=" REF _Ref200953709 \h  \* MERGEFORMAT ">
        <w:r w:rsidR="001B67BC" w:rsidRPr="00E841BD">
          <w:rPr>
            <w:rFonts w:cs="Arial"/>
          </w:rPr>
          <w:t xml:space="preserve">Table </w:t>
        </w:r>
        <w:r w:rsidR="001B67BC">
          <w:rPr>
            <w:rFonts w:cs="Arial"/>
            <w:noProof/>
          </w:rPr>
          <w:t>11</w:t>
        </w:r>
      </w:fldSimple>
      <w:r w:rsidRPr="00052B19">
        <w:rPr>
          <w:rFonts w:cs="Arial"/>
        </w:rPr>
        <w:t xml:space="preserve">. Among the attributes in the master line layer only one attribute (highlighted in green) is mandatory and required to be input by the user, rest of the attributes are either (1) automatically generated by </w:t>
      </w:r>
      <w:proofErr w:type="spellStart"/>
      <w:r w:rsidR="00AF0132">
        <w:rPr>
          <w:rFonts w:cs="Arial"/>
        </w:rPr>
        <w:t>TransCAD</w:t>
      </w:r>
      <w:proofErr w:type="spellEnd"/>
      <w:r w:rsidRPr="00052B19">
        <w:rPr>
          <w:rFonts w:cs="Arial"/>
        </w:rPr>
        <w:t xml:space="preserve"> when the zone is created or (2) used for comparison purposes, highlighted in blue, or (3) computed in the process of modeling. </w:t>
      </w:r>
    </w:p>
    <w:p w:rsidR="00396A69" w:rsidRDefault="00396A69" w:rsidP="002E116A">
      <w:pPr>
        <w:jc w:val="both"/>
        <w:rPr>
          <w:rFonts w:cs="Arial"/>
        </w:rPr>
      </w:pPr>
    </w:p>
    <w:p w:rsidR="00E841BD" w:rsidRPr="00E841BD" w:rsidRDefault="00E841BD" w:rsidP="00E841BD">
      <w:pPr>
        <w:pStyle w:val="Caption"/>
        <w:keepNext/>
        <w:rPr>
          <w:rFonts w:ascii="Arial" w:hAnsi="Arial" w:cs="Arial"/>
          <w:sz w:val="22"/>
          <w:szCs w:val="22"/>
        </w:rPr>
      </w:pPr>
      <w:bookmarkStart w:id="71" w:name="_Ref200953709"/>
      <w:bookmarkStart w:id="72" w:name="_Toc358794008"/>
      <w:r w:rsidRPr="00E841BD">
        <w:rPr>
          <w:rFonts w:ascii="Arial" w:hAnsi="Arial" w:cs="Arial"/>
          <w:sz w:val="22"/>
          <w:szCs w:val="22"/>
        </w:rPr>
        <w:t xml:space="preserve">Table </w:t>
      </w:r>
      <w:r w:rsidR="0015799B" w:rsidRPr="00E841BD">
        <w:rPr>
          <w:rFonts w:ascii="Arial" w:hAnsi="Arial" w:cs="Arial"/>
          <w:sz w:val="22"/>
          <w:szCs w:val="22"/>
        </w:rPr>
        <w:fldChar w:fldCharType="begin"/>
      </w:r>
      <w:r w:rsidRPr="00E841BD">
        <w:rPr>
          <w:rFonts w:ascii="Arial" w:hAnsi="Arial" w:cs="Arial"/>
          <w:sz w:val="22"/>
          <w:szCs w:val="22"/>
        </w:rPr>
        <w:instrText xml:space="preserve"> SEQ Table \* ARABIC </w:instrText>
      </w:r>
      <w:r w:rsidR="0015799B" w:rsidRPr="00E841BD">
        <w:rPr>
          <w:rFonts w:ascii="Arial" w:hAnsi="Arial" w:cs="Arial"/>
          <w:sz w:val="22"/>
          <w:szCs w:val="22"/>
        </w:rPr>
        <w:fldChar w:fldCharType="separate"/>
      </w:r>
      <w:r w:rsidR="001B67BC">
        <w:rPr>
          <w:rFonts w:ascii="Arial" w:hAnsi="Arial" w:cs="Arial"/>
          <w:noProof/>
          <w:sz w:val="22"/>
          <w:szCs w:val="22"/>
        </w:rPr>
        <w:t>11</w:t>
      </w:r>
      <w:r w:rsidR="0015799B" w:rsidRPr="00E841BD">
        <w:rPr>
          <w:rFonts w:ascii="Arial" w:hAnsi="Arial" w:cs="Arial"/>
          <w:sz w:val="22"/>
          <w:szCs w:val="22"/>
        </w:rPr>
        <w:fldChar w:fldCharType="end"/>
      </w:r>
      <w:bookmarkEnd w:id="71"/>
      <w:r w:rsidRPr="00E841BD">
        <w:rPr>
          <w:rFonts w:ascii="Arial" w:hAnsi="Arial" w:cs="Arial"/>
          <w:sz w:val="22"/>
          <w:szCs w:val="22"/>
        </w:rPr>
        <w:t xml:space="preserve">: TAZ </w:t>
      </w:r>
      <w:r>
        <w:rPr>
          <w:rFonts w:ascii="Arial" w:hAnsi="Arial" w:cs="Arial"/>
          <w:sz w:val="22"/>
          <w:szCs w:val="22"/>
        </w:rPr>
        <w:t>L</w:t>
      </w:r>
      <w:r w:rsidRPr="00E841BD">
        <w:rPr>
          <w:rFonts w:ascii="Arial" w:hAnsi="Arial" w:cs="Arial"/>
          <w:sz w:val="22"/>
          <w:szCs w:val="22"/>
        </w:rPr>
        <w:t xml:space="preserve">ayer </w:t>
      </w:r>
      <w:r>
        <w:rPr>
          <w:rFonts w:ascii="Arial" w:hAnsi="Arial" w:cs="Arial"/>
          <w:sz w:val="22"/>
          <w:szCs w:val="22"/>
        </w:rPr>
        <w:t>A</w:t>
      </w:r>
      <w:r w:rsidRPr="00E841BD">
        <w:rPr>
          <w:rFonts w:ascii="Arial" w:hAnsi="Arial" w:cs="Arial"/>
          <w:sz w:val="22"/>
          <w:szCs w:val="22"/>
        </w:rPr>
        <w:t xml:space="preserve">ttribute </w:t>
      </w:r>
      <w:r>
        <w:rPr>
          <w:rFonts w:ascii="Arial" w:hAnsi="Arial" w:cs="Arial"/>
          <w:sz w:val="22"/>
          <w:szCs w:val="22"/>
        </w:rPr>
        <w:t>D</w:t>
      </w:r>
      <w:r w:rsidRPr="00E841BD">
        <w:rPr>
          <w:rFonts w:ascii="Arial" w:hAnsi="Arial" w:cs="Arial"/>
          <w:sz w:val="22"/>
          <w:szCs w:val="22"/>
        </w:rPr>
        <w:t>ata</w:t>
      </w:r>
      <w:bookmarkEnd w:id="72"/>
    </w:p>
    <w:tbl>
      <w:tblPr>
        <w:tblW w:w="9114" w:type="dxa"/>
        <w:tblInd w:w="9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2417"/>
        <w:gridCol w:w="6697"/>
      </w:tblGrid>
      <w:tr w:rsidR="002E116A" w:rsidRPr="00BF36E6">
        <w:trPr>
          <w:trHeight w:val="330"/>
        </w:trPr>
        <w:tc>
          <w:tcPr>
            <w:tcW w:w="2417" w:type="dxa"/>
            <w:shd w:val="clear" w:color="auto" w:fill="auto"/>
            <w:noWrap/>
            <w:vAlign w:val="bottom"/>
          </w:tcPr>
          <w:p w:rsidR="002E116A" w:rsidRPr="00BF36E6" w:rsidRDefault="002E116A" w:rsidP="007420DB">
            <w:pPr>
              <w:rPr>
                <w:rFonts w:eastAsia="Times New Roman" w:cs="Arial"/>
                <w:b/>
                <w:bCs/>
                <w:sz w:val="18"/>
                <w:szCs w:val="18"/>
              </w:rPr>
            </w:pPr>
            <w:r w:rsidRPr="00BF36E6">
              <w:rPr>
                <w:rFonts w:eastAsia="Times New Roman" w:cs="Arial"/>
                <w:b/>
                <w:bCs/>
                <w:sz w:val="18"/>
                <w:szCs w:val="18"/>
              </w:rPr>
              <w:t>Field Name</w:t>
            </w:r>
          </w:p>
        </w:tc>
        <w:tc>
          <w:tcPr>
            <w:tcW w:w="6697" w:type="dxa"/>
            <w:shd w:val="clear" w:color="auto" w:fill="auto"/>
            <w:noWrap/>
            <w:vAlign w:val="bottom"/>
          </w:tcPr>
          <w:p w:rsidR="002E116A" w:rsidRPr="00BF36E6" w:rsidRDefault="002E116A" w:rsidP="007420DB">
            <w:pPr>
              <w:rPr>
                <w:rFonts w:eastAsia="Times New Roman" w:cs="Arial"/>
                <w:b/>
                <w:bCs/>
                <w:sz w:val="18"/>
                <w:szCs w:val="18"/>
              </w:rPr>
            </w:pPr>
            <w:r w:rsidRPr="00BF36E6">
              <w:rPr>
                <w:rFonts w:eastAsia="Times New Roman" w:cs="Arial"/>
                <w:b/>
                <w:bCs/>
                <w:sz w:val="18"/>
                <w:szCs w:val="18"/>
              </w:rPr>
              <w:t>Field Description</w:t>
            </w:r>
          </w:p>
        </w:tc>
      </w:tr>
      <w:tr w:rsidR="002E116A" w:rsidRPr="00BF36E6">
        <w:trPr>
          <w:trHeight w:val="315"/>
        </w:trPr>
        <w:tc>
          <w:tcPr>
            <w:tcW w:w="241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ID</w:t>
            </w:r>
          </w:p>
        </w:tc>
        <w:tc>
          <w:tcPr>
            <w:tcW w:w="6697" w:type="dxa"/>
            <w:shd w:val="clear" w:color="auto" w:fill="auto"/>
            <w:noWrap/>
            <w:vAlign w:val="bottom"/>
          </w:tcPr>
          <w:p w:rsidR="002E116A" w:rsidRPr="00BF36E6" w:rsidRDefault="00AF0132" w:rsidP="007B6281">
            <w:proofErr w:type="spellStart"/>
            <w:r>
              <w:t>TransCAD</w:t>
            </w:r>
            <w:proofErr w:type="spellEnd"/>
            <w:r w:rsidR="002E116A" w:rsidRPr="00BF36E6">
              <w:t xml:space="preserve"> Automatic link ID</w:t>
            </w:r>
          </w:p>
        </w:tc>
      </w:tr>
      <w:tr w:rsidR="002E116A" w:rsidRPr="00BF36E6">
        <w:trPr>
          <w:trHeight w:val="300"/>
        </w:trPr>
        <w:tc>
          <w:tcPr>
            <w:tcW w:w="241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Area</w:t>
            </w:r>
          </w:p>
        </w:tc>
        <w:tc>
          <w:tcPr>
            <w:tcW w:w="6697" w:type="dxa"/>
            <w:shd w:val="clear" w:color="auto" w:fill="auto"/>
            <w:noWrap/>
            <w:vAlign w:val="bottom"/>
          </w:tcPr>
          <w:p w:rsidR="002E116A" w:rsidRPr="00BF36E6" w:rsidRDefault="002E116A" w:rsidP="007B6281">
            <w:r w:rsidRPr="00BF36E6">
              <w:t>Area of TAZ- automatically calculated</w:t>
            </w:r>
          </w:p>
        </w:tc>
      </w:tr>
      <w:tr w:rsidR="002E116A" w:rsidRPr="00BF36E6">
        <w:trPr>
          <w:trHeight w:val="300"/>
        </w:trPr>
        <w:tc>
          <w:tcPr>
            <w:tcW w:w="2417" w:type="dxa"/>
            <w:shd w:val="clear" w:color="auto" w:fill="00B050"/>
            <w:noWrap/>
            <w:vAlign w:val="bottom"/>
          </w:tcPr>
          <w:p w:rsidR="002E116A" w:rsidRPr="00BF36E6" w:rsidRDefault="002E116A" w:rsidP="007420DB">
            <w:pPr>
              <w:rPr>
                <w:rFonts w:eastAsia="Times New Roman" w:cs="Arial"/>
                <w:color w:val="000000"/>
              </w:rPr>
            </w:pPr>
            <w:r w:rsidRPr="00BF36E6">
              <w:rPr>
                <w:rFonts w:eastAsia="Times New Roman" w:cs="Arial"/>
                <w:color w:val="000000"/>
              </w:rPr>
              <w:t>TAZ</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TAZ number</w:t>
            </w:r>
          </w:p>
        </w:tc>
      </w:tr>
      <w:tr w:rsidR="002E116A" w:rsidRPr="00BF36E6">
        <w:trPr>
          <w:trHeight w:val="300"/>
        </w:trPr>
        <w:tc>
          <w:tcPr>
            <w:tcW w:w="241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AREA_SQFT</w:t>
            </w:r>
          </w:p>
        </w:tc>
        <w:tc>
          <w:tcPr>
            <w:tcW w:w="6697" w:type="dxa"/>
            <w:shd w:val="clear" w:color="auto" w:fill="auto"/>
            <w:noWrap/>
            <w:vAlign w:val="bottom"/>
          </w:tcPr>
          <w:p w:rsidR="002E116A" w:rsidRPr="00BF36E6" w:rsidRDefault="002E116A" w:rsidP="007B6281">
            <w:r w:rsidRPr="00BF36E6">
              <w:t>Area of TAZ in ft</w:t>
            </w:r>
            <w:r w:rsidR="00107708" w:rsidRPr="00107708">
              <w:rPr>
                <w:vertAlign w:val="superscript"/>
              </w:rPr>
              <w:t>2</w:t>
            </w:r>
          </w:p>
        </w:tc>
      </w:tr>
      <w:tr w:rsidR="002E116A" w:rsidRPr="00BF36E6">
        <w:trPr>
          <w:trHeight w:val="300"/>
        </w:trPr>
        <w:tc>
          <w:tcPr>
            <w:tcW w:w="241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TD</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District number</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BASEYR_POP</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Population of TAZ in the base year</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BASEYR_GQ</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Number of group quarters  in TAZ in the base year</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BASEYR_HR</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Number of hotel rooms</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BASEYR_RC</w:t>
            </w:r>
          </w:p>
        </w:tc>
        <w:tc>
          <w:tcPr>
            <w:tcW w:w="6697" w:type="dxa"/>
            <w:shd w:val="clear" w:color="auto" w:fill="auto"/>
            <w:noWrap/>
            <w:vAlign w:val="bottom"/>
          </w:tcPr>
          <w:p w:rsidR="002E116A" w:rsidRPr="005A4879" w:rsidRDefault="002E116A" w:rsidP="00F369AF">
            <w:pPr>
              <w:pStyle w:val="CommentText"/>
              <w:rPr>
                <w:sz w:val="22"/>
                <w:szCs w:val="22"/>
              </w:rPr>
            </w:pPr>
            <w:r w:rsidRPr="005A4879">
              <w:rPr>
                <w:rFonts w:eastAsia="Times New Roman" w:cs="Arial"/>
                <w:color w:val="000000"/>
                <w:sz w:val="22"/>
                <w:szCs w:val="22"/>
              </w:rPr>
              <w:t xml:space="preserve">Number of </w:t>
            </w:r>
            <w:r w:rsidR="00F369AF" w:rsidRPr="005A4879">
              <w:rPr>
                <w:sz w:val="22"/>
                <w:szCs w:val="22"/>
              </w:rPr>
              <w:t>Resort Condos (housing units held for use by visitors)</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BASEYR_HU</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Number of housing units</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BASEYR_HH1</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 xml:space="preserve">Number of households with 1 person </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BASEYR_HH2</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 xml:space="preserve">Number of households with 2 person </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BASEYR_HH3</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 xml:space="preserve">Number of households with 3 person </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BASEYR_HH4</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 xml:space="preserve">Number of households with 4 person </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BASEYR_HH5</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 xml:space="preserve">Number of households with 5+ person </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BASEYR_MILI</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Military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lastRenderedPageBreak/>
              <w:t>BASEYR_GOVT</w:t>
            </w:r>
          </w:p>
        </w:tc>
        <w:tc>
          <w:tcPr>
            <w:tcW w:w="6697" w:type="dxa"/>
            <w:shd w:val="clear" w:color="auto" w:fill="auto"/>
            <w:noWrap/>
            <w:vAlign w:val="bottom"/>
          </w:tcPr>
          <w:p w:rsidR="002E116A" w:rsidRPr="00BF36E6" w:rsidRDefault="00396A69" w:rsidP="007420DB">
            <w:pPr>
              <w:rPr>
                <w:rFonts w:eastAsia="Times New Roman" w:cs="Arial"/>
                <w:color w:val="000000"/>
              </w:rPr>
            </w:pPr>
            <w:r>
              <w:rPr>
                <w:rFonts w:eastAsia="Times New Roman" w:cs="Arial"/>
                <w:color w:val="000000"/>
              </w:rPr>
              <w:t>G</w:t>
            </w:r>
            <w:r w:rsidR="002E116A" w:rsidRPr="00BF36E6">
              <w:rPr>
                <w:rFonts w:eastAsia="Times New Roman" w:cs="Arial"/>
                <w:color w:val="000000"/>
              </w:rPr>
              <w:t>overnment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BASEYR_HOTEL</w:t>
            </w:r>
          </w:p>
        </w:tc>
        <w:tc>
          <w:tcPr>
            <w:tcW w:w="6697" w:type="dxa"/>
            <w:shd w:val="clear" w:color="auto" w:fill="auto"/>
            <w:noWrap/>
            <w:vAlign w:val="bottom"/>
          </w:tcPr>
          <w:p w:rsidR="002E116A" w:rsidRPr="00BF36E6" w:rsidRDefault="00396A69" w:rsidP="007420DB">
            <w:pPr>
              <w:rPr>
                <w:rFonts w:eastAsia="Times New Roman" w:cs="Arial"/>
                <w:color w:val="000000"/>
              </w:rPr>
            </w:pPr>
            <w:r>
              <w:rPr>
                <w:rFonts w:eastAsia="Times New Roman" w:cs="Arial"/>
                <w:color w:val="000000"/>
              </w:rPr>
              <w:t>H</w:t>
            </w:r>
            <w:r w:rsidR="002E116A" w:rsidRPr="00BF36E6">
              <w:rPr>
                <w:rFonts w:eastAsia="Times New Roman" w:cs="Arial"/>
                <w:color w:val="000000"/>
              </w:rPr>
              <w:t>otel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BASEYR_AG</w:t>
            </w:r>
          </w:p>
        </w:tc>
        <w:tc>
          <w:tcPr>
            <w:tcW w:w="6697" w:type="dxa"/>
            <w:shd w:val="clear" w:color="auto" w:fill="auto"/>
            <w:noWrap/>
            <w:vAlign w:val="bottom"/>
          </w:tcPr>
          <w:p w:rsidR="002E116A" w:rsidRPr="00BF36E6" w:rsidRDefault="00396A69" w:rsidP="007420DB">
            <w:pPr>
              <w:rPr>
                <w:rFonts w:eastAsia="Times New Roman" w:cs="Arial"/>
                <w:color w:val="000000"/>
              </w:rPr>
            </w:pPr>
            <w:r>
              <w:rPr>
                <w:rFonts w:eastAsia="Times New Roman" w:cs="Arial"/>
                <w:color w:val="000000"/>
              </w:rPr>
              <w:t>A</w:t>
            </w:r>
            <w:r w:rsidR="002E116A" w:rsidRPr="00BF36E6">
              <w:rPr>
                <w:rFonts w:eastAsia="Times New Roman" w:cs="Arial"/>
                <w:color w:val="000000"/>
              </w:rPr>
              <w:t>gricultural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BASEYR_TCU</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Wholesale, transportation, communication, &amp; utilities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BASEYR_INDUS</w:t>
            </w:r>
          </w:p>
        </w:tc>
        <w:tc>
          <w:tcPr>
            <w:tcW w:w="6697" w:type="dxa"/>
            <w:shd w:val="clear" w:color="auto" w:fill="auto"/>
            <w:noWrap/>
            <w:vAlign w:val="bottom"/>
          </w:tcPr>
          <w:p w:rsidR="002E116A" w:rsidRPr="00BF36E6" w:rsidRDefault="00396A69" w:rsidP="007420DB">
            <w:pPr>
              <w:rPr>
                <w:rFonts w:eastAsia="Times New Roman" w:cs="Arial"/>
                <w:color w:val="000000"/>
              </w:rPr>
            </w:pPr>
            <w:r>
              <w:rPr>
                <w:rFonts w:eastAsia="Times New Roman" w:cs="Arial"/>
                <w:color w:val="000000"/>
              </w:rPr>
              <w:t>M</w:t>
            </w:r>
            <w:r w:rsidR="002E116A" w:rsidRPr="00BF36E6">
              <w:rPr>
                <w:rFonts w:eastAsia="Times New Roman" w:cs="Arial"/>
                <w:color w:val="000000"/>
              </w:rPr>
              <w:t>anufacturing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BASEYR_FIRE</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Finance, insurance, &amp; real estate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BASEYR_SERV</w:t>
            </w:r>
          </w:p>
        </w:tc>
        <w:tc>
          <w:tcPr>
            <w:tcW w:w="6697" w:type="dxa"/>
            <w:shd w:val="clear" w:color="auto" w:fill="auto"/>
            <w:noWrap/>
            <w:vAlign w:val="bottom"/>
          </w:tcPr>
          <w:p w:rsidR="002E116A" w:rsidRPr="00BF36E6" w:rsidRDefault="00396A69" w:rsidP="007420DB">
            <w:pPr>
              <w:rPr>
                <w:rFonts w:eastAsia="Times New Roman" w:cs="Arial"/>
                <w:color w:val="000000"/>
              </w:rPr>
            </w:pPr>
            <w:r>
              <w:rPr>
                <w:rFonts w:eastAsia="Times New Roman" w:cs="Arial"/>
                <w:color w:val="000000"/>
              </w:rPr>
              <w:t>S</w:t>
            </w:r>
            <w:r w:rsidR="002E116A" w:rsidRPr="00BF36E6">
              <w:rPr>
                <w:rFonts w:eastAsia="Times New Roman" w:cs="Arial"/>
                <w:color w:val="000000"/>
              </w:rPr>
              <w:t>ervice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BASEYR_RETAIL</w:t>
            </w:r>
          </w:p>
        </w:tc>
        <w:tc>
          <w:tcPr>
            <w:tcW w:w="6697" w:type="dxa"/>
            <w:shd w:val="clear" w:color="auto" w:fill="auto"/>
            <w:noWrap/>
            <w:vAlign w:val="bottom"/>
          </w:tcPr>
          <w:p w:rsidR="002E116A" w:rsidRPr="00BF36E6" w:rsidRDefault="00396A69" w:rsidP="007420DB">
            <w:pPr>
              <w:rPr>
                <w:rFonts w:eastAsia="Times New Roman" w:cs="Arial"/>
                <w:color w:val="000000"/>
              </w:rPr>
            </w:pPr>
            <w:r>
              <w:rPr>
                <w:rFonts w:eastAsia="Times New Roman" w:cs="Arial"/>
                <w:color w:val="000000"/>
              </w:rPr>
              <w:t>R</w:t>
            </w:r>
            <w:r w:rsidR="002E116A" w:rsidRPr="00BF36E6">
              <w:rPr>
                <w:rFonts w:eastAsia="Times New Roman" w:cs="Arial"/>
                <w:color w:val="000000"/>
              </w:rPr>
              <w:t>etail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BASEYR_CSTR</w:t>
            </w:r>
          </w:p>
        </w:tc>
        <w:tc>
          <w:tcPr>
            <w:tcW w:w="6697" w:type="dxa"/>
            <w:shd w:val="clear" w:color="auto" w:fill="auto"/>
            <w:noWrap/>
            <w:vAlign w:val="bottom"/>
          </w:tcPr>
          <w:p w:rsidR="002E116A" w:rsidRPr="00BF36E6" w:rsidRDefault="00396A69" w:rsidP="007420DB">
            <w:pPr>
              <w:rPr>
                <w:rFonts w:eastAsia="Times New Roman" w:cs="Arial"/>
                <w:color w:val="000000"/>
              </w:rPr>
            </w:pPr>
            <w:r>
              <w:rPr>
                <w:rFonts w:eastAsia="Times New Roman" w:cs="Arial"/>
                <w:color w:val="000000"/>
              </w:rPr>
              <w:t>C</w:t>
            </w:r>
            <w:r w:rsidR="002E116A" w:rsidRPr="00BF36E6">
              <w:rPr>
                <w:rFonts w:eastAsia="Times New Roman" w:cs="Arial"/>
                <w:color w:val="000000"/>
              </w:rPr>
              <w:t>onstruction employment</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BASEYR_TOTALEMP</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Total employment in the base year</w:t>
            </w:r>
          </w:p>
        </w:tc>
      </w:tr>
      <w:tr w:rsidR="002E116A" w:rsidRPr="00BF36E6">
        <w:trPr>
          <w:trHeight w:val="300"/>
        </w:trPr>
        <w:tc>
          <w:tcPr>
            <w:tcW w:w="2417" w:type="dxa"/>
            <w:shd w:val="clear" w:color="auto" w:fill="00B0F0"/>
            <w:noWrap/>
            <w:vAlign w:val="bottom"/>
          </w:tcPr>
          <w:p w:rsidR="002E116A" w:rsidRPr="00BF36E6" w:rsidRDefault="002E116A" w:rsidP="007420DB">
            <w:pPr>
              <w:rPr>
                <w:rFonts w:eastAsia="Times New Roman" w:cs="Arial"/>
                <w:color w:val="000000"/>
              </w:rPr>
            </w:pPr>
            <w:r w:rsidRPr="00BF36E6">
              <w:rPr>
                <w:rFonts w:eastAsia="Times New Roman" w:cs="Arial"/>
                <w:color w:val="000000"/>
              </w:rPr>
              <w:t>BASEYR_TOTALHH</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Total number of households in base year</w:t>
            </w:r>
          </w:p>
        </w:tc>
      </w:tr>
      <w:tr w:rsidR="002E116A" w:rsidRPr="00BF36E6">
        <w:trPr>
          <w:trHeight w:val="300"/>
        </w:trPr>
        <w:tc>
          <w:tcPr>
            <w:tcW w:w="241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EMP_DEN</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Employment density</w:t>
            </w:r>
          </w:p>
        </w:tc>
      </w:tr>
      <w:tr w:rsidR="002E116A" w:rsidRPr="00BF36E6">
        <w:trPr>
          <w:trHeight w:val="300"/>
        </w:trPr>
        <w:tc>
          <w:tcPr>
            <w:tcW w:w="241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POP_DEN</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Population density</w:t>
            </w:r>
          </w:p>
        </w:tc>
      </w:tr>
      <w:tr w:rsidR="002E116A" w:rsidRPr="00BF36E6">
        <w:trPr>
          <w:trHeight w:val="300"/>
        </w:trPr>
        <w:tc>
          <w:tcPr>
            <w:tcW w:w="241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ATYPE</w:t>
            </w:r>
          </w:p>
        </w:tc>
        <w:tc>
          <w:tcPr>
            <w:tcW w:w="6697" w:type="dxa"/>
            <w:shd w:val="clear" w:color="auto" w:fill="auto"/>
            <w:noWrap/>
            <w:vAlign w:val="bottom"/>
          </w:tcPr>
          <w:p w:rsidR="002E116A" w:rsidRPr="00BF36E6" w:rsidRDefault="002E116A" w:rsidP="007420DB">
            <w:pPr>
              <w:rPr>
                <w:rFonts w:eastAsia="Times New Roman" w:cs="Arial"/>
                <w:color w:val="000000"/>
              </w:rPr>
            </w:pPr>
            <w:r w:rsidRPr="00BF36E6">
              <w:rPr>
                <w:rFonts w:eastAsia="Times New Roman" w:cs="Arial"/>
                <w:color w:val="000000"/>
              </w:rPr>
              <w:t>Area type</w:t>
            </w:r>
          </w:p>
        </w:tc>
      </w:tr>
    </w:tbl>
    <w:p w:rsidR="002E116A" w:rsidRPr="00396A69" w:rsidRDefault="00396A69" w:rsidP="002E116A">
      <w:pPr>
        <w:rPr>
          <w:rFonts w:cs="Arial"/>
          <w:sz w:val="20"/>
          <w:szCs w:val="20"/>
        </w:rPr>
      </w:pPr>
      <w:r w:rsidRPr="00396A69">
        <w:rPr>
          <w:rFonts w:cs="Arial"/>
          <w:sz w:val="20"/>
          <w:szCs w:val="20"/>
        </w:rPr>
        <w:t>Note:  Shaded fields</w:t>
      </w:r>
      <w:r w:rsidR="002E116A" w:rsidRPr="00396A69">
        <w:rPr>
          <w:rFonts w:cs="Arial"/>
          <w:sz w:val="20"/>
          <w:szCs w:val="20"/>
        </w:rPr>
        <w:t xml:space="preserve"> are used for comparison</w:t>
      </w:r>
      <w:r w:rsidRPr="00396A69">
        <w:rPr>
          <w:rFonts w:cs="Arial"/>
          <w:sz w:val="20"/>
          <w:szCs w:val="20"/>
        </w:rPr>
        <w:t xml:space="preserve"> </w:t>
      </w:r>
      <w:r>
        <w:rPr>
          <w:rFonts w:cs="Arial"/>
          <w:sz w:val="20"/>
          <w:szCs w:val="20"/>
        </w:rPr>
        <w:t xml:space="preserve">of scenario year </w:t>
      </w:r>
      <w:r w:rsidRPr="00396A69">
        <w:rPr>
          <w:rFonts w:cs="Arial"/>
          <w:sz w:val="20"/>
          <w:szCs w:val="20"/>
        </w:rPr>
        <w:t>to base-year</w:t>
      </w:r>
      <w:r w:rsidR="002E116A" w:rsidRPr="00396A69">
        <w:rPr>
          <w:rFonts w:cs="Arial"/>
          <w:sz w:val="20"/>
          <w:szCs w:val="20"/>
        </w:rPr>
        <w:t xml:space="preserve"> and not for modeling</w:t>
      </w:r>
      <w:r w:rsidRPr="00396A69">
        <w:rPr>
          <w:rFonts w:cs="Arial"/>
          <w:sz w:val="20"/>
          <w:szCs w:val="20"/>
        </w:rPr>
        <w:t>.</w:t>
      </w:r>
    </w:p>
    <w:p w:rsidR="001518BC" w:rsidRDefault="001518BC" w:rsidP="002E116A">
      <w:pPr>
        <w:rPr>
          <w:rFonts w:cs="Arial"/>
        </w:rPr>
        <w:sectPr w:rsidR="001518BC" w:rsidSect="001A0290">
          <w:pgSz w:w="12240" w:h="15840" w:code="1"/>
          <w:pgMar w:top="1440" w:right="1440" w:bottom="1440" w:left="1440" w:header="720" w:footer="432" w:gutter="0"/>
          <w:cols w:space="720"/>
          <w:titlePg/>
          <w:docGrid w:linePitch="360"/>
        </w:sectPr>
      </w:pPr>
    </w:p>
    <w:p w:rsidR="002E116A" w:rsidRPr="00396A69" w:rsidRDefault="00426ACF" w:rsidP="00426ACF">
      <w:pPr>
        <w:pStyle w:val="Caption"/>
        <w:rPr>
          <w:rFonts w:ascii="Arial" w:hAnsi="Arial" w:cs="Arial"/>
          <w:sz w:val="22"/>
          <w:szCs w:val="22"/>
        </w:rPr>
      </w:pPr>
      <w:bookmarkStart w:id="73" w:name="_Ref200952704"/>
      <w:bookmarkStart w:id="74" w:name="_Toc358794038"/>
      <w:r w:rsidRPr="00396A69">
        <w:rPr>
          <w:rFonts w:ascii="Arial" w:hAnsi="Arial" w:cs="Arial"/>
          <w:sz w:val="22"/>
          <w:szCs w:val="22"/>
        </w:rPr>
        <w:lastRenderedPageBreak/>
        <w:t xml:space="preserve">Figure </w:t>
      </w:r>
      <w:r w:rsidR="0015799B" w:rsidRPr="00396A69">
        <w:rPr>
          <w:rFonts w:ascii="Arial" w:hAnsi="Arial" w:cs="Arial"/>
          <w:sz w:val="22"/>
          <w:szCs w:val="22"/>
        </w:rPr>
        <w:fldChar w:fldCharType="begin"/>
      </w:r>
      <w:r w:rsidRPr="00396A69">
        <w:rPr>
          <w:rFonts w:ascii="Arial" w:hAnsi="Arial" w:cs="Arial"/>
          <w:sz w:val="22"/>
          <w:szCs w:val="22"/>
        </w:rPr>
        <w:instrText xml:space="preserve"> SEQ Figure \* ARABIC </w:instrText>
      </w:r>
      <w:r w:rsidR="0015799B" w:rsidRPr="00396A69">
        <w:rPr>
          <w:rFonts w:ascii="Arial" w:hAnsi="Arial" w:cs="Arial"/>
          <w:sz w:val="22"/>
          <w:szCs w:val="22"/>
        </w:rPr>
        <w:fldChar w:fldCharType="separate"/>
      </w:r>
      <w:r w:rsidR="001B67BC">
        <w:rPr>
          <w:rFonts w:ascii="Arial" w:hAnsi="Arial" w:cs="Arial"/>
          <w:noProof/>
          <w:sz w:val="22"/>
          <w:szCs w:val="22"/>
        </w:rPr>
        <w:t>7</w:t>
      </w:r>
      <w:r w:rsidR="0015799B" w:rsidRPr="00396A69">
        <w:rPr>
          <w:rFonts w:ascii="Arial" w:hAnsi="Arial" w:cs="Arial"/>
          <w:sz w:val="22"/>
          <w:szCs w:val="22"/>
        </w:rPr>
        <w:fldChar w:fldCharType="end"/>
      </w:r>
      <w:bookmarkEnd w:id="73"/>
      <w:r w:rsidR="000E6FDE" w:rsidRPr="00396A69">
        <w:rPr>
          <w:rFonts w:ascii="Arial" w:hAnsi="Arial" w:cs="Arial"/>
          <w:sz w:val="22"/>
          <w:szCs w:val="22"/>
        </w:rPr>
        <w:t xml:space="preserve">: </w:t>
      </w:r>
      <w:r w:rsidR="00396A69">
        <w:rPr>
          <w:rFonts w:ascii="Arial" w:hAnsi="Arial" w:cs="Arial"/>
          <w:sz w:val="22"/>
          <w:szCs w:val="22"/>
        </w:rPr>
        <w:t>TAZ L</w:t>
      </w:r>
      <w:r w:rsidR="002E116A" w:rsidRPr="00396A69">
        <w:rPr>
          <w:rFonts w:ascii="Arial" w:hAnsi="Arial" w:cs="Arial"/>
          <w:sz w:val="22"/>
          <w:szCs w:val="22"/>
        </w:rPr>
        <w:t>ayer</w:t>
      </w:r>
      <w:bookmarkEnd w:id="74"/>
    </w:p>
    <w:p w:rsidR="002E116A" w:rsidRPr="00BF36E6" w:rsidRDefault="00666890" w:rsidP="002E116A">
      <w:pPr>
        <w:rPr>
          <w:rFonts w:cs="Arial"/>
        </w:rPr>
      </w:pPr>
      <w:r w:rsidRPr="00796A95">
        <w:rPr>
          <w:rFonts w:cs="Arial"/>
          <w:noProof/>
        </w:rPr>
        <w:drawing>
          <wp:inline distT="0" distB="0" distL="0" distR="0">
            <wp:extent cx="6893456" cy="5025483"/>
            <wp:effectExtent l="76200" t="76200" r="117475" b="118110"/>
            <wp:docPr id="1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6892925" cy="50253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518BC" w:rsidRDefault="001518BC">
      <w:pPr>
        <w:rPr>
          <w:rFonts w:cs="Arial"/>
        </w:rPr>
        <w:sectPr w:rsidR="001518BC" w:rsidSect="001518BC">
          <w:pgSz w:w="15840" w:h="12240" w:orient="landscape" w:code="1"/>
          <w:pgMar w:top="1440" w:right="1440" w:bottom="1440" w:left="1440" w:header="720" w:footer="432" w:gutter="0"/>
          <w:cols w:space="720"/>
          <w:titlePg/>
          <w:docGrid w:linePitch="360"/>
        </w:sectPr>
      </w:pPr>
    </w:p>
    <w:p w:rsidR="00E35CBD" w:rsidRPr="00BF36E6" w:rsidRDefault="00253A91" w:rsidP="00E35CBD">
      <w:pPr>
        <w:pStyle w:val="Heading2"/>
        <w:rPr>
          <w:rFonts w:ascii="Arial" w:hAnsi="Arial" w:cs="Arial"/>
        </w:rPr>
      </w:pPr>
      <w:bookmarkStart w:id="75" w:name="_Toc358793982"/>
      <w:r>
        <w:lastRenderedPageBreak/>
        <w:t>4</w:t>
      </w:r>
      <w:r w:rsidR="00E35CBD">
        <w:t xml:space="preserve">.4 </w:t>
      </w:r>
      <w:proofErr w:type="spellStart"/>
      <w:r w:rsidR="00E35CBD">
        <w:rPr>
          <w:rFonts w:ascii="Arial" w:hAnsi="Arial" w:cs="Arial"/>
        </w:rPr>
        <w:t>Urbansim</w:t>
      </w:r>
      <w:proofErr w:type="spellEnd"/>
      <w:r w:rsidR="00E35CBD">
        <w:rPr>
          <w:rFonts w:ascii="Arial" w:hAnsi="Arial" w:cs="Arial"/>
        </w:rPr>
        <w:t xml:space="preserve"> Data</w:t>
      </w:r>
      <w:bookmarkEnd w:id="75"/>
    </w:p>
    <w:p w:rsidR="00E35CBD" w:rsidRPr="00BF36E6" w:rsidRDefault="00E35CBD" w:rsidP="00E35CBD">
      <w:pPr>
        <w:rPr>
          <w:rFonts w:cs="Arial"/>
        </w:rPr>
      </w:pPr>
    </w:p>
    <w:p w:rsidR="00E35CBD" w:rsidRDefault="00E35CBD" w:rsidP="00E35CBD">
      <w:r>
        <w:t xml:space="preserve">Two </w:t>
      </w:r>
      <w:proofErr w:type="spellStart"/>
      <w:r>
        <w:t>Urbansim</w:t>
      </w:r>
      <w:proofErr w:type="spellEnd"/>
      <w:r>
        <w:t xml:space="preserve"> files are needed in the inputs/TAZ directory.  They are the households.csv, and the persons.csv files.  These are called the </w:t>
      </w:r>
      <w:r w:rsidR="005949EE">
        <w:t xml:space="preserve">population synthesizer generated files, where every household and person is synthesized for </w:t>
      </w:r>
      <w:r w:rsidR="00D8270B">
        <w:t>Oahu</w:t>
      </w:r>
      <w:r w:rsidR="005949EE">
        <w:t xml:space="preserve">.  </w:t>
      </w:r>
    </w:p>
    <w:p w:rsidR="00D8270B" w:rsidRDefault="00D8270B" w:rsidP="00E35CBD"/>
    <w:p w:rsidR="00D8270B" w:rsidRDefault="00D8270B" w:rsidP="00E35CBD">
      <w:r>
        <w:t xml:space="preserve">The following two tables are the variables generated in each file.  </w:t>
      </w:r>
    </w:p>
    <w:p w:rsidR="00D8270B" w:rsidRDefault="00D8270B" w:rsidP="00E35CBD"/>
    <w:p w:rsidR="00D8270B" w:rsidRDefault="00D8270B" w:rsidP="00D8270B">
      <w:pPr>
        <w:pStyle w:val="Caption"/>
      </w:pPr>
      <w:bookmarkStart w:id="76" w:name="_Ref358044176"/>
      <w:bookmarkStart w:id="77" w:name="_Toc358794009"/>
      <w:proofErr w:type="gramStart"/>
      <w:r>
        <w:t xml:space="preserve">Table </w:t>
      </w:r>
      <w:fldSimple w:instr=" SEQ Table \* ARABIC ">
        <w:r w:rsidR="001B67BC">
          <w:rPr>
            <w:noProof/>
          </w:rPr>
          <w:t>12</w:t>
        </w:r>
      </w:fldSimple>
      <w:bookmarkEnd w:id="76"/>
      <w:r>
        <w:t>.</w:t>
      </w:r>
      <w:proofErr w:type="gramEnd"/>
      <w:r>
        <w:t xml:space="preserve">  </w:t>
      </w:r>
      <w:proofErr w:type="spellStart"/>
      <w:r>
        <w:t>Urbansim</w:t>
      </w:r>
      <w:proofErr w:type="spellEnd"/>
      <w:r>
        <w:t xml:space="preserve"> Synthesized Households.csv file</w:t>
      </w:r>
      <w:bookmarkEnd w:id="77"/>
    </w:p>
    <w:tbl>
      <w:tblPr>
        <w:tblW w:w="9464" w:type="dxa"/>
        <w:tblInd w:w="94" w:type="dxa"/>
        <w:tblLook w:val="04A0"/>
      </w:tblPr>
      <w:tblGrid>
        <w:gridCol w:w="2038"/>
        <w:gridCol w:w="2746"/>
        <w:gridCol w:w="1716"/>
        <w:gridCol w:w="2964"/>
      </w:tblGrid>
      <w:tr w:rsidR="00845811" w:rsidRPr="00845811" w:rsidTr="00845811">
        <w:trPr>
          <w:trHeight w:val="330"/>
        </w:trPr>
        <w:tc>
          <w:tcPr>
            <w:tcW w:w="2038" w:type="dxa"/>
            <w:tcBorders>
              <w:top w:val="single" w:sz="8" w:space="0" w:color="auto"/>
              <w:left w:val="single" w:sz="8" w:space="0" w:color="auto"/>
              <w:bottom w:val="single" w:sz="8"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Variable</w:t>
            </w:r>
          </w:p>
        </w:tc>
        <w:tc>
          <w:tcPr>
            <w:tcW w:w="2746" w:type="dxa"/>
            <w:tcBorders>
              <w:top w:val="single" w:sz="8" w:space="0" w:color="auto"/>
              <w:left w:val="nil"/>
              <w:bottom w:val="single" w:sz="8"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Variable Definition</w:t>
            </w:r>
          </w:p>
        </w:tc>
        <w:tc>
          <w:tcPr>
            <w:tcW w:w="1716" w:type="dxa"/>
            <w:tcBorders>
              <w:top w:val="single" w:sz="8" w:space="0" w:color="auto"/>
              <w:left w:val="nil"/>
              <w:bottom w:val="single" w:sz="8"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Categories</w:t>
            </w:r>
          </w:p>
        </w:tc>
        <w:tc>
          <w:tcPr>
            <w:tcW w:w="2964" w:type="dxa"/>
            <w:tcBorders>
              <w:top w:val="single" w:sz="8" w:space="0" w:color="auto"/>
              <w:left w:val="nil"/>
              <w:bottom w:val="single" w:sz="8" w:space="0" w:color="auto"/>
              <w:right w:val="single" w:sz="8" w:space="0" w:color="auto"/>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Category Definition</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household_id</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unique </w:t>
            </w:r>
            <w:proofErr w:type="spellStart"/>
            <w:r w:rsidRPr="00845811">
              <w:rPr>
                <w:rFonts w:ascii="Times" w:eastAsia="Times New Roman" w:hAnsi="Times" w:cs="Times"/>
                <w:color w:val="000000"/>
                <w:sz w:val="20"/>
                <w:szCs w:val="20"/>
              </w:rPr>
              <w:t>UrbanSim</w:t>
            </w:r>
            <w:proofErr w:type="spellEnd"/>
            <w:r w:rsidRPr="00845811">
              <w:rPr>
                <w:rFonts w:ascii="Times" w:eastAsia="Times New Roman" w:hAnsi="Times" w:cs="Times"/>
                <w:color w:val="000000"/>
                <w:sz w:val="20"/>
                <w:szCs w:val="20"/>
              </w:rPr>
              <w:t xml:space="preserve"> identifier for households</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1..n</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38"/>
        </w:trPr>
        <w:tc>
          <w:tcPr>
            <w:tcW w:w="2038" w:type="dxa"/>
            <w:tcBorders>
              <w:top w:val="nil"/>
              <w:left w:val="nil"/>
              <w:bottom w:val="single" w:sz="4" w:space="0" w:color="auto"/>
              <w:right w:val="nil"/>
            </w:tcBorders>
            <w:shd w:val="clear" w:color="000000" w:fill="FFC7CE"/>
            <w:noWrap/>
            <w:vAlign w:val="bottom"/>
            <w:hideMark/>
          </w:tcPr>
          <w:p w:rsidR="00845811" w:rsidRPr="00845811" w:rsidRDefault="00845811" w:rsidP="00845811">
            <w:pPr>
              <w:spacing w:line="240" w:lineRule="auto"/>
              <w:rPr>
                <w:rFonts w:ascii="Times" w:eastAsia="Times New Roman" w:hAnsi="Times" w:cs="Times"/>
                <w:color w:val="9C0006"/>
                <w:sz w:val="20"/>
                <w:szCs w:val="20"/>
              </w:rPr>
            </w:pPr>
            <w:proofErr w:type="spellStart"/>
            <w:r w:rsidRPr="00845811">
              <w:rPr>
                <w:rFonts w:ascii="Times" w:eastAsia="Times New Roman" w:hAnsi="Times" w:cs="Times"/>
                <w:color w:val="9C0006"/>
                <w:sz w:val="20"/>
                <w:szCs w:val="20"/>
              </w:rPr>
              <w:t>age_of_head</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Age of head of household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18..93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38"/>
        </w:trPr>
        <w:tc>
          <w:tcPr>
            <w:tcW w:w="2038" w:type="dxa"/>
            <w:tcBorders>
              <w:top w:val="nil"/>
              <w:left w:val="nil"/>
              <w:bottom w:val="single" w:sz="4" w:space="0" w:color="auto"/>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building_id</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UrbanSim</w:t>
            </w:r>
            <w:proofErr w:type="spellEnd"/>
            <w:r w:rsidRPr="00845811">
              <w:rPr>
                <w:rFonts w:ascii="Times" w:eastAsia="Times New Roman" w:hAnsi="Times" w:cs="Times"/>
                <w:color w:val="000000"/>
                <w:sz w:val="20"/>
                <w:szCs w:val="20"/>
              </w:rPr>
              <w:t xml:space="preserve"> foreign key linking household to building</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1..n</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38"/>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building_size</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Size of building</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Mobile home or trailer</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One-family house detached</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One-family house attached</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 Apartments</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3-4 Apartments</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Apartments</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10-19 Apartments</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20-49 Apartments</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50 or more apartments</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Boat, RV, van, etc.</w:t>
            </w:r>
          </w:p>
        </w:tc>
      </w:tr>
      <w:tr w:rsidR="00845811" w:rsidRPr="00845811" w:rsidTr="00845811">
        <w:trPr>
          <w:trHeight w:val="338"/>
        </w:trPr>
        <w:tc>
          <w:tcPr>
            <w:tcW w:w="2038" w:type="dxa"/>
            <w:tcBorders>
              <w:top w:val="nil"/>
              <w:left w:val="nil"/>
              <w:bottom w:val="nil"/>
              <w:right w:val="nil"/>
            </w:tcBorders>
            <w:shd w:val="clear" w:color="000000" w:fill="FFC7CE"/>
            <w:noWrap/>
            <w:vAlign w:val="bottom"/>
            <w:hideMark/>
          </w:tcPr>
          <w:p w:rsidR="00845811" w:rsidRPr="00845811" w:rsidRDefault="00845811" w:rsidP="00845811">
            <w:pPr>
              <w:spacing w:line="240" w:lineRule="auto"/>
              <w:rPr>
                <w:rFonts w:ascii="Times" w:eastAsia="Times New Roman" w:hAnsi="Times" w:cs="Times"/>
                <w:color w:val="9C0006"/>
                <w:sz w:val="20"/>
                <w:szCs w:val="20"/>
              </w:rPr>
            </w:pPr>
            <w:proofErr w:type="spellStart"/>
            <w:r w:rsidRPr="00845811">
              <w:rPr>
                <w:rFonts w:ascii="Times" w:eastAsia="Times New Roman" w:hAnsi="Times" w:cs="Times"/>
                <w:color w:val="9C0006"/>
                <w:sz w:val="20"/>
                <w:szCs w:val="20"/>
              </w:rPr>
              <w:t>building_type_id</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Building type for assignment of residential units and non-residential sq ft</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Single-family</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Townhouse</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Apartment</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Hotel</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Resort</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Industrial</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Warehousing/Shipping</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Office</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Retail Neighborhood/Street </w:t>
            </w:r>
            <w:r w:rsidRPr="00845811">
              <w:rPr>
                <w:rFonts w:ascii="Times" w:eastAsia="Times New Roman" w:hAnsi="Times" w:cs="Times"/>
                <w:color w:val="000000"/>
                <w:sz w:val="20"/>
                <w:szCs w:val="20"/>
              </w:rPr>
              <w:lastRenderedPageBreak/>
              <w:t>Access</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Community/Classroom/Hospital</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Other</w:t>
            </w:r>
          </w:p>
        </w:tc>
      </w:tr>
      <w:tr w:rsidR="00845811" w:rsidRPr="00845811" w:rsidTr="00845811">
        <w:trPr>
          <w:trHeight w:val="338"/>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children</w:t>
            </w: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Number of children in household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 children in household</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Total children in household</w:t>
            </w:r>
          </w:p>
        </w:tc>
      </w:tr>
      <w:tr w:rsidR="00845811" w:rsidRPr="00845811" w:rsidTr="00845811">
        <w:trPr>
          <w:trHeight w:val="338"/>
        </w:trPr>
        <w:tc>
          <w:tcPr>
            <w:tcW w:w="2038" w:type="dxa"/>
            <w:tcBorders>
              <w:top w:val="nil"/>
              <w:left w:val="nil"/>
              <w:bottom w:val="nil"/>
              <w:right w:val="nil"/>
            </w:tcBorders>
            <w:shd w:val="clear" w:color="000000" w:fill="FFC7CE"/>
            <w:noWrap/>
            <w:vAlign w:val="bottom"/>
            <w:hideMark/>
          </w:tcPr>
          <w:p w:rsidR="00845811" w:rsidRPr="00845811" w:rsidRDefault="00845811" w:rsidP="00845811">
            <w:pPr>
              <w:spacing w:line="240" w:lineRule="auto"/>
              <w:rPr>
                <w:rFonts w:ascii="Times" w:eastAsia="Times New Roman" w:hAnsi="Times" w:cs="Times"/>
                <w:color w:val="9C0006"/>
                <w:sz w:val="20"/>
                <w:szCs w:val="20"/>
              </w:rPr>
            </w:pPr>
            <w:proofErr w:type="spellStart"/>
            <w:r w:rsidRPr="00845811">
              <w:rPr>
                <w:rFonts w:ascii="Times" w:eastAsia="Times New Roman" w:hAnsi="Times" w:cs="Times"/>
                <w:color w:val="9C0006"/>
                <w:sz w:val="20"/>
                <w:szCs w:val="20"/>
              </w:rPr>
              <w:t>dpa_id</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Development Plan Area identifier</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Primary Urban Center</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Ewa</w:t>
            </w:r>
            <w:proofErr w:type="spellEnd"/>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Central Oahu</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East Honolulu</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Koolaupoko</w:t>
            </w:r>
            <w:proofErr w:type="spellEnd"/>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Koolauloa</w:t>
            </w:r>
            <w:proofErr w:type="spellEnd"/>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North Shore</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Waianae</w:t>
            </w:r>
          </w:p>
        </w:tc>
      </w:tr>
      <w:tr w:rsidR="00845811" w:rsidRPr="00845811" w:rsidTr="00845811">
        <w:trPr>
          <w:trHeight w:val="338"/>
        </w:trPr>
        <w:tc>
          <w:tcPr>
            <w:tcW w:w="2038" w:type="dxa"/>
            <w:tcBorders>
              <w:top w:val="nil"/>
              <w:left w:val="nil"/>
              <w:bottom w:val="nil"/>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family_type</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Family household</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Non-family household</w:t>
            </w:r>
          </w:p>
        </w:tc>
      </w:tr>
      <w:tr w:rsidR="00845811" w:rsidRPr="00845811" w:rsidTr="00845811">
        <w:trPr>
          <w:trHeight w:val="338"/>
        </w:trPr>
        <w:tc>
          <w:tcPr>
            <w:tcW w:w="2038" w:type="dxa"/>
            <w:tcBorders>
              <w:top w:val="nil"/>
              <w:left w:val="nil"/>
              <w:bottom w:val="single" w:sz="4" w:space="0" w:color="auto"/>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group_quarters</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Non-group quarters</w:t>
            </w:r>
          </w:p>
        </w:tc>
      </w:tr>
      <w:tr w:rsidR="00845811" w:rsidRPr="00845811" w:rsidTr="00845811">
        <w:trPr>
          <w:trHeight w:val="338"/>
        </w:trPr>
        <w:tc>
          <w:tcPr>
            <w:tcW w:w="2038" w:type="dxa"/>
            <w:tcBorders>
              <w:top w:val="nil"/>
              <w:left w:val="nil"/>
              <w:bottom w:val="single" w:sz="4" w:space="0" w:color="auto"/>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household_zone</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Transportation Analysis Zone (TAZ) identifier</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1..764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964"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38"/>
        </w:trPr>
        <w:tc>
          <w:tcPr>
            <w:tcW w:w="2038" w:type="dxa"/>
            <w:tcBorders>
              <w:top w:val="single" w:sz="4" w:space="0" w:color="auto"/>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housing_rent</w:t>
            </w:r>
            <w:proofErr w:type="spellEnd"/>
          </w:p>
        </w:tc>
        <w:tc>
          <w:tcPr>
            <w:tcW w:w="2746" w:type="dxa"/>
            <w:tcBorders>
              <w:top w:val="single" w:sz="4" w:space="0" w:color="auto"/>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Monthly rent for housing unit</w:t>
            </w:r>
          </w:p>
        </w:tc>
        <w:tc>
          <w:tcPr>
            <w:tcW w:w="1716" w:type="dxa"/>
            <w:tcBorders>
              <w:top w:val="single" w:sz="4" w:space="0" w:color="auto"/>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964" w:type="dxa"/>
            <w:tcBorders>
              <w:top w:val="single" w:sz="4" w:space="0" w:color="auto"/>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Non-renting household</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1..9999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Monthly rent paid</w:t>
            </w:r>
          </w:p>
        </w:tc>
      </w:tr>
      <w:tr w:rsidR="00845811" w:rsidRPr="00845811" w:rsidTr="00845811">
        <w:trPr>
          <w:trHeight w:val="338"/>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income</w:t>
            </w: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Total household income</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 income</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-999999..99999999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Total income in dollars</w:t>
            </w:r>
          </w:p>
        </w:tc>
      </w:tr>
      <w:tr w:rsidR="00845811" w:rsidRPr="00845811" w:rsidTr="00845811">
        <w:trPr>
          <w:trHeight w:val="338"/>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orig_tenure</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Ownership/Rental status of household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Owned with mortgage or loan</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Owned free and clear</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Rented for cash rent</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 cash rent</w:t>
            </w:r>
          </w:p>
        </w:tc>
      </w:tr>
      <w:tr w:rsidR="00845811" w:rsidRPr="00845811" w:rsidTr="00845811">
        <w:trPr>
          <w:trHeight w:val="338"/>
        </w:trPr>
        <w:tc>
          <w:tcPr>
            <w:tcW w:w="2038" w:type="dxa"/>
            <w:tcBorders>
              <w:top w:val="nil"/>
              <w:left w:val="nil"/>
              <w:bottom w:val="nil"/>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r w:rsidRPr="00845811">
              <w:rPr>
                <w:rFonts w:ascii="Times" w:eastAsia="Times New Roman" w:hAnsi="Times" w:cs="Times"/>
                <w:color w:val="9C6500"/>
                <w:sz w:val="20"/>
                <w:szCs w:val="20"/>
              </w:rPr>
              <w:t>tenure</w:t>
            </w: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Own vs. rent status</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Own</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Rent</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original_block_group</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Census block group identifier (within tract)</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original_geography_id</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Census tract and block group code</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1021..113022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38"/>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persons</w:t>
            </w: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Number of persons in household (top-coded)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number of persons 1-4</w:t>
            </w:r>
          </w:p>
        </w:tc>
      </w:tr>
      <w:tr w:rsidR="00845811" w:rsidRPr="00845811" w:rsidTr="00845811">
        <w:trPr>
          <w:trHeight w:val="338"/>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top-coded, 5+ persons</w:t>
            </w:r>
          </w:p>
        </w:tc>
      </w:tr>
      <w:tr w:rsidR="00845811" w:rsidRPr="00845811" w:rsidTr="00845811">
        <w:trPr>
          <w:trHeight w:val="338"/>
        </w:trPr>
        <w:tc>
          <w:tcPr>
            <w:tcW w:w="2038" w:type="dxa"/>
            <w:tcBorders>
              <w:top w:val="nil"/>
              <w:left w:val="nil"/>
              <w:bottom w:val="single" w:sz="4" w:space="0" w:color="auto"/>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persons_total</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Number of persons in household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1..16</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number of persons 1-16</w:t>
            </w:r>
          </w:p>
        </w:tc>
      </w:tr>
      <w:tr w:rsidR="00845811" w:rsidRPr="00845811" w:rsidTr="00845811">
        <w:trPr>
          <w:trHeight w:val="338"/>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property_value</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Income group</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Less than $10,000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$10,000 to $14,999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$15,000 to $19,99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$20,000 to $24,999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$25,000 to $29,999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$30,000 to $34,999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$35,000 to $39,999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$40,000 to $49,999  </w:t>
            </w:r>
          </w:p>
        </w:tc>
      </w:tr>
      <w:tr w:rsidR="00845811" w:rsidRPr="00845811" w:rsidTr="00845811">
        <w:trPr>
          <w:trHeight w:val="338"/>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$50,000 to $59,999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$60,000 to $69,999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$70,000 to $79,999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$80,000 to $89,999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$90,000 to $99,999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$100,000 to $124,999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15</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$125,000 to $149,999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16</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$150,000 to $174,999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17</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$175,000 to $199,999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18</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$200,000 to $249,999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$250,000 to $299,999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$300,000 to $399,999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$400,000 to $499,999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$500,000 to $749,999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$750,000 to $999,999  </w:t>
            </w:r>
          </w:p>
        </w:tc>
      </w:tr>
      <w:tr w:rsidR="00845811" w:rsidRPr="00845811" w:rsidTr="00845811">
        <w:trPr>
          <w:trHeight w:val="315"/>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$1,000,000 or more  </w:t>
            </w:r>
          </w:p>
        </w:tc>
      </w:tr>
      <w:tr w:rsidR="00845811" w:rsidRPr="00845811" w:rsidTr="00845811">
        <w:trPr>
          <w:trHeight w:val="315"/>
        </w:trPr>
        <w:tc>
          <w:tcPr>
            <w:tcW w:w="2038" w:type="dxa"/>
            <w:tcBorders>
              <w:top w:val="nil"/>
              <w:left w:val="nil"/>
              <w:bottom w:val="single" w:sz="4" w:space="0" w:color="auto"/>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pums_serialno</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Identifier for PUMS household record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1..99999999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tract00</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2000 Census Tract identifier</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tract_id_real</w:t>
            </w:r>
            <w:proofErr w:type="spellEnd"/>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2010 Census Tract identifier</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vehicles</w:t>
            </w: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 vehicles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1..5  </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 to 5 vehicles  </w:t>
            </w:r>
          </w:p>
        </w:tc>
      </w:tr>
      <w:tr w:rsidR="00845811" w:rsidRPr="00845811" w:rsidTr="00845811">
        <w:trPr>
          <w:trHeight w:val="315"/>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6 or more vehicles  </w:t>
            </w:r>
          </w:p>
        </w:tc>
      </w:tr>
      <w:tr w:rsidR="00845811" w:rsidRPr="00845811" w:rsidTr="00845811">
        <w:trPr>
          <w:trHeight w:val="315"/>
        </w:trPr>
        <w:tc>
          <w:tcPr>
            <w:tcW w:w="2038"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workers</w:t>
            </w: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Number of workers in household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 workers</w:t>
            </w:r>
          </w:p>
        </w:tc>
      </w:tr>
      <w:tr w:rsidR="00845811" w:rsidRPr="00845811" w:rsidTr="00845811">
        <w:trPr>
          <w:trHeight w:val="315"/>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1..10</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Number of workers in household</w:t>
            </w:r>
          </w:p>
        </w:tc>
      </w:tr>
      <w:tr w:rsidR="00845811" w:rsidRPr="00845811" w:rsidTr="00845811">
        <w:trPr>
          <w:trHeight w:val="315"/>
        </w:trPr>
        <w:tc>
          <w:tcPr>
            <w:tcW w:w="2038" w:type="dxa"/>
            <w:tcBorders>
              <w:top w:val="nil"/>
              <w:left w:val="nil"/>
              <w:bottom w:val="nil"/>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year_built</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Year unit was constructed</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1999 to 2000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1995 to 1998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1990 to 1994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1980 to 1989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1970 to 1979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1960 to 1969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1950 to 1959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1940 to 1949 </w:t>
            </w:r>
          </w:p>
        </w:tc>
      </w:tr>
      <w:tr w:rsidR="00845811" w:rsidRPr="00845811" w:rsidTr="00845811">
        <w:trPr>
          <w:trHeight w:val="315"/>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1939 or earlier </w:t>
            </w:r>
          </w:p>
        </w:tc>
      </w:tr>
      <w:tr w:rsidR="00845811" w:rsidRPr="00845811" w:rsidTr="00845811">
        <w:trPr>
          <w:trHeight w:val="315"/>
        </w:trPr>
        <w:tc>
          <w:tcPr>
            <w:tcW w:w="2038" w:type="dxa"/>
            <w:tcBorders>
              <w:top w:val="nil"/>
              <w:left w:val="nil"/>
              <w:bottom w:val="nil"/>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year_moved</w:t>
            </w:r>
            <w:proofErr w:type="spellEnd"/>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1999 or 2000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1995 to 1998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1990 to 1994  </w:t>
            </w:r>
          </w:p>
        </w:tc>
      </w:tr>
      <w:tr w:rsidR="00845811" w:rsidRPr="00845811" w:rsidTr="00845811">
        <w:trPr>
          <w:trHeight w:val="315"/>
        </w:trPr>
        <w:tc>
          <w:tcPr>
            <w:tcW w:w="2038"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746"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1980 to 1989  </w:t>
            </w:r>
          </w:p>
        </w:tc>
      </w:tr>
      <w:tr w:rsidR="00845811" w:rsidRPr="00845811" w:rsidTr="00845811">
        <w:trPr>
          <w:trHeight w:val="315"/>
        </w:trPr>
        <w:tc>
          <w:tcPr>
            <w:tcW w:w="2038"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4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7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9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1979 or earlier  </w:t>
            </w:r>
          </w:p>
        </w:tc>
      </w:tr>
    </w:tbl>
    <w:p w:rsidR="00D8270B" w:rsidRPr="00D8270B" w:rsidRDefault="00D8270B" w:rsidP="00D8270B"/>
    <w:p w:rsidR="00C3756E" w:rsidRDefault="00C3756E" w:rsidP="00C3756E">
      <w:pPr>
        <w:pStyle w:val="Caption"/>
      </w:pPr>
      <w:bookmarkStart w:id="78" w:name="_Ref358044183"/>
      <w:bookmarkStart w:id="79" w:name="_Toc358794010"/>
      <w:proofErr w:type="gramStart"/>
      <w:r>
        <w:t xml:space="preserve">Table </w:t>
      </w:r>
      <w:fldSimple w:instr=" SEQ Table \* ARABIC ">
        <w:r w:rsidR="001B67BC">
          <w:rPr>
            <w:noProof/>
          </w:rPr>
          <w:t>13</w:t>
        </w:r>
      </w:fldSimple>
      <w:bookmarkEnd w:id="78"/>
      <w:r>
        <w:t>.</w:t>
      </w:r>
      <w:proofErr w:type="gramEnd"/>
      <w:r>
        <w:t xml:space="preserve">  </w:t>
      </w:r>
      <w:proofErr w:type="spellStart"/>
      <w:r>
        <w:t>Urbansim</w:t>
      </w:r>
      <w:proofErr w:type="spellEnd"/>
      <w:r>
        <w:t xml:space="preserve"> Synthesized Persons.csv file</w:t>
      </w:r>
      <w:bookmarkEnd w:id="79"/>
    </w:p>
    <w:tbl>
      <w:tblPr>
        <w:tblW w:w="9284" w:type="dxa"/>
        <w:tblInd w:w="94" w:type="dxa"/>
        <w:tblLook w:val="04A0"/>
      </w:tblPr>
      <w:tblGrid>
        <w:gridCol w:w="1772"/>
        <w:gridCol w:w="2832"/>
        <w:gridCol w:w="1916"/>
        <w:gridCol w:w="2764"/>
      </w:tblGrid>
      <w:tr w:rsidR="00845811" w:rsidRPr="00845811" w:rsidTr="00845811">
        <w:trPr>
          <w:trHeight w:val="323"/>
        </w:trPr>
        <w:tc>
          <w:tcPr>
            <w:tcW w:w="1772" w:type="dxa"/>
            <w:tcBorders>
              <w:top w:val="single" w:sz="8" w:space="0" w:color="auto"/>
              <w:left w:val="single" w:sz="8" w:space="0" w:color="auto"/>
              <w:bottom w:val="single" w:sz="8"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Variable</w:t>
            </w:r>
          </w:p>
        </w:tc>
        <w:tc>
          <w:tcPr>
            <w:tcW w:w="2832" w:type="dxa"/>
            <w:tcBorders>
              <w:top w:val="single" w:sz="8" w:space="0" w:color="auto"/>
              <w:left w:val="nil"/>
              <w:bottom w:val="single" w:sz="8"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Variable Definition</w:t>
            </w:r>
          </w:p>
        </w:tc>
        <w:tc>
          <w:tcPr>
            <w:tcW w:w="1916" w:type="dxa"/>
            <w:tcBorders>
              <w:top w:val="single" w:sz="8" w:space="0" w:color="auto"/>
              <w:left w:val="nil"/>
              <w:bottom w:val="single" w:sz="8"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Categories</w:t>
            </w:r>
          </w:p>
        </w:tc>
        <w:tc>
          <w:tcPr>
            <w:tcW w:w="2764" w:type="dxa"/>
            <w:tcBorders>
              <w:top w:val="single" w:sz="8" w:space="0" w:color="auto"/>
              <w:left w:val="nil"/>
              <w:bottom w:val="single" w:sz="8" w:space="0" w:color="auto"/>
              <w:right w:val="single" w:sz="8" w:space="0" w:color="auto"/>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Category Definition</w:t>
            </w:r>
          </w:p>
        </w:tc>
      </w:tr>
      <w:tr w:rsidR="00845811" w:rsidRPr="00845811" w:rsidTr="00845811">
        <w:trPr>
          <w:trHeight w:val="323"/>
        </w:trPr>
        <w:tc>
          <w:tcPr>
            <w:tcW w:w="1772" w:type="dxa"/>
            <w:tcBorders>
              <w:top w:val="nil"/>
              <w:left w:val="nil"/>
              <w:bottom w:val="single" w:sz="4" w:space="0" w:color="auto"/>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age</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Age of person</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0..93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23"/>
        </w:trPr>
        <w:tc>
          <w:tcPr>
            <w:tcW w:w="1772" w:type="dxa"/>
            <w:tcBorders>
              <w:top w:val="nil"/>
              <w:left w:val="nil"/>
              <w:bottom w:val="single" w:sz="4" w:space="0" w:color="auto"/>
              <w:right w:val="nil"/>
            </w:tcBorders>
            <w:shd w:val="clear" w:color="000000" w:fill="FFC7CE"/>
            <w:noWrap/>
            <w:vAlign w:val="bottom"/>
            <w:hideMark/>
          </w:tcPr>
          <w:p w:rsidR="00845811" w:rsidRPr="00845811" w:rsidRDefault="00845811" w:rsidP="00845811">
            <w:pPr>
              <w:spacing w:line="240" w:lineRule="auto"/>
              <w:rPr>
                <w:rFonts w:ascii="Times" w:eastAsia="Times New Roman" w:hAnsi="Times" w:cs="Times"/>
                <w:color w:val="9C0006"/>
                <w:sz w:val="20"/>
                <w:szCs w:val="20"/>
              </w:rPr>
            </w:pPr>
            <w:proofErr w:type="spellStart"/>
            <w:r w:rsidRPr="00845811">
              <w:rPr>
                <w:rFonts w:ascii="Times" w:eastAsia="Times New Roman" w:hAnsi="Times" w:cs="Times"/>
                <w:color w:val="9C0006"/>
                <w:sz w:val="20"/>
                <w:szCs w:val="20"/>
              </w:rPr>
              <w:t>block_group</w:t>
            </w:r>
            <w:proofErr w:type="spellEnd"/>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Census block group identifier (within tract)</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23"/>
        </w:trPr>
        <w:tc>
          <w:tcPr>
            <w:tcW w:w="1772" w:type="dxa"/>
            <w:tcBorders>
              <w:top w:val="nil"/>
              <w:left w:val="nil"/>
              <w:bottom w:val="single" w:sz="4" w:space="0" w:color="auto"/>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earnings</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Person's individual earnings</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-10000..999999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-10,000-999,999 in dollars</w:t>
            </w:r>
          </w:p>
        </w:tc>
      </w:tr>
      <w:tr w:rsidR="00845811" w:rsidRPr="00845811" w:rsidTr="00845811">
        <w:trPr>
          <w:trHeight w:val="323"/>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education</w:t>
            </w: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Educational Attainment</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Not in universe (Under 3 years)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 schooling completed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Nursery school to 4th grade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5th grade or 6th grade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7th grade or 8th grade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9th grade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10th grade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11th grade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12th grade, no diploma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High school graduate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Some college, but less than 1 year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One or more years of college, no degree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Associate degree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Bachelor’s degree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14</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Master’s degree  </w:t>
            </w:r>
          </w:p>
        </w:tc>
      </w:tr>
      <w:tr w:rsidR="00845811" w:rsidRPr="00845811" w:rsidTr="00845811">
        <w:trPr>
          <w:trHeight w:val="323"/>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15</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Professional degree  </w:t>
            </w:r>
          </w:p>
        </w:tc>
      </w:tr>
      <w:tr w:rsidR="00845811" w:rsidRPr="00845811" w:rsidTr="00845811">
        <w:trPr>
          <w:trHeight w:val="323"/>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Doctorate degree  </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employment_status</w:t>
            </w:r>
            <w:proofErr w:type="spellEnd"/>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Not in universe (Under 16 years)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Employed, at work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Employed, with a job but not at work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Unemployed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Armed Forces, at work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Armed Forces, with a job but not at work  </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Not in labor force  </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gender</w:t>
            </w: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Gender of person</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Male</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Female</w:t>
            </w:r>
          </w:p>
        </w:tc>
      </w:tr>
      <w:tr w:rsidR="00845811" w:rsidRPr="00845811" w:rsidTr="00845811">
        <w:trPr>
          <w:trHeight w:val="315"/>
        </w:trPr>
        <w:tc>
          <w:tcPr>
            <w:tcW w:w="1772" w:type="dxa"/>
            <w:tcBorders>
              <w:top w:val="nil"/>
              <w:left w:val="nil"/>
              <w:bottom w:val="single" w:sz="4" w:space="0" w:color="auto"/>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household_id</w:t>
            </w:r>
            <w:proofErr w:type="spellEnd"/>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UrbanSim</w:t>
            </w:r>
            <w:proofErr w:type="spellEnd"/>
            <w:r w:rsidRPr="00845811">
              <w:rPr>
                <w:rFonts w:ascii="Times" w:eastAsia="Times New Roman" w:hAnsi="Times" w:cs="Times"/>
                <w:color w:val="000000"/>
                <w:sz w:val="20"/>
                <w:szCs w:val="20"/>
              </w:rPr>
              <w:t xml:space="preserve"> foreign key linking household to building</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1..n</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industry</w:t>
            </w: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Not in universe</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10000000..99999999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Industry NAICS code  </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mode_to_work</w:t>
            </w:r>
            <w:proofErr w:type="spellEnd"/>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Mode of travel to work</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Not in universe (Under 16 years)</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Car, truck, or van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Bus or trolley bus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Streetcar or trolley car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Subway or elevated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Railroad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Ferryboat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Taxicab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Motorcycle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Bicycle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Walked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Worked at home  </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Other method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occupation</w:t>
            </w: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Not in universe (Under 16 years)  </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001..997 </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Legal census occupation code  </w:t>
            </w:r>
          </w:p>
        </w:tc>
      </w:tr>
      <w:tr w:rsidR="00845811" w:rsidRPr="00845811" w:rsidTr="00845811">
        <w:trPr>
          <w:trHeight w:val="315"/>
        </w:trPr>
        <w:tc>
          <w:tcPr>
            <w:tcW w:w="1772" w:type="dxa"/>
            <w:tcBorders>
              <w:top w:val="nil"/>
              <w:left w:val="nil"/>
              <w:bottom w:val="single" w:sz="4" w:space="0" w:color="auto"/>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proofErr w:type="spellStart"/>
            <w:r w:rsidRPr="00845811">
              <w:rPr>
                <w:rFonts w:ascii="Times" w:eastAsia="Times New Roman" w:hAnsi="Times" w:cs="Times"/>
                <w:color w:val="9C6500"/>
                <w:sz w:val="20"/>
                <w:szCs w:val="20"/>
              </w:rPr>
              <w:t>person_id</w:t>
            </w:r>
            <w:proofErr w:type="spellEnd"/>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unique </w:t>
            </w:r>
            <w:proofErr w:type="spellStart"/>
            <w:r w:rsidRPr="00845811">
              <w:rPr>
                <w:rFonts w:ascii="Times" w:eastAsia="Times New Roman" w:hAnsi="Times" w:cs="Times"/>
                <w:color w:val="000000"/>
                <w:sz w:val="20"/>
                <w:szCs w:val="20"/>
              </w:rPr>
              <w:t>UrbanSim</w:t>
            </w:r>
            <w:proofErr w:type="spellEnd"/>
            <w:r w:rsidRPr="00845811">
              <w:rPr>
                <w:rFonts w:ascii="Times" w:eastAsia="Times New Roman" w:hAnsi="Times" w:cs="Times"/>
                <w:color w:val="000000"/>
                <w:sz w:val="20"/>
                <w:szCs w:val="20"/>
              </w:rPr>
              <w:t xml:space="preserve"> identifier for households</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1..n</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1772" w:type="dxa"/>
            <w:tcBorders>
              <w:top w:val="nil"/>
              <w:left w:val="nil"/>
              <w:bottom w:val="single" w:sz="4" w:space="0" w:color="auto"/>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pums_pnum</w:t>
            </w:r>
            <w:proofErr w:type="spellEnd"/>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PUMS person order within household</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1772" w:type="dxa"/>
            <w:tcBorders>
              <w:top w:val="nil"/>
              <w:left w:val="nil"/>
              <w:bottom w:val="single" w:sz="4" w:space="0" w:color="auto"/>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pums_serialno</w:t>
            </w:r>
            <w:proofErr w:type="spellEnd"/>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PUMS person record identifier</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1772" w:type="dxa"/>
            <w:tcBorders>
              <w:top w:val="nil"/>
              <w:left w:val="nil"/>
              <w:bottom w:val="nil"/>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r w:rsidRPr="00845811">
              <w:rPr>
                <w:rFonts w:ascii="Times" w:eastAsia="Times New Roman" w:hAnsi="Times" w:cs="Times"/>
                <w:color w:val="9C6500"/>
                <w:sz w:val="20"/>
                <w:szCs w:val="20"/>
              </w:rPr>
              <w:t>relation</w:t>
            </w: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Householder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Husband/wife</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Natural born son/daughter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Adopted son/daughter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Stepson/stepdaughter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Brother/sister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Father/mother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Grandchild</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Parent-in-law</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Son-in-law/daughter-in-law</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Other relative</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Brother-in-law/sister-in-law</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Nephew/niece</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14</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Grandparent</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15</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Uncle/aunt</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Cousin</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17</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Roomer/boarder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18</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Housemate/roommate</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Unmarried partner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Foster child</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Other </w:t>
            </w:r>
            <w:proofErr w:type="spellStart"/>
            <w:r w:rsidRPr="00845811">
              <w:rPr>
                <w:rFonts w:ascii="Times" w:eastAsia="Times New Roman" w:hAnsi="Times" w:cs="Times"/>
                <w:color w:val="000000"/>
                <w:sz w:val="20"/>
                <w:szCs w:val="20"/>
              </w:rPr>
              <w:t>nonrelative</w:t>
            </w:r>
            <w:proofErr w:type="spellEnd"/>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Institutionalized GQ person</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roofErr w:type="spellStart"/>
            <w:r w:rsidRPr="00845811">
              <w:rPr>
                <w:rFonts w:ascii="Times" w:eastAsia="Times New Roman" w:hAnsi="Times" w:cs="Times"/>
                <w:color w:val="000000"/>
                <w:sz w:val="20"/>
                <w:szCs w:val="20"/>
              </w:rPr>
              <w:t>Noninstitutionalized</w:t>
            </w:r>
            <w:proofErr w:type="spellEnd"/>
            <w:r w:rsidRPr="00845811">
              <w:rPr>
                <w:rFonts w:ascii="Times" w:eastAsia="Times New Roman" w:hAnsi="Times" w:cs="Times"/>
                <w:color w:val="000000"/>
                <w:sz w:val="20"/>
                <w:szCs w:val="20"/>
              </w:rPr>
              <w:t xml:space="preserve"> GQ person</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school_enrollment</w:t>
            </w:r>
            <w:proofErr w:type="spellEnd"/>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Not in universe (Under 3 years)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No, has not attended since February 1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Yes, public school or college  </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Yes, private school or college  </w:t>
            </w:r>
          </w:p>
        </w:tc>
      </w:tr>
      <w:tr w:rsidR="00845811" w:rsidRPr="00845811" w:rsidTr="00845811">
        <w:trPr>
          <w:trHeight w:val="315"/>
        </w:trPr>
        <w:tc>
          <w:tcPr>
            <w:tcW w:w="1772" w:type="dxa"/>
            <w:tcBorders>
              <w:top w:val="nil"/>
              <w:left w:val="nil"/>
              <w:bottom w:val="single" w:sz="4" w:space="0" w:color="auto"/>
              <w:right w:val="nil"/>
            </w:tcBorders>
            <w:shd w:val="clear" w:color="000000" w:fill="FFEB9C"/>
            <w:noWrap/>
            <w:vAlign w:val="bottom"/>
            <w:hideMark/>
          </w:tcPr>
          <w:p w:rsidR="00845811" w:rsidRPr="00845811" w:rsidRDefault="00845811" w:rsidP="00845811">
            <w:pPr>
              <w:spacing w:line="240" w:lineRule="auto"/>
              <w:rPr>
                <w:rFonts w:ascii="Times" w:eastAsia="Times New Roman" w:hAnsi="Times" w:cs="Times"/>
                <w:color w:val="9C6500"/>
                <w:sz w:val="20"/>
                <w:szCs w:val="20"/>
              </w:rPr>
            </w:pPr>
            <w:r w:rsidRPr="00845811">
              <w:rPr>
                <w:rFonts w:ascii="Times" w:eastAsia="Times New Roman" w:hAnsi="Times" w:cs="Times"/>
                <w:color w:val="9C6500"/>
                <w:sz w:val="20"/>
                <w:szCs w:val="20"/>
              </w:rPr>
              <w:t>tract</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Census 2000 tract code</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work_hours</w:t>
            </w:r>
            <w:proofErr w:type="spellEnd"/>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Usual hours worked per week</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1..98</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 to 98 usual hours</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99 or more usual hours</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proofErr w:type="spellStart"/>
            <w:r w:rsidRPr="00845811">
              <w:rPr>
                <w:rFonts w:ascii="Times" w:eastAsia="Times New Roman" w:hAnsi="Times" w:cs="Times"/>
                <w:color w:val="006100"/>
                <w:sz w:val="20"/>
                <w:szCs w:val="20"/>
              </w:rPr>
              <w:t>work_type</w:t>
            </w:r>
            <w:proofErr w:type="spellEnd"/>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Class of worker</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Employee of private for-profit company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Employee of private not-for-profit company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3</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Employee of local government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4</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Employee of state government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5</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Employee of federal government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6</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Self-employed in unincorporated business   or company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7</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Self-employed in incorporated business or   company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8</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xml:space="preserve">  Unpaid family worker  </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9</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15 and younger</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In armed forces</w:t>
            </w:r>
          </w:p>
        </w:tc>
      </w:tr>
      <w:tr w:rsidR="00845811" w:rsidRPr="00845811" w:rsidTr="00845811">
        <w:trPr>
          <w:trHeight w:val="315"/>
        </w:trPr>
        <w:tc>
          <w:tcPr>
            <w:tcW w:w="177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Unemployed</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12</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Not in labor force</w:t>
            </w:r>
          </w:p>
        </w:tc>
      </w:tr>
      <w:tr w:rsidR="00845811" w:rsidRPr="00845811" w:rsidTr="00845811">
        <w:trPr>
          <w:trHeight w:val="315"/>
        </w:trPr>
        <w:tc>
          <w:tcPr>
            <w:tcW w:w="1772" w:type="dxa"/>
            <w:tcBorders>
              <w:top w:val="nil"/>
              <w:left w:val="nil"/>
              <w:bottom w:val="nil"/>
              <w:right w:val="nil"/>
            </w:tcBorders>
            <w:shd w:val="clear" w:color="000000" w:fill="C6EFCE"/>
            <w:noWrap/>
            <w:vAlign w:val="bottom"/>
            <w:hideMark/>
          </w:tcPr>
          <w:p w:rsidR="00845811" w:rsidRPr="00845811" w:rsidRDefault="00845811" w:rsidP="00845811">
            <w:pPr>
              <w:spacing w:line="240" w:lineRule="auto"/>
              <w:rPr>
                <w:rFonts w:ascii="Times" w:eastAsia="Times New Roman" w:hAnsi="Times" w:cs="Times"/>
                <w:color w:val="006100"/>
                <w:sz w:val="20"/>
                <w:szCs w:val="20"/>
              </w:rPr>
            </w:pPr>
            <w:r w:rsidRPr="00845811">
              <w:rPr>
                <w:rFonts w:ascii="Times" w:eastAsia="Times New Roman" w:hAnsi="Times" w:cs="Times"/>
                <w:color w:val="006100"/>
                <w:sz w:val="20"/>
                <w:szCs w:val="20"/>
              </w:rPr>
              <w:t>worker</w:t>
            </w:r>
          </w:p>
        </w:tc>
        <w:tc>
          <w:tcPr>
            <w:tcW w:w="2832" w:type="dxa"/>
            <w:tcBorders>
              <w:top w:val="nil"/>
              <w:left w:val="nil"/>
              <w:bottom w:val="nil"/>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Worker or non-worker</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0</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Non-worker</w:t>
            </w:r>
          </w:p>
        </w:tc>
      </w:tr>
      <w:tr w:rsidR="00845811" w:rsidRPr="00845811" w:rsidTr="00845811">
        <w:trPr>
          <w:trHeight w:val="315"/>
        </w:trPr>
        <w:tc>
          <w:tcPr>
            <w:tcW w:w="177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2832"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 </w:t>
            </w:r>
          </w:p>
        </w:tc>
        <w:tc>
          <w:tcPr>
            <w:tcW w:w="1916"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1</w:t>
            </w:r>
          </w:p>
        </w:tc>
        <w:tc>
          <w:tcPr>
            <w:tcW w:w="2764" w:type="dxa"/>
            <w:tcBorders>
              <w:top w:val="nil"/>
              <w:left w:val="nil"/>
              <w:bottom w:val="single" w:sz="4" w:space="0" w:color="auto"/>
              <w:right w:val="nil"/>
            </w:tcBorders>
            <w:shd w:val="clear" w:color="auto" w:fill="auto"/>
            <w:noWrap/>
            <w:vAlign w:val="bottom"/>
            <w:hideMark/>
          </w:tcPr>
          <w:p w:rsidR="00845811" w:rsidRPr="00845811" w:rsidRDefault="00845811" w:rsidP="00845811">
            <w:pPr>
              <w:spacing w:line="240" w:lineRule="auto"/>
              <w:rPr>
                <w:rFonts w:ascii="Times" w:eastAsia="Times New Roman" w:hAnsi="Times" w:cs="Times"/>
                <w:color w:val="000000"/>
                <w:sz w:val="20"/>
                <w:szCs w:val="20"/>
              </w:rPr>
            </w:pPr>
            <w:r w:rsidRPr="00845811">
              <w:rPr>
                <w:rFonts w:ascii="Times" w:eastAsia="Times New Roman" w:hAnsi="Times" w:cs="Times"/>
                <w:color w:val="000000"/>
                <w:sz w:val="20"/>
                <w:szCs w:val="20"/>
              </w:rPr>
              <w:t>Worker</w:t>
            </w:r>
          </w:p>
        </w:tc>
      </w:tr>
    </w:tbl>
    <w:p w:rsidR="005949EE" w:rsidRDefault="005949EE" w:rsidP="00E35CBD"/>
    <w:p w:rsidR="00C8607F" w:rsidRPr="00BF36E6" w:rsidRDefault="00C8607F" w:rsidP="00C91E88">
      <w:pPr>
        <w:pStyle w:val="Heading1"/>
        <w:pageBreakBefore/>
        <w:numPr>
          <w:ilvl w:val="0"/>
          <w:numId w:val="8"/>
        </w:numPr>
        <w:rPr>
          <w:rFonts w:ascii="Arial" w:hAnsi="Arial" w:cs="Arial"/>
        </w:rPr>
      </w:pPr>
      <w:bookmarkStart w:id="80" w:name="_Toc358793983"/>
      <w:r w:rsidRPr="00BF36E6">
        <w:rPr>
          <w:rFonts w:ascii="Arial" w:hAnsi="Arial" w:cs="Arial"/>
        </w:rPr>
        <w:lastRenderedPageBreak/>
        <w:t>G</w:t>
      </w:r>
      <w:r w:rsidR="00CC1240">
        <w:rPr>
          <w:rFonts w:ascii="Arial" w:hAnsi="Arial" w:cs="Arial"/>
        </w:rPr>
        <w:t xml:space="preserve">raphical </w:t>
      </w:r>
      <w:r w:rsidRPr="00BF36E6">
        <w:rPr>
          <w:rFonts w:ascii="Arial" w:hAnsi="Arial" w:cs="Arial"/>
        </w:rPr>
        <w:t>U</w:t>
      </w:r>
      <w:r w:rsidR="00CC1240">
        <w:rPr>
          <w:rFonts w:ascii="Arial" w:hAnsi="Arial" w:cs="Arial"/>
        </w:rPr>
        <w:t xml:space="preserve">ser </w:t>
      </w:r>
      <w:r w:rsidRPr="00BF36E6">
        <w:rPr>
          <w:rFonts w:ascii="Arial" w:hAnsi="Arial" w:cs="Arial"/>
        </w:rPr>
        <w:t>I</w:t>
      </w:r>
      <w:r w:rsidR="00CC1240">
        <w:rPr>
          <w:rFonts w:ascii="Arial" w:hAnsi="Arial" w:cs="Arial"/>
        </w:rPr>
        <w:t>nterface (GUI)</w:t>
      </w:r>
      <w:bookmarkEnd w:id="80"/>
    </w:p>
    <w:p w:rsidR="002E116A" w:rsidRPr="00CC1240" w:rsidRDefault="002E116A" w:rsidP="002E116A">
      <w:pPr>
        <w:jc w:val="both"/>
        <w:rPr>
          <w:rFonts w:cs="Arial"/>
        </w:rPr>
      </w:pPr>
      <w:r w:rsidRPr="00CC1240">
        <w:rPr>
          <w:rFonts w:cs="Arial"/>
        </w:rPr>
        <w:t xml:space="preserve">The GUI developed for </w:t>
      </w:r>
      <w:proofErr w:type="spellStart"/>
      <w:r w:rsidR="00055BCF" w:rsidRPr="00CC1240">
        <w:rPr>
          <w:rFonts w:cs="Arial"/>
        </w:rPr>
        <w:t>OahuMPO</w:t>
      </w:r>
      <w:proofErr w:type="spellEnd"/>
      <w:r w:rsidRPr="00CC1240">
        <w:rPr>
          <w:rFonts w:cs="Arial"/>
        </w:rPr>
        <w:t xml:space="preserve"> conveniently allows the user to run the model with the touch of a button, without going into the programs used to run the model. The GUI closely follows the stages in the model and gives user the option of either running one stage of the model at a time or running the entire model system by the push of a button. </w:t>
      </w:r>
    </w:p>
    <w:p w:rsidR="002E116A" w:rsidRPr="00BF36E6" w:rsidRDefault="00253A91" w:rsidP="00C8607F">
      <w:pPr>
        <w:pStyle w:val="Heading2"/>
        <w:rPr>
          <w:rFonts w:ascii="Arial" w:hAnsi="Arial" w:cs="Arial"/>
        </w:rPr>
      </w:pPr>
      <w:bookmarkStart w:id="81" w:name="_Toc358793984"/>
      <w:r>
        <w:rPr>
          <w:rFonts w:ascii="Arial" w:hAnsi="Arial" w:cs="Arial"/>
        </w:rPr>
        <w:t>5</w:t>
      </w:r>
      <w:r w:rsidR="00A01220" w:rsidRPr="00BF36E6">
        <w:rPr>
          <w:rFonts w:ascii="Arial" w:hAnsi="Arial" w:cs="Arial"/>
        </w:rPr>
        <w:t xml:space="preserve">.1 </w:t>
      </w:r>
      <w:r w:rsidR="002E116A" w:rsidRPr="00BF36E6">
        <w:rPr>
          <w:rFonts w:ascii="Arial" w:hAnsi="Arial" w:cs="Arial"/>
        </w:rPr>
        <w:t>GUI Components</w:t>
      </w:r>
      <w:bookmarkEnd w:id="81"/>
    </w:p>
    <w:p w:rsidR="002E116A" w:rsidRPr="00052B19" w:rsidRDefault="002E116A" w:rsidP="002E116A">
      <w:pPr>
        <w:jc w:val="both"/>
        <w:rPr>
          <w:rFonts w:cs="Arial"/>
        </w:rPr>
      </w:pPr>
      <w:r w:rsidRPr="00052B19">
        <w:rPr>
          <w:rFonts w:cs="Arial"/>
        </w:rPr>
        <w:t xml:space="preserve">There are 3 key dialog boxes in the GUI developed for </w:t>
      </w:r>
      <w:proofErr w:type="spellStart"/>
      <w:r w:rsidR="00055BCF" w:rsidRPr="00052B19">
        <w:rPr>
          <w:rFonts w:cs="Arial"/>
        </w:rPr>
        <w:t>OahuMPO</w:t>
      </w:r>
      <w:proofErr w:type="spellEnd"/>
      <w:r w:rsidRPr="00052B19">
        <w:rPr>
          <w:rFonts w:cs="Arial"/>
        </w:rPr>
        <w:t xml:space="preserve"> models:</w:t>
      </w:r>
    </w:p>
    <w:p w:rsidR="00C32BE1" w:rsidRPr="00052B19" w:rsidRDefault="002E116A" w:rsidP="002E116A">
      <w:pPr>
        <w:pStyle w:val="ListParagraph"/>
        <w:numPr>
          <w:ilvl w:val="0"/>
          <w:numId w:val="5"/>
        </w:numPr>
        <w:ind w:left="1080"/>
        <w:jc w:val="both"/>
        <w:rPr>
          <w:rFonts w:cs="Arial"/>
        </w:rPr>
      </w:pPr>
      <w:smartTag w:uri="urn:schemas-microsoft-com:office:smarttags" w:element="place">
        <w:r w:rsidRPr="00052B19">
          <w:rPr>
            <w:rFonts w:cs="Arial"/>
            <w:b/>
          </w:rPr>
          <w:t>OAHU</w:t>
        </w:r>
      </w:smartTag>
      <w:r w:rsidRPr="00052B19">
        <w:rPr>
          <w:rFonts w:cs="Arial"/>
          <w:b/>
        </w:rPr>
        <w:t xml:space="preserve"> Model dialog box</w:t>
      </w:r>
      <w:r w:rsidR="00C32BE1" w:rsidRPr="00052B19">
        <w:rPr>
          <w:rFonts w:cs="Arial"/>
        </w:rPr>
        <w:t>:</w:t>
      </w:r>
      <w:r w:rsidRPr="00052B19">
        <w:rPr>
          <w:rFonts w:cs="Arial"/>
        </w:rPr>
        <w:t xml:space="preserve"> This is the main dialog box, shown in</w:t>
      </w:r>
      <w:r w:rsidR="00602DC5" w:rsidRPr="00052B19">
        <w:rPr>
          <w:rFonts w:cs="Arial"/>
        </w:rPr>
        <w:t xml:space="preserve"> </w:t>
      </w:r>
      <w:fldSimple w:instr=" REF _Ref201140970 \h  \* MERGEFORMAT ">
        <w:r w:rsidR="001B67BC" w:rsidRPr="00602DC5">
          <w:rPr>
            <w:rFonts w:cs="Arial"/>
          </w:rPr>
          <w:t xml:space="preserve">Figure </w:t>
        </w:r>
        <w:r w:rsidR="001B67BC">
          <w:rPr>
            <w:rFonts w:cs="Arial"/>
          </w:rPr>
          <w:t>8</w:t>
        </w:r>
      </w:fldSimple>
      <w:r w:rsidRPr="00052B19">
        <w:rPr>
          <w:rFonts w:cs="Arial"/>
        </w:rPr>
        <w:t xml:space="preserve">, and appears when the model is launched. This dialog box has three main sections: </w:t>
      </w:r>
    </w:p>
    <w:p w:rsidR="00C32BE1" w:rsidRPr="00052B19" w:rsidRDefault="00C32BE1" w:rsidP="00C32BE1">
      <w:pPr>
        <w:pStyle w:val="ListParagraph"/>
        <w:numPr>
          <w:ilvl w:val="7"/>
          <w:numId w:val="5"/>
        </w:numPr>
        <w:jc w:val="both"/>
        <w:rPr>
          <w:rFonts w:cs="Arial"/>
        </w:rPr>
      </w:pPr>
      <w:r w:rsidRPr="00052B19">
        <w:rPr>
          <w:rFonts w:cs="Arial"/>
          <w:b/>
        </w:rPr>
        <w:t>Scenario D</w:t>
      </w:r>
      <w:r w:rsidR="002E116A" w:rsidRPr="00052B19">
        <w:rPr>
          <w:rFonts w:cs="Arial"/>
          <w:b/>
        </w:rPr>
        <w:t>irectory</w:t>
      </w:r>
      <w:r w:rsidRPr="00052B19">
        <w:rPr>
          <w:rFonts w:cs="Arial"/>
          <w:b/>
        </w:rPr>
        <w:t xml:space="preserve">:  </w:t>
      </w:r>
      <w:r w:rsidR="002E116A" w:rsidRPr="00052B19">
        <w:rPr>
          <w:rFonts w:cs="Arial"/>
        </w:rPr>
        <w:t xml:space="preserve">is used to either browse for the scenario directory if the scenario is already setup, or it is used to setup the scenario </w:t>
      </w:r>
      <w:r w:rsidRPr="00052B19">
        <w:rPr>
          <w:rFonts w:cs="Arial"/>
        </w:rPr>
        <w:t>if it is not already done.</w:t>
      </w:r>
    </w:p>
    <w:p w:rsidR="00C32BE1" w:rsidRPr="00052B19" w:rsidRDefault="002E116A" w:rsidP="00C32BE1">
      <w:pPr>
        <w:pStyle w:val="ListParagraph"/>
        <w:numPr>
          <w:ilvl w:val="7"/>
          <w:numId w:val="5"/>
        </w:numPr>
        <w:jc w:val="both"/>
        <w:rPr>
          <w:rFonts w:cs="Arial"/>
        </w:rPr>
      </w:pPr>
      <w:r w:rsidRPr="00052B19">
        <w:rPr>
          <w:rFonts w:cs="Arial"/>
          <w:b/>
        </w:rPr>
        <w:t>OPTIONS</w:t>
      </w:r>
      <w:r w:rsidR="00C32BE1" w:rsidRPr="00052B19">
        <w:rPr>
          <w:rFonts w:cs="Arial"/>
          <w:b/>
        </w:rPr>
        <w:t xml:space="preserve">: </w:t>
      </w:r>
      <w:r w:rsidR="00C32BE1" w:rsidRPr="00052B19">
        <w:rPr>
          <w:rFonts w:cs="Arial"/>
        </w:rPr>
        <w:t>T</w:t>
      </w:r>
      <w:r w:rsidRPr="00052B19">
        <w:rPr>
          <w:rFonts w:cs="Arial"/>
        </w:rPr>
        <w:t xml:space="preserve">he GUI provides several options to the user to control the way </w:t>
      </w:r>
      <w:proofErr w:type="spellStart"/>
      <w:r w:rsidR="00055BCF" w:rsidRPr="00052B19">
        <w:rPr>
          <w:rFonts w:cs="Arial"/>
        </w:rPr>
        <w:t>OahuMPO</w:t>
      </w:r>
      <w:proofErr w:type="spellEnd"/>
      <w:r w:rsidR="00C32BE1" w:rsidRPr="00052B19">
        <w:rPr>
          <w:rFonts w:cs="Arial"/>
        </w:rPr>
        <w:t xml:space="preserve"> models are run.</w:t>
      </w:r>
    </w:p>
    <w:p w:rsidR="002E116A" w:rsidRPr="00052B19" w:rsidRDefault="002E116A" w:rsidP="00C32BE1">
      <w:pPr>
        <w:pStyle w:val="ListParagraph"/>
        <w:numPr>
          <w:ilvl w:val="7"/>
          <w:numId w:val="5"/>
        </w:numPr>
        <w:jc w:val="both"/>
        <w:rPr>
          <w:rFonts w:cs="Arial"/>
        </w:rPr>
      </w:pPr>
      <w:r w:rsidRPr="00052B19">
        <w:rPr>
          <w:rFonts w:cs="Arial"/>
          <w:b/>
        </w:rPr>
        <w:t>STAGES</w:t>
      </w:r>
      <w:r w:rsidR="00C32BE1" w:rsidRPr="00052B19">
        <w:rPr>
          <w:rFonts w:cs="Arial"/>
          <w:b/>
        </w:rPr>
        <w:t>:</w:t>
      </w:r>
      <w:r w:rsidRPr="00052B19">
        <w:rPr>
          <w:rFonts w:cs="Arial"/>
        </w:rPr>
        <w:t xml:space="preserve"> The entire 4-step model is run from this section. In this section each step in the model can be run by the click of a button. </w:t>
      </w:r>
    </w:p>
    <w:p w:rsidR="00C32BE1" w:rsidRPr="000B3C68" w:rsidRDefault="002E116A" w:rsidP="000B3C68">
      <w:pPr>
        <w:pStyle w:val="ListParagraph"/>
        <w:numPr>
          <w:ilvl w:val="0"/>
          <w:numId w:val="5"/>
        </w:numPr>
        <w:ind w:left="1080"/>
        <w:jc w:val="both"/>
        <w:rPr>
          <w:rFonts w:cs="Arial"/>
        </w:rPr>
      </w:pPr>
      <w:r w:rsidRPr="000B3C68">
        <w:rPr>
          <w:rFonts w:cs="Arial"/>
          <w:b/>
        </w:rPr>
        <w:t xml:space="preserve">Scenario Manager </w:t>
      </w:r>
      <w:proofErr w:type="gramStart"/>
      <w:r w:rsidRPr="000B3C68">
        <w:rPr>
          <w:rFonts w:cs="Arial"/>
          <w:b/>
        </w:rPr>
        <w:t>dialog</w:t>
      </w:r>
      <w:proofErr w:type="gramEnd"/>
      <w:r w:rsidRPr="000B3C68">
        <w:rPr>
          <w:rFonts w:cs="Arial"/>
          <w:b/>
        </w:rPr>
        <w:t xml:space="preserve"> box</w:t>
      </w:r>
      <w:r w:rsidR="00C32BE1" w:rsidRPr="000B3C68">
        <w:rPr>
          <w:rFonts w:cs="Arial"/>
        </w:rPr>
        <w:t>:</w:t>
      </w:r>
      <w:r w:rsidRPr="000B3C68">
        <w:rPr>
          <w:rFonts w:cs="Arial"/>
        </w:rPr>
        <w:t xml:space="preserve"> </w:t>
      </w:r>
      <w:r w:rsidR="00C32BE1" w:rsidRPr="000B3C68">
        <w:rPr>
          <w:rFonts w:cs="Arial"/>
        </w:rPr>
        <w:t>The s</w:t>
      </w:r>
      <w:r w:rsidRPr="000B3C68">
        <w:rPr>
          <w:rFonts w:cs="Arial"/>
        </w:rPr>
        <w:t>cenario manager, shown</w:t>
      </w:r>
      <w:r w:rsidR="000B3C68">
        <w:rPr>
          <w:rFonts w:cs="Arial"/>
        </w:rPr>
        <w:t xml:space="preserve"> in </w:t>
      </w:r>
      <w:r w:rsidR="0015799B">
        <w:rPr>
          <w:rFonts w:cs="Arial"/>
        </w:rPr>
        <w:fldChar w:fldCharType="begin"/>
      </w:r>
      <w:r w:rsidR="000B3C68">
        <w:rPr>
          <w:rFonts w:cs="Arial"/>
        </w:rPr>
        <w:instrText xml:space="preserve"> REF _Ref204488644 \h </w:instrText>
      </w:r>
      <w:r w:rsidR="0015799B">
        <w:rPr>
          <w:rFonts w:cs="Arial"/>
        </w:rPr>
      </w:r>
      <w:r w:rsidR="0015799B">
        <w:rPr>
          <w:rFonts w:cs="Arial"/>
        </w:rPr>
        <w:fldChar w:fldCharType="separate"/>
      </w:r>
      <w:r w:rsidR="001B67BC" w:rsidRPr="00602DC5">
        <w:rPr>
          <w:rFonts w:cs="Arial"/>
        </w:rPr>
        <w:t xml:space="preserve">Figure </w:t>
      </w:r>
      <w:r w:rsidR="001B67BC">
        <w:rPr>
          <w:rFonts w:cs="Arial"/>
          <w:noProof/>
        </w:rPr>
        <w:t>9</w:t>
      </w:r>
      <w:r w:rsidR="0015799B">
        <w:rPr>
          <w:rFonts w:cs="Arial"/>
        </w:rPr>
        <w:fldChar w:fldCharType="end"/>
      </w:r>
      <w:r w:rsidRPr="000B3C68">
        <w:rPr>
          <w:rFonts w:cs="Arial"/>
        </w:rPr>
        <w:t xml:space="preserve">, is used to create the zonal layer, highway network, and transit route system for the scenario year. </w:t>
      </w:r>
      <w:r w:rsidR="00C32BE1" w:rsidRPr="000B3C68">
        <w:rPr>
          <w:rFonts w:cs="Arial"/>
        </w:rPr>
        <w:t xml:space="preserve">It can also be used to copy an existing scenario to a new directory.  </w:t>
      </w:r>
      <w:r w:rsidRPr="000B3C68">
        <w:rPr>
          <w:rFonts w:cs="Arial"/>
        </w:rPr>
        <w:t>This dialog b</w:t>
      </w:r>
      <w:r w:rsidR="00C32BE1" w:rsidRPr="000B3C68">
        <w:rPr>
          <w:rFonts w:cs="Arial"/>
        </w:rPr>
        <w:t>ox has three main sections:</w:t>
      </w:r>
    </w:p>
    <w:p w:rsidR="00C32BE1" w:rsidRPr="00052B19" w:rsidRDefault="002E116A" w:rsidP="00C32BE1">
      <w:pPr>
        <w:pStyle w:val="ListParagraph"/>
        <w:numPr>
          <w:ilvl w:val="7"/>
          <w:numId w:val="5"/>
        </w:numPr>
        <w:jc w:val="both"/>
        <w:rPr>
          <w:rFonts w:cs="Arial"/>
        </w:rPr>
      </w:pPr>
      <w:r w:rsidRPr="00052B19">
        <w:rPr>
          <w:rFonts w:cs="Arial"/>
          <w:b/>
        </w:rPr>
        <w:t>Inputs</w:t>
      </w:r>
      <w:r w:rsidR="00C32BE1" w:rsidRPr="00052B19">
        <w:rPr>
          <w:rFonts w:cs="Arial"/>
        </w:rPr>
        <w:t>:</w:t>
      </w:r>
      <w:r w:rsidRPr="00052B19">
        <w:rPr>
          <w:rFonts w:cs="Arial"/>
        </w:rPr>
        <w:t xml:space="preserve"> This section collects information about the scenario year and also lets the user to navigate to the Inputs dialog box and gather the path of vari</w:t>
      </w:r>
      <w:r w:rsidR="00C32BE1" w:rsidRPr="00052B19">
        <w:rPr>
          <w:rFonts w:cs="Arial"/>
        </w:rPr>
        <w:t>ous input files.</w:t>
      </w:r>
    </w:p>
    <w:p w:rsidR="00C32BE1" w:rsidRPr="00052B19" w:rsidRDefault="002E116A" w:rsidP="00C32BE1">
      <w:pPr>
        <w:pStyle w:val="ListParagraph"/>
        <w:numPr>
          <w:ilvl w:val="7"/>
          <w:numId w:val="5"/>
        </w:numPr>
        <w:jc w:val="both"/>
        <w:rPr>
          <w:rFonts w:cs="Arial"/>
        </w:rPr>
      </w:pPr>
      <w:r w:rsidRPr="00052B19">
        <w:rPr>
          <w:rFonts w:cs="Arial"/>
          <w:b/>
        </w:rPr>
        <w:t>Scenario Directory</w:t>
      </w:r>
      <w:r w:rsidR="00C32BE1" w:rsidRPr="00052B19">
        <w:rPr>
          <w:rFonts w:cs="Arial"/>
          <w:b/>
        </w:rPr>
        <w:t>:</w:t>
      </w:r>
      <w:r w:rsidRPr="00052B19">
        <w:rPr>
          <w:rFonts w:cs="Arial"/>
        </w:rPr>
        <w:t xml:space="preserve"> </w:t>
      </w:r>
      <w:r w:rsidR="00C32BE1" w:rsidRPr="00052B19">
        <w:rPr>
          <w:rFonts w:cs="Arial"/>
        </w:rPr>
        <w:t xml:space="preserve"> T</w:t>
      </w:r>
      <w:r w:rsidRPr="00052B19">
        <w:rPr>
          <w:rFonts w:cs="Arial"/>
        </w:rPr>
        <w:t>his section lets the user browse for the scenario directory. All the files corresponding to the scenario year (or study year) are created i</w:t>
      </w:r>
      <w:r w:rsidR="00C32BE1" w:rsidRPr="00052B19">
        <w:rPr>
          <w:rFonts w:cs="Arial"/>
        </w:rPr>
        <w:t>n the scenario directory.</w:t>
      </w:r>
    </w:p>
    <w:p w:rsidR="002E116A" w:rsidRPr="00052B19" w:rsidRDefault="002E116A" w:rsidP="00C32BE1">
      <w:pPr>
        <w:pStyle w:val="ListParagraph"/>
        <w:numPr>
          <w:ilvl w:val="7"/>
          <w:numId w:val="5"/>
        </w:numPr>
        <w:jc w:val="both"/>
        <w:rPr>
          <w:rFonts w:cs="Arial"/>
        </w:rPr>
      </w:pPr>
      <w:r w:rsidRPr="00052B19">
        <w:rPr>
          <w:rFonts w:cs="Arial"/>
          <w:b/>
        </w:rPr>
        <w:t>Create Scenario Data</w:t>
      </w:r>
      <w:r w:rsidR="00C32BE1" w:rsidRPr="00052B19">
        <w:rPr>
          <w:rFonts w:cs="Arial"/>
          <w:b/>
        </w:rPr>
        <w:t xml:space="preserve">: </w:t>
      </w:r>
      <w:r w:rsidRPr="00052B19">
        <w:rPr>
          <w:rFonts w:cs="Arial"/>
        </w:rPr>
        <w:t xml:space="preserve"> </w:t>
      </w:r>
      <w:r w:rsidR="00C32BE1" w:rsidRPr="00052B19">
        <w:rPr>
          <w:rFonts w:cs="Arial"/>
        </w:rPr>
        <w:t>I</w:t>
      </w:r>
      <w:r w:rsidRPr="00052B19">
        <w:rPr>
          <w:rFonts w:cs="Arial"/>
        </w:rPr>
        <w:t xml:space="preserve">n this section the user can create the TAZ layer, highway network, and transit route system for a given scenario year. Zonal data for a given scenario year can be created by clicking the “Create TAZ Data” button. </w:t>
      </w:r>
      <w:r w:rsidR="00C32BE1" w:rsidRPr="00052B19">
        <w:rPr>
          <w:rFonts w:cs="Arial"/>
        </w:rPr>
        <w:t>A h</w:t>
      </w:r>
      <w:r w:rsidRPr="00052B19">
        <w:rPr>
          <w:rFonts w:cs="Arial"/>
        </w:rPr>
        <w:t xml:space="preserve">ighway network and transit route system for the scenario year can be created by clicking the “Create Network” button. In order to create either the TAZ layer or highway network or transit route system for a given scenario year, information about the </w:t>
      </w:r>
      <w:r w:rsidRPr="00052B19">
        <w:rPr>
          <w:rFonts w:cs="Arial"/>
        </w:rPr>
        <w:lastRenderedPageBreak/>
        <w:t>location of the master TAZ layer, master highway network, master route system, and scenario year has to be collected first.</w:t>
      </w:r>
    </w:p>
    <w:p w:rsidR="00C32BE1" w:rsidRPr="00052B19" w:rsidRDefault="002E116A" w:rsidP="002E116A">
      <w:pPr>
        <w:pStyle w:val="ListParagraph"/>
        <w:numPr>
          <w:ilvl w:val="0"/>
          <w:numId w:val="5"/>
        </w:numPr>
        <w:ind w:left="1080"/>
        <w:jc w:val="both"/>
        <w:rPr>
          <w:rFonts w:cs="Arial"/>
        </w:rPr>
      </w:pPr>
      <w:r w:rsidRPr="00052B19">
        <w:rPr>
          <w:rFonts w:cs="Arial"/>
          <w:b/>
        </w:rPr>
        <w:t>Inputs dialog box</w:t>
      </w:r>
      <w:r w:rsidR="00C32BE1" w:rsidRPr="00052B19">
        <w:rPr>
          <w:rFonts w:cs="Arial"/>
        </w:rPr>
        <w:t>: The i</w:t>
      </w:r>
      <w:r w:rsidRPr="00052B19">
        <w:rPr>
          <w:rFonts w:cs="Arial"/>
        </w:rPr>
        <w:t xml:space="preserve">nputs dialog box, shown in </w:t>
      </w:r>
      <w:fldSimple w:instr=" REF _Ref200952802 \h  \* MERGEFORMAT ">
        <w:r w:rsidR="001B67BC" w:rsidRPr="00602DC5">
          <w:rPr>
            <w:rFonts w:cs="Arial"/>
          </w:rPr>
          <w:t xml:space="preserve">Figure </w:t>
        </w:r>
        <w:r w:rsidR="001B67BC">
          <w:rPr>
            <w:rFonts w:cs="Arial"/>
            <w:noProof/>
          </w:rPr>
          <w:t>10</w:t>
        </w:r>
      </w:fldSimple>
      <w:r w:rsidRPr="00052B19">
        <w:rPr>
          <w:rFonts w:cs="Arial"/>
        </w:rPr>
        <w:t>, is used to collect information about the location of folders that contain key inputs in the modeling process. Several options are available to the user to gather the location o</w:t>
      </w:r>
      <w:r w:rsidR="00C32BE1" w:rsidRPr="00052B19">
        <w:rPr>
          <w:rFonts w:cs="Arial"/>
        </w:rPr>
        <w:t>f the folders listed above:</w:t>
      </w:r>
    </w:p>
    <w:p w:rsidR="00C32BE1" w:rsidRPr="00052B19" w:rsidRDefault="00C32BE1" w:rsidP="00C32BE1">
      <w:pPr>
        <w:pStyle w:val="ListParagraph"/>
        <w:numPr>
          <w:ilvl w:val="7"/>
          <w:numId w:val="5"/>
        </w:numPr>
        <w:jc w:val="both"/>
        <w:rPr>
          <w:rFonts w:cs="Arial"/>
        </w:rPr>
      </w:pPr>
      <w:r w:rsidRPr="00052B19">
        <w:rPr>
          <w:rFonts w:cs="Arial"/>
        </w:rPr>
        <w:t>The u</w:t>
      </w:r>
      <w:r w:rsidR="002E116A" w:rsidRPr="00052B19">
        <w:rPr>
          <w:rFonts w:cs="Arial"/>
        </w:rPr>
        <w:t>ser can manually browse</w:t>
      </w:r>
      <w:r w:rsidRPr="00052B19">
        <w:rPr>
          <w:rFonts w:cs="Arial"/>
        </w:rPr>
        <w:t xml:space="preserve"> for each of these folders.</w:t>
      </w:r>
    </w:p>
    <w:p w:rsidR="00C32BE1" w:rsidRPr="00052B19" w:rsidRDefault="00C32BE1" w:rsidP="00C32BE1">
      <w:pPr>
        <w:pStyle w:val="ListParagraph"/>
        <w:numPr>
          <w:ilvl w:val="7"/>
          <w:numId w:val="5"/>
        </w:numPr>
        <w:jc w:val="both"/>
        <w:rPr>
          <w:rFonts w:cs="Arial"/>
        </w:rPr>
      </w:pPr>
      <w:r w:rsidRPr="00052B19">
        <w:rPr>
          <w:rFonts w:cs="Arial"/>
        </w:rPr>
        <w:t>The u</w:t>
      </w:r>
      <w:r w:rsidR="002E116A" w:rsidRPr="00052B19">
        <w:rPr>
          <w:rFonts w:cs="Arial"/>
        </w:rPr>
        <w:t>ser can set default paths for all of the above folders by clicking “Set all directo</w:t>
      </w:r>
      <w:r w:rsidRPr="00052B19">
        <w:rPr>
          <w:rFonts w:cs="Arial"/>
        </w:rPr>
        <w:t xml:space="preserve">ries to default” button. </w:t>
      </w:r>
    </w:p>
    <w:p w:rsidR="002E116A" w:rsidRPr="00052B19" w:rsidRDefault="00C32BE1" w:rsidP="00C23502">
      <w:pPr>
        <w:pStyle w:val="ListParagraph"/>
        <w:numPr>
          <w:ilvl w:val="7"/>
          <w:numId w:val="5"/>
        </w:numPr>
        <w:jc w:val="both"/>
        <w:rPr>
          <w:rFonts w:cs="Arial"/>
        </w:rPr>
      </w:pPr>
      <w:r w:rsidRPr="00052B19">
        <w:rPr>
          <w:rFonts w:cs="Arial"/>
        </w:rPr>
        <w:t>The u</w:t>
      </w:r>
      <w:r w:rsidR="002E116A" w:rsidRPr="00052B19">
        <w:rPr>
          <w:rFonts w:cs="Arial"/>
        </w:rPr>
        <w:t>ser can manually browse for the generic directory and set all the path of all the other folders based on the generic directory. This can be done by first browsing for the generic directory and then clicking “Set Directories using Generic”.</w:t>
      </w:r>
      <w:r w:rsidR="00662517" w:rsidRPr="00662517">
        <w:rPr>
          <w:rFonts w:cs="Arial"/>
        </w:rPr>
        <w:t xml:space="preserve"> </w:t>
      </w:r>
    </w:p>
    <w:p w:rsidR="002E116A" w:rsidRPr="00052B19" w:rsidRDefault="002E116A" w:rsidP="002E116A">
      <w:pPr>
        <w:rPr>
          <w:rFonts w:cs="Arial"/>
        </w:rPr>
        <w:sectPr w:rsidR="002E116A" w:rsidRPr="00052B19" w:rsidSect="001A0290">
          <w:pgSz w:w="12240" w:h="15840" w:code="1"/>
          <w:pgMar w:top="1440" w:right="1440" w:bottom="1440" w:left="1440" w:header="720" w:footer="432" w:gutter="0"/>
          <w:cols w:space="720"/>
          <w:titlePg/>
          <w:docGrid w:linePitch="360"/>
        </w:sectPr>
      </w:pPr>
    </w:p>
    <w:p w:rsidR="00C23502" w:rsidRDefault="0015799B" w:rsidP="00C23502">
      <w:pPr>
        <w:ind w:left="1260"/>
        <w:rPr>
          <w:noProof/>
        </w:rPr>
      </w:pPr>
      <w:r>
        <w:rPr>
          <w:noProof/>
        </w:rPr>
        <w:lastRenderedPageBreak/>
        <w:pict>
          <v:shape id="Text Box 63" o:spid="_x0000_s1033" type="#_x0000_t202" style="position:absolute;left:0;text-align:left;margin-left:304.5pt;margin-top:99.6pt;width:279pt;height:17.25pt;z-index:2516828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" strokecolor="white">
            <v:textbox>
              <w:txbxContent>
                <w:p w:rsidR="00167D35" w:rsidRPr="00A94F19" w:rsidRDefault="00167D35" w:rsidP="002E116A">
                  <w:pPr>
                    <w:jc w:val="both"/>
                    <w:rPr>
                      <w:sz w:val="18"/>
                      <w:szCs w:val="18"/>
                    </w:rPr>
                  </w:pPr>
                  <w:r w:rsidRPr="005C5FDE">
                    <w:rPr>
                      <w:rFonts w:ascii="Times New Roman" w:hAnsi="Times New Roman"/>
                      <w:sz w:val="18"/>
                      <w:szCs w:val="18"/>
                    </w:rPr>
                    <w:t xml:space="preserve">When this button is clicked </w:t>
                  </w:r>
                  <w:r>
                    <w:rPr>
                      <w:rFonts w:ascii="Times New Roman" w:hAnsi="Times New Roman"/>
                      <w:sz w:val="18"/>
                      <w:szCs w:val="18"/>
                    </w:rPr>
                    <w:t>scenario manage dialog</w:t>
                  </w:r>
                  <w:r w:rsidRPr="00A94F19">
                    <w:rPr>
                      <w:rFonts w:ascii="Times New Roman" w:hAnsi="Times New Roman"/>
                      <w:sz w:val="18"/>
                      <w:szCs w:val="18"/>
                    </w:rPr>
                    <w:t xml:space="preserve"> box</w:t>
                  </w:r>
                  <w:r>
                    <w:rPr>
                      <w:rFonts w:ascii="Times New Roman" w:hAnsi="Times New Roman"/>
                      <w:sz w:val="18"/>
                      <w:szCs w:val="18"/>
                    </w:rPr>
                    <w:t xml:space="preserve"> is shown.</w:t>
                  </w:r>
                </w:p>
              </w:txbxContent>
            </v:textbox>
          </v:shape>
        </w:pict>
      </w:r>
      <w:r>
        <w:rPr>
          <w:noProof/>
        </w:rPr>
        <w:pict>
          <v:shape id="Text Box 40" o:spid="_x0000_s1028" type="#_x0000_t202" style="position:absolute;left:0;text-align:left;margin-left:306.75pt;margin-top:317pt;width:335.25pt;height:17.25pt;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" strokecolor="white">
            <v:textbox>
              <w:txbxContent>
                <w:p w:rsidR="00167D35" w:rsidRPr="00085BB4" w:rsidRDefault="00167D35" w:rsidP="002E116A">
                  <w:pPr>
                    <w:jc w:val="both"/>
                    <w:rPr>
                      <w:rFonts w:ascii="Times New Roman" w:hAnsi="Times New Roman"/>
                      <w:sz w:val="18"/>
                      <w:szCs w:val="18"/>
                    </w:rPr>
                  </w:pPr>
                  <w:r>
                    <w:rPr>
                      <w:rFonts w:ascii="Times New Roman" w:hAnsi="Times New Roman"/>
                      <w:sz w:val="18"/>
                      <w:szCs w:val="18"/>
                    </w:rPr>
                    <w:t>W</w:t>
                  </w:r>
                  <w:r w:rsidRPr="00085BB4">
                    <w:rPr>
                      <w:rFonts w:ascii="Times New Roman" w:hAnsi="Times New Roman"/>
                      <w:sz w:val="18"/>
                      <w:szCs w:val="18"/>
                    </w:rPr>
                    <w:t>hen this button is clicked transit assignment step is carried out.</w:t>
                  </w:r>
                </w:p>
                <w:p w:rsidR="00167D35" w:rsidRPr="00030F0B" w:rsidRDefault="00167D35" w:rsidP="002E116A"/>
              </w:txbxContent>
            </v:textbox>
          </v:shape>
        </w:pict>
      </w:r>
      <w:r>
        <w:rPr>
          <w:noProof/>
        </w:rPr>
        <w:pict>
          <v:shape id="Text Box 198" o:spid="_x0000_s1027" type="#_x0000_t202" style="position:absolute;left:0;text-align:left;margin-left:306.75pt;margin-top:349.2pt;width:335.25pt;height:17.25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" strokecolor="white">
            <v:textbox>
              <w:txbxContent>
                <w:p w:rsidR="00167D35" w:rsidRPr="005C5FDE" w:rsidRDefault="00167D35" w:rsidP="00551A54">
                  <w:pPr>
                    <w:jc w:val="both"/>
                    <w:rPr>
                      <w:rFonts w:ascii="Times New Roman" w:hAnsi="Times New Roman"/>
                      <w:sz w:val="18"/>
                      <w:szCs w:val="18"/>
                    </w:rPr>
                  </w:pPr>
                  <w:r w:rsidRPr="005C5FDE">
                    <w:rPr>
                      <w:rFonts w:ascii="Times New Roman" w:hAnsi="Times New Roman"/>
                      <w:sz w:val="18"/>
                      <w:szCs w:val="18"/>
                    </w:rPr>
                    <w:t xml:space="preserve">When this button is clicked </w:t>
                  </w:r>
                  <w:r>
                    <w:rPr>
                      <w:rFonts w:ascii="Times New Roman" w:hAnsi="Times New Roman"/>
                      <w:sz w:val="18"/>
                      <w:szCs w:val="18"/>
                    </w:rPr>
                    <w:t>the DTA assignment is run</w:t>
                  </w:r>
                  <w:r w:rsidRPr="005C5FDE">
                    <w:rPr>
                      <w:rFonts w:ascii="Times New Roman" w:hAnsi="Times New Roman"/>
                      <w:sz w:val="18"/>
                      <w:szCs w:val="18"/>
                    </w:rPr>
                    <w:t>.</w:t>
                  </w:r>
                </w:p>
                <w:p w:rsidR="00167D35" w:rsidRPr="005C5FDE" w:rsidRDefault="00167D35" w:rsidP="00551A54"/>
              </w:txbxContent>
            </v:textbox>
          </v:shape>
        </w:pict>
      </w:r>
      <w:r>
        <w:rPr>
          <w:noProof/>
        </w:rPr>
        <w:pict>
          <v:shape id="Text Box 34" o:spid="_x0000_s1029" type="#_x0000_t202" style="position:absolute;left:0;text-align:left;margin-left:306.75pt;margin-top:331.95pt;width:335.25pt;height:17.25pt;z-index:2516541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" strokecolor="white">
            <v:textbox>
              <w:txbxContent>
                <w:p w:rsidR="00167D35" w:rsidRPr="005C5FDE" w:rsidRDefault="00167D35" w:rsidP="002E116A">
                  <w:pPr>
                    <w:jc w:val="both"/>
                    <w:rPr>
                      <w:rFonts w:ascii="Times New Roman" w:hAnsi="Times New Roman"/>
                      <w:sz w:val="18"/>
                      <w:szCs w:val="18"/>
                    </w:rPr>
                  </w:pPr>
                  <w:r w:rsidRPr="005C5FDE">
                    <w:rPr>
                      <w:rFonts w:ascii="Times New Roman" w:hAnsi="Times New Roman"/>
                      <w:sz w:val="18"/>
                      <w:szCs w:val="18"/>
                    </w:rPr>
                    <w:t>When this button is clicked environmental justice summaries are</w:t>
                  </w:r>
                  <w:r w:rsidRPr="005C5FDE">
                    <w:rPr>
                      <w:rFonts w:ascii="Times New Roman" w:hAnsi="Times New Roman"/>
                      <w:sz w:val="24"/>
                      <w:szCs w:val="24"/>
                    </w:rPr>
                    <w:t xml:space="preserve"> </w:t>
                  </w:r>
                  <w:r w:rsidRPr="005C5FDE">
                    <w:rPr>
                      <w:rFonts w:ascii="Times New Roman" w:hAnsi="Times New Roman"/>
                      <w:sz w:val="18"/>
                      <w:szCs w:val="18"/>
                    </w:rPr>
                    <w:t>prepared.</w:t>
                  </w:r>
                </w:p>
                <w:p w:rsidR="00167D35" w:rsidRPr="005C5FDE" w:rsidRDefault="00167D35" w:rsidP="002E116A"/>
              </w:txbxContent>
            </v:textbox>
          </v:shape>
        </w:pict>
      </w:r>
      <w:r>
        <w:rPr>
          <w:noProof/>
        </w:rPr>
        <w:pict>
          <v:shape id="Text Box 39" o:spid="_x0000_s1031" type="#_x0000_t202" style="position:absolute;left:0;text-align:left;margin-left:306.75pt;margin-top:299.55pt;width:335.25pt;height:17.25pt;z-index:2516582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" strokecolor="white">
            <v:textbox>
              <w:txbxContent>
                <w:p w:rsidR="00167D35" w:rsidRPr="00085BB4" w:rsidRDefault="00167D35" w:rsidP="002E116A">
                  <w:pPr>
                    <w:jc w:val="both"/>
                    <w:rPr>
                      <w:rFonts w:ascii="Times New Roman" w:hAnsi="Times New Roman"/>
                      <w:sz w:val="18"/>
                      <w:szCs w:val="18"/>
                    </w:rPr>
                  </w:pPr>
                  <w:r>
                    <w:rPr>
                      <w:rFonts w:ascii="Times New Roman" w:hAnsi="Times New Roman"/>
                      <w:sz w:val="18"/>
                      <w:szCs w:val="18"/>
                    </w:rPr>
                    <w:t>W</w:t>
                  </w:r>
                  <w:r w:rsidRPr="00085BB4">
                    <w:rPr>
                      <w:rFonts w:ascii="Times New Roman" w:hAnsi="Times New Roman"/>
                      <w:sz w:val="18"/>
                      <w:szCs w:val="18"/>
                    </w:rPr>
                    <w:t xml:space="preserve">hen this button is clicked </w:t>
                  </w:r>
                  <w:r>
                    <w:rPr>
                      <w:rFonts w:ascii="Times New Roman" w:hAnsi="Times New Roman"/>
                      <w:sz w:val="18"/>
                      <w:szCs w:val="18"/>
                    </w:rPr>
                    <w:t>highway</w:t>
                  </w:r>
                  <w:r w:rsidRPr="00085BB4">
                    <w:rPr>
                      <w:rFonts w:ascii="Times New Roman" w:hAnsi="Times New Roman"/>
                      <w:sz w:val="18"/>
                      <w:szCs w:val="18"/>
                    </w:rPr>
                    <w:t xml:space="preserve"> assignment step is carried out.</w:t>
                  </w:r>
                </w:p>
                <w:p w:rsidR="00167D35" w:rsidRPr="00030F0B" w:rsidRDefault="00167D35" w:rsidP="002E116A"/>
              </w:txbxContent>
            </v:textbox>
          </v:shape>
        </w:pict>
      </w:r>
      <w:r>
        <w:rPr>
          <w:noProof/>
        </w:rPr>
        <w:pict>
          <v:shape id="Text Box 33" o:spid="_x0000_s1030" type="#_x0000_t202" style="position:absolute;left:0;text-align:left;margin-left:306.75pt;margin-top:279.9pt;width:335.25pt;height:24.2pt;z-index:25165312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" strokecolor="white">
            <v:textbox>
              <w:txbxContent>
                <w:p w:rsidR="00167D35" w:rsidRPr="00085BB4" w:rsidRDefault="00167D35" w:rsidP="002E116A">
                  <w:pPr>
                    <w:jc w:val="both"/>
                    <w:rPr>
                      <w:rFonts w:ascii="Times New Roman" w:hAnsi="Times New Roman"/>
                      <w:sz w:val="18"/>
                      <w:szCs w:val="18"/>
                    </w:rPr>
                  </w:pPr>
                  <w:r>
                    <w:rPr>
                      <w:rFonts w:ascii="Times New Roman" w:hAnsi="Times New Roman"/>
                      <w:sz w:val="18"/>
                      <w:szCs w:val="18"/>
                    </w:rPr>
                    <w:t>W</w:t>
                  </w:r>
                  <w:r w:rsidRPr="00085BB4">
                    <w:rPr>
                      <w:rFonts w:ascii="Times New Roman" w:hAnsi="Times New Roman"/>
                      <w:sz w:val="18"/>
                      <w:szCs w:val="18"/>
                    </w:rPr>
                    <w:t>hen this button</w:t>
                  </w:r>
                  <w:r>
                    <w:rPr>
                      <w:rFonts w:ascii="Times New Roman" w:hAnsi="Times New Roman"/>
                      <w:sz w:val="18"/>
                      <w:szCs w:val="18"/>
                    </w:rPr>
                    <w:t xml:space="preserve"> is clicked time of day step is carried out</w:t>
                  </w:r>
                </w:p>
                <w:p w:rsidR="00167D35" w:rsidRPr="00030F0B" w:rsidRDefault="00167D35" w:rsidP="002E116A"/>
              </w:txbxContent>
            </v:textbox>
          </v:shape>
        </w:pict>
      </w:r>
      <w:r>
        <w:rPr>
          <w:noProof/>
        </w:rPr>
        <w:pict>
          <v:shape id="Text Box 37" o:spid="_x0000_s1040" type="#_x0000_t202" style="position:absolute;left:0;text-align:left;margin-left:306.75pt;margin-top:260.15pt;width:335.25pt;height:17.15pt;z-index:25165721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" strokecolor="white">
            <v:textbox>
              <w:txbxContent>
                <w:p w:rsidR="00167D35" w:rsidRPr="00030F0B" w:rsidRDefault="00167D35" w:rsidP="002E116A">
                  <w:pPr>
                    <w:rPr>
                      <w:sz w:val="16"/>
                      <w:szCs w:val="16"/>
                    </w:rPr>
                  </w:pPr>
                  <w:r>
                    <w:rPr>
                      <w:rFonts w:ascii="Times New Roman" w:hAnsi="Times New Roman"/>
                      <w:sz w:val="18"/>
                      <w:szCs w:val="18"/>
                    </w:rPr>
                    <w:t>W</w:t>
                  </w:r>
                  <w:r w:rsidRPr="0035603F">
                    <w:rPr>
                      <w:rFonts w:ascii="Times New Roman" w:hAnsi="Times New Roman"/>
                      <w:sz w:val="18"/>
                      <w:szCs w:val="18"/>
                    </w:rPr>
                    <w:t xml:space="preserve">hen this button is clicked </w:t>
                  </w:r>
                  <w:r>
                    <w:rPr>
                      <w:rFonts w:ascii="Times New Roman" w:hAnsi="Times New Roman"/>
                      <w:sz w:val="18"/>
                      <w:szCs w:val="18"/>
                    </w:rPr>
                    <w:t>the tour based models are run (residential and visitor)</w:t>
                  </w:r>
                </w:p>
              </w:txbxContent>
            </v:textbox>
          </v:shape>
        </w:pict>
      </w:r>
      <w:r>
        <w:rPr>
          <w:noProof/>
        </w:rPr>
        <w:pict>
          <v:shape id="Text Box 36" o:spid="_x0000_s1039" type="#_x0000_t202" style="position:absolute;left:0;text-align:left;margin-left:306pt;margin-top:244.6pt;width:358.5pt;height:16.5pt;z-index:2516561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" strokecolor="white">
            <v:textbox>
              <w:txbxContent>
                <w:p w:rsidR="00167D35" w:rsidRPr="005C5FDE" w:rsidRDefault="00167D35" w:rsidP="002E116A">
                  <w:pPr>
                    <w:rPr>
                      <w:sz w:val="18"/>
                      <w:szCs w:val="18"/>
                    </w:rPr>
                  </w:pPr>
                  <w:r>
                    <w:rPr>
                      <w:rFonts w:ascii="Times New Roman" w:hAnsi="Times New Roman"/>
                      <w:sz w:val="18"/>
                      <w:szCs w:val="18"/>
                    </w:rPr>
                    <w:t>W</w:t>
                  </w:r>
                  <w:r w:rsidRPr="005C5FDE">
                    <w:rPr>
                      <w:rFonts w:ascii="Times New Roman" w:hAnsi="Times New Roman"/>
                      <w:sz w:val="18"/>
                      <w:szCs w:val="18"/>
                    </w:rPr>
                    <w:t xml:space="preserve">hen this button is clicked </w:t>
                  </w:r>
                  <w:r>
                    <w:rPr>
                      <w:rFonts w:ascii="Times New Roman" w:hAnsi="Times New Roman"/>
                      <w:sz w:val="18"/>
                      <w:szCs w:val="18"/>
                    </w:rPr>
                    <w:t>the special market models are run (truck and air passenger)</w:t>
                  </w:r>
                </w:p>
              </w:txbxContent>
            </v:textbox>
          </v:shape>
        </w:pict>
      </w:r>
      <w:r>
        <w:rPr>
          <w:noProof/>
        </w:rPr>
        <w:pict>
          <v:shapetype id="_x0000_t32" coordsize="21600,21600" o:spt="32" o:oned="t" path="m,l21600,21600e" filled="f">
            <v:path arrowok="t" fillok="f" o:connecttype="none"/>
            <o:lock v:ext="edit" shapetype="t"/>
          </v:shapetype>
          <v:shape id="AutoShape 30" o:spid="_x0000_s1083" type="#_x0000_t32" style="position:absolute;left:0;text-align:left;margin-left:258pt;margin-top:358.15pt;width:48.75pt;height:.75pt;flip:y;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">
            <v:stroke endarrow="block"/>
          </v:shape>
        </w:pict>
      </w:r>
      <w:r>
        <w:rPr>
          <w:noProof/>
        </w:rPr>
        <w:pict>
          <v:shape id="AutoShape 29" o:spid="_x0000_s1082" type="#_x0000_t32" style="position:absolute;left:0;text-align:left;margin-left:257.25pt;margin-top:339.8pt;width:48.75pt;height:.75pt;flip:y;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">
            <v:stroke endarrow="block"/>
          </v:shape>
        </w:pict>
      </w:r>
      <w:r>
        <w:rPr>
          <w:noProof/>
        </w:rPr>
        <w:pict>
          <v:shape id="AutoShape 28" o:spid="_x0000_s1081" type="#_x0000_t32" style="position:absolute;left:0;text-align:left;margin-left:258pt;margin-top:325.8pt;width:48.75pt;height:.75pt;flip:y;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">
            <v:stroke endarrow="block"/>
          </v:shape>
        </w:pict>
      </w:r>
      <w:r>
        <w:rPr>
          <w:noProof/>
        </w:rPr>
        <w:pict>
          <v:shape id="AutoShape 27" o:spid="_x0000_s1080" type="#_x0000_t32" style="position:absolute;left:0;text-align:left;margin-left:258pt;margin-top:307.8pt;width:48.75pt;height:.75pt;flip:y;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">
            <v:stroke endarrow="block"/>
          </v:shape>
        </w:pict>
      </w:r>
      <w:r>
        <w:rPr>
          <w:noProof/>
        </w:rPr>
        <w:pict>
          <v:shape id="AutoShape 26" o:spid="_x0000_s1079" type="#_x0000_t32" style="position:absolute;left:0;text-align:left;margin-left:257.25pt;margin-top:288.85pt;width:48.75pt;height:.75pt;flip:y;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">
            <v:stroke endarrow="block"/>
          </v:shape>
        </w:pict>
      </w:r>
      <w:r>
        <w:rPr>
          <w:noProof/>
        </w:rPr>
        <w:pict>
          <v:shape id="AutoShape 25" o:spid="_x0000_s1078" type="#_x0000_t32" style="position:absolute;left:0;text-align:left;margin-left:258pt;margin-top:268.7pt;width:48.75pt;height:.75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">
            <v:stroke endarrow="block"/>
          </v:shape>
        </w:pict>
      </w:r>
      <w:r>
        <w:rPr>
          <w:noProof/>
        </w:rPr>
        <w:pict>
          <v:shape id="AutoShape 24" o:spid="_x0000_s1077" type="#_x0000_t32" style="position:absolute;left:0;text-align:left;margin-left:258pt;margin-top:253.45pt;width:48.75pt;height:.75pt;flip:y;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">
            <v:stroke endarrow="block"/>
          </v:shape>
        </w:pict>
      </w:r>
      <w:r>
        <w:rPr>
          <w:noProof/>
        </w:rPr>
        <w:pict>
          <v:shape id="AutoShape 22" o:spid="_x0000_s1076" type="#_x0000_t32" style="position:absolute;left:0;text-align:left;margin-left:258pt;margin-top:218.55pt;width:48.75pt;height:.75pt;flip:y;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">
            <v:stroke endarrow="block"/>
          </v:shape>
        </w:pict>
      </w:r>
      <w:r>
        <w:rPr>
          <w:noProof/>
        </w:rPr>
        <w:pict>
          <v:shape id="AutoShape 23" o:spid="_x0000_s1075" type="#_x0000_t32" style="position:absolute;left:0;text-align:left;margin-left:257.25pt;margin-top:237.3pt;width:48.75pt;height:.75pt;flip:y;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">
            <v:stroke endarrow="block"/>
          </v:shape>
        </w:pict>
      </w:r>
      <w:r>
        <w:rPr>
          <w:noProof/>
        </w:rPr>
        <w:pict>
          <v:shape id="Text Box 17" o:spid="_x0000_s1032" type="#_x0000_t202" style="position:absolute;left:0;text-align:left;margin-left:-33.25pt;margin-top:276.3pt;width:85pt;height:19.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" strokecolor="white">
            <v:textbox>
              <w:txbxContent>
                <w:p w:rsidR="00167D35" w:rsidRPr="009F01E5" w:rsidRDefault="00167D35" w:rsidP="002E116A">
                  <w:pPr>
                    <w:jc w:val="center"/>
                    <w:rPr>
                      <w:sz w:val="18"/>
                      <w:szCs w:val="18"/>
                    </w:rPr>
                  </w:pPr>
                  <w:r w:rsidRPr="009F01E5">
                    <w:rPr>
                      <w:rFonts w:ascii="Times New Roman" w:hAnsi="Times New Roman"/>
                      <w:sz w:val="18"/>
                      <w:szCs w:val="18"/>
                    </w:rPr>
                    <w:t>STAGES</w:t>
                  </w:r>
                  <w:r>
                    <w:rPr>
                      <w:rFonts w:ascii="Times New Roman" w:hAnsi="Times New Roman"/>
                      <w:sz w:val="18"/>
                      <w:szCs w:val="18"/>
                    </w:rPr>
                    <w:t xml:space="preserve"> </w:t>
                  </w:r>
                  <w:r w:rsidRPr="009F01E5">
                    <w:rPr>
                      <w:rFonts w:ascii="Times New Roman" w:hAnsi="Times New Roman"/>
                      <w:sz w:val="18"/>
                      <w:szCs w:val="18"/>
                    </w:rPr>
                    <w:t>Section</w:t>
                  </w:r>
                </w:p>
              </w:txbxContent>
            </v:textbox>
          </v:shape>
        </w:pict>
      </w:r>
      <w:r>
        <w:rPr>
          <w:noProof/>
        </w:rPr>
        <w:pict>
          <v:shape id="AutoShape 14" o:spid="_x0000_s1074" type="#_x0000_t32" style="position:absolute;left:0;text-align:left;margin-left:51.75pt;margin-top:285.1pt;width:16.5pt;height:0;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">
            <v:stroke endarrow="block"/>
          </v:shape>
        </w:pict>
      </w: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0" o:spid="_x0000_s1073" type="#_x0000_t87" style="position:absolute;left:0;text-align:left;margin-left:63.75pt;margin-top:189pt;width:22.5pt;height:193.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" strokeweight="1.5pt"/>
        </w:pict>
      </w:r>
      <w:r>
        <w:rPr>
          <w:noProof/>
        </w:rPr>
        <w:pict>
          <v:shape id="AutoShape 62" o:spid="_x0000_s1072" type="#_x0000_t32" style="position:absolute;left:0;text-align:left;margin-left:249pt;margin-top:108pt;width:39.75pt;height:.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">
            <v:stroke endarrow="block"/>
          </v:shape>
        </w:pict>
      </w:r>
      <w:r>
        <w:rPr>
          <w:noProof/>
        </w:rPr>
        <w:pict>
          <v:shape id="AutoShape 19" o:spid="_x0000_s1071" type="#_x0000_t87" style="position:absolute;left:0;text-align:left;margin-left:60pt;margin-top:127.3pt;width:24.75pt;height:51.0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" strokeweight="1.5pt"/>
        </w:pict>
      </w:r>
      <w:r>
        <w:rPr>
          <w:noProof/>
        </w:rPr>
        <w:pict>
          <v:shape id="Text Box 16" o:spid="_x0000_s1034" type="#_x0000_t202" style="position:absolute;left:0;text-align:left;margin-left:-47.8pt;margin-top:141.75pt;width:95.15pt;height:20.9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" strokecolor="white">
            <v:textbox>
              <w:txbxContent>
                <w:p w:rsidR="00167D35" w:rsidRPr="009F01E5" w:rsidRDefault="00167D35" w:rsidP="002E116A">
                  <w:pPr>
                    <w:jc w:val="center"/>
                    <w:rPr>
                      <w:sz w:val="18"/>
                      <w:szCs w:val="18"/>
                    </w:rPr>
                  </w:pPr>
                  <w:r w:rsidRPr="009F01E5">
                    <w:rPr>
                      <w:rFonts w:ascii="Times New Roman" w:hAnsi="Times New Roman"/>
                      <w:sz w:val="18"/>
                      <w:szCs w:val="18"/>
                    </w:rPr>
                    <w:t>OPTIONS Section</w:t>
                  </w:r>
                </w:p>
              </w:txbxContent>
            </v:textbox>
          </v:shape>
        </w:pict>
      </w:r>
      <w:r>
        <w:rPr>
          <w:noProof/>
        </w:rPr>
        <w:pict>
          <v:shape id="AutoShape 13" o:spid="_x0000_s1070" type="#_x0000_t32" style="position:absolute;left:0;text-align:left;margin-left:45.75pt;margin-top:152.25pt;width:18pt;height:0;flip:x;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">
            <v:stroke endarrow="block"/>
          </v:shape>
        </w:pict>
      </w:r>
      <w:r>
        <w:rPr>
          <w:noProof/>
        </w:rPr>
        <w:pict>
          <v:shape id="Text Box 15" o:spid="_x0000_s1035" type="#_x0000_t202" style="position:absolute;left:0;text-align:left;margin-left:-41.2pt;margin-top:78.55pt;width:88.55pt;height:38.4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" stroked="f">
            <v:textbox>
              <w:txbxContent>
                <w:p w:rsidR="00167D35" w:rsidRPr="009F01E5" w:rsidRDefault="00167D35" w:rsidP="002E116A">
                  <w:pPr>
                    <w:jc w:val="center"/>
                    <w:rPr>
                      <w:rFonts w:ascii="Times New Roman" w:hAnsi="Times New Roman"/>
                      <w:sz w:val="18"/>
                      <w:szCs w:val="18"/>
                    </w:rPr>
                  </w:pPr>
                  <w:r w:rsidRPr="009F01E5">
                    <w:rPr>
                      <w:rFonts w:ascii="Times New Roman" w:hAnsi="Times New Roman"/>
                      <w:sz w:val="18"/>
                      <w:szCs w:val="18"/>
                    </w:rPr>
                    <w:t>Scenario</w:t>
                  </w:r>
                  <w:r>
                    <w:rPr>
                      <w:rFonts w:ascii="Times New Roman" w:hAnsi="Times New Roman"/>
                      <w:sz w:val="18"/>
                      <w:szCs w:val="18"/>
                    </w:rPr>
                    <w:t xml:space="preserve"> </w:t>
                  </w:r>
                  <w:r w:rsidRPr="009F01E5">
                    <w:rPr>
                      <w:rFonts w:ascii="Times New Roman" w:hAnsi="Times New Roman"/>
                      <w:sz w:val="18"/>
                      <w:szCs w:val="18"/>
                    </w:rPr>
                    <w:t xml:space="preserve">Directory </w:t>
                  </w:r>
                </w:p>
                <w:p w:rsidR="00167D35" w:rsidRPr="009F01E5" w:rsidRDefault="00167D35" w:rsidP="002E116A">
                  <w:pPr>
                    <w:jc w:val="center"/>
                    <w:rPr>
                      <w:sz w:val="18"/>
                      <w:szCs w:val="18"/>
                    </w:rPr>
                  </w:pPr>
                  <w:r w:rsidRPr="009F01E5">
                    <w:rPr>
                      <w:rFonts w:ascii="Times New Roman" w:hAnsi="Times New Roman"/>
                      <w:sz w:val="18"/>
                      <w:szCs w:val="18"/>
                    </w:rPr>
                    <w:t>Section</w:t>
                  </w:r>
                </w:p>
              </w:txbxContent>
            </v:textbox>
          </v:shape>
        </w:pict>
      </w:r>
      <w:r>
        <w:rPr>
          <w:noProof/>
        </w:rPr>
        <w:pict>
          <v:shape id="AutoShape 12" o:spid="_x0000_s1069" type="#_x0000_t32" style="position:absolute;left:0;text-align:left;margin-left:45pt;margin-top:97.5pt;width:23.25pt;height:0;flip:x;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">
            <v:stroke endarrow="block"/>
          </v:shape>
        </w:pict>
      </w:r>
      <w:r>
        <w:rPr>
          <w:noProof/>
        </w:rPr>
        <w:pict>
          <v:shape id="AutoShape 18" o:spid="_x0000_s1068" type="#_x0000_t87" style="position:absolute;left:0;text-align:left;margin-left:62.25pt;margin-top:77.95pt;width:22.5pt;height:39.0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" strokeweight="1.5pt"/>
        </w:pict>
      </w:r>
      <w:r w:rsidR="00666890">
        <w:rPr>
          <w:rFonts w:cs="Arial"/>
          <w:noProof/>
        </w:rPr>
        <w:drawing>
          <wp:inline distT="0" distB="0" distL="0" distR="0">
            <wp:extent cx="2709545" cy="53003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4479" t="11436" r="30954" b="7080"/>
                    <a:stretch>
                      <a:fillRect/>
                    </a:stretch>
                  </pic:blipFill>
                  <pic:spPr bwMode="auto">
                    <a:xfrm>
                      <a:off x="0" y="0"/>
                      <a:ext cx="2709545" cy="5300345"/>
                    </a:xfrm>
                    <a:prstGeom prst="rect">
                      <a:avLst/>
                    </a:prstGeom>
                    <a:noFill/>
                    <a:ln>
                      <a:noFill/>
                    </a:ln>
                  </pic:spPr>
                </pic:pic>
              </a:graphicData>
            </a:graphic>
          </wp:inline>
        </w:drawing>
      </w:r>
      <w:r>
        <w:rPr>
          <w:noProof/>
        </w:rPr>
        <w:pict>
          <v:shape id="AutoShape 21" o:spid="_x0000_s1067" type="#_x0000_t32" style="position:absolute;left:0;text-align:left;margin-left:255pt;margin-top:189pt;width:51pt;height:12.3pt;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">
            <v:stroke endarrow="block"/>
          </v:shape>
        </w:pict>
      </w:r>
      <w:r>
        <w:rPr>
          <w:noProof/>
        </w:rPr>
        <w:pict>
          <v:shape id="Text Box 31" o:spid="_x0000_s1036" type="#_x0000_t202" style="position:absolute;left:0;text-align:left;margin-left:306pt;margin-top:171pt;width:335.25pt;height:3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" strokecolor="white">
            <v:textbox>
              <w:txbxContent>
                <w:p w:rsidR="00167D35" w:rsidRPr="00CA1B58" w:rsidRDefault="00167D35" w:rsidP="002E116A">
                  <w:pPr>
                    <w:rPr>
                      <w:sz w:val="18"/>
                      <w:szCs w:val="18"/>
                    </w:rPr>
                  </w:pPr>
                  <w:r>
                    <w:rPr>
                      <w:rFonts w:ascii="Times New Roman" w:hAnsi="Times New Roman"/>
                      <w:sz w:val="18"/>
                      <w:szCs w:val="18"/>
                    </w:rPr>
                    <w:t>W</w:t>
                  </w:r>
                  <w:r w:rsidRPr="00CA1B58">
                    <w:rPr>
                      <w:rFonts w:ascii="Times New Roman" w:hAnsi="Times New Roman"/>
                      <w:sz w:val="18"/>
                      <w:szCs w:val="18"/>
                    </w:rPr>
                    <w:t>hen this button is clicked two tasks are carried out, first the line layer is updated and then the highway network is created.</w:t>
                  </w:r>
                </w:p>
              </w:txbxContent>
            </v:textbox>
          </v:shape>
        </w:pict>
      </w:r>
      <w:r>
        <w:rPr>
          <w:noProof/>
        </w:rPr>
        <w:pict>
          <v:shape id="Text Box 32" o:spid="_x0000_s1037" type="#_x0000_t202" style="position:absolute;left:0;text-align:left;margin-left:306pt;margin-top:208.9pt;width:335.25pt;height:17.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" strokecolor="white">
            <v:textbox>
              <w:txbxContent>
                <w:p w:rsidR="00167D35" w:rsidRPr="00030F0B" w:rsidRDefault="00167D35" w:rsidP="002E116A">
                  <w:pPr>
                    <w:rPr>
                      <w:sz w:val="18"/>
                      <w:szCs w:val="18"/>
                    </w:rPr>
                  </w:pPr>
                  <w:r>
                    <w:rPr>
                      <w:rFonts w:ascii="Times New Roman" w:hAnsi="Times New Roman"/>
                      <w:sz w:val="18"/>
                      <w:szCs w:val="18"/>
                    </w:rPr>
                    <w:t>W</w:t>
                  </w:r>
                  <w:r w:rsidRPr="00030F0B">
                    <w:rPr>
                      <w:rFonts w:ascii="Times New Roman" w:hAnsi="Times New Roman"/>
                      <w:sz w:val="18"/>
                      <w:szCs w:val="18"/>
                    </w:rPr>
                    <w:t>hen this button is clicked the highway skims are generated</w:t>
                  </w:r>
                </w:p>
              </w:txbxContent>
            </v:textbox>
          </v:shape>
        </w:pict>
      </w:r>
      <w:r>
        <w:rPr>
          <w:noProof/>
        </w:rPr>
        <w:pict>
          <v:shape id="Text Box 35" o:spid="_x0000_s1038" type="#_x0000_t202" style="position:absolute;left:0;text-align:left;margin-left:306pt;margin-top:228.2pt;width:335.25pt;height:1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" strokecolor="white">
            <v:textbox>
              <w:txbxContent>
                <w:p w:rsidR="00167D35" w:rsidRPr="00030F0B" w:rsidRDefault="00167D35" w:rsidP="002E116A">
                  <w:pPr>
                    <w:rPr>
                      <w:sz w:val="18"/>
                      <w:szCs w:val="18"/>
                    </w:rPr>
                  </w:pPr>
                  <w:r>
                    <w:rPr>
                      <w:rFonts w:ascii="Times New Roman" w:hAnsi="Times New Roman"/>
                      <w:sz w:val="18"/>
                      <w:szCs w:val="18"/>
                    </w:rPr>
                    <w:t>W</w:t>
                  </w:r>
                  <w:r w:rsidRPr="00030F0B">
                    <w:rPr>
                      <w:rFonts w:ascii="Times New Roman" w:hAnsi="Times New Roman"/>
                      <w:sz w:val="18"/>
                      <w:szCs w:val="18"/>
                    </w:rPr>
                    <w:t>hen this button is clicked the transit skims are generated</w:t>
                  </w:r>
                </w:p>
              </w:txbxContent>
            </v:textbox>
          </v:shape>
        </w:pict>
      </w:r>
      <w:bookmarkStart w:id="82" w:name="_Ref200952772"/>
      <w:r w:rsidR="00C23502" w:rsidRPr="00C23502">
        <w:t xml:space="preserve"> </w:t>
      </w:r>
    </w:p>
    <w:p w:rsidR="00C23502" w:rsidRPr="00602DC5" w:rsidRDefault="00602DC5" w:rsidP="00602DC5">
      <w:pPr>
        <w:pStyle w:val="Caption"/>
        <w:rPr>
          <w:rFonts w:ascii="Arial" w:hAnsi="Arial" w:cs="Arial"/>
          <w:sz w:val="22"/>
          <w:szCs w:val="22"/>
        </w:rPr>
      </w:pPr>
      <w:bookmarkStart w:id="83" w:name="_Ref201140970"/>
      <w:bookmarkStart w:id="84" w:name="_Toc358794039"/>
      <w:bookmarkEnd w:id="82"/>
      <w:r w:rsidRPr="00602DC5">
        <w:rPr>
          <w:rFonts w:ascii="Arial" w:hAnsi="Arial" w:cs="Arial"/>
          <w:sz w:val="22"/>
          <w:szCs w:val="22"/>
        </w:rPr>
        <w:t xml:space="preserve">Figure </w:t>
      </w:r>
      <w:r w:rsidR="0015799B" w:rsidRPr="00602DC5">
        <w:rPr>
          <w:rFonts w:ascii="Arial" w:hAnsi="Arial" w:cs="Arial"/>
          <w:sz w:val="22"/>
          <w:szCs w:val="22"/>
        </w:rPr>
        <w:fldChar w:fldCharType="begin"/>
      </w:r>
      <w:r w:rsidRPr="00602DC5">
        <w:rPr>
          <w:rFonts w:ascii="Arial" w:hAnsi="Arial" w:cs="Arial"/>
          <w:sz w:val="22"/>
          <w:szCs w:val="22"/>
        </w:rPr>
        <w:instrText xml:space="preserve"> SEQ Figure \* ARABIC </w:instrText>
      </w:r>
      <w:r w:rsidR="0015799B" w:rsidRPr="00602DC5">
        <w:rPr>
          <w:rFonts w:ascii="Arial" w:hAnsi="Arial" w:cs="Arial"/>
          <w:sz w:val="22"/>
          <w:szCs w:val="22"/>
        </w:rPr>
        <w:fldChar w:fldCharType="separate"/>
      </w:r>
      <w:r w:rsidR="001B67BC">
        <w:rPr>
          <w:rFonts w:ascii="Arial" w:hAnsi="Arial" w:cs="Arial"/>
          <w:noProof/>
          <w:sz w:val="22"/>
          <w:szCs w:val="22"/>
        </w:rPr>
        <w:t>8</w:t>
      </w:r>
      <w:r w:rsidR="0015799B" w:rsidRPr="00602DC5">
        <w:rPr>
          <w:rFonts w:ascii="Arial" w:hAnsi="Arial" w:cs="Arial"/>
          <w:sz w:val="22"/>
          <w:szCs w:val="22"/>
        </w:rPr>
        <w:fldChar w:fldCharType="end"/>
      </w:r>
      <w:bookmarkEnd w:id="83"/>
      <w:r w:rsidRPr="00602DC5">
        <w:rPr>
          <w:rFonts w:ascii="Arial" w:hAnsi="Arial" w:cs="Arial"/>
          <w:sz w:val="22"/>
          <w:szCs w:val="22"/>
        </w:rPr>
        <w:t xml:space="preserve">:  GUI </w:t>
      </w:r>
      <w:proofErr w:type="gramStart"/>
      <w:r w:rsidRPr="00602DC5">
        <w:rPr>
          <w:rFonts w:ascii="Arial" w:hAnsi="Arial" w:cs="Arial"/>
          <w:sz w:val="22"/>
          <w:szCs w:val="22"/>
        </w:rPr>
        <w:t>For</w:t>
      </w:r>
      <w:proofErr w:type="gramEnd"/>
      <w:r w:rsidRPr="00602DC5">
        <w:rPr>
          <w:rFonts w:ascii="Arial" w:hAnsi="Arial" w:cs="Arial"/>
          <w:sz w:val="22"/>
          <w:szCs w:val="22"/>
        </w:rPr>
        <w:t xml:space="preserve"> </w:t>
      </w:r>
      <w:proofErr w:type="spellStart"/>
      <w:r w:rsidRPr="00602DC5">
        <w:rPr>
          <w:rFonts w:ascii="Arial" w:hAnsi="Arial" w:cs="Arial"/>
          <w:sz w:val="22"/>
          <w:szCs w:val="22"/>
        </w:rPr>
        <w:t>OahuMPO</w:t>
      </w:r>
      <w:proofErr w:type="spellEnd"/>
      <w:r w:rsidRPr="00602DC5">
        <w:rPr>
          <w:rFonts w:ascii="Arial" w:hAnsi="Arial" w:cs="Arial"/>
          <w:sz w:val="22"/>
          <w:szCs w:val="22"/>
        </w:rPr>
        <w:t xml:space="preserve"> Planning Model</w:t>
      </w:r>
      <w:bookmarkEnd w:id="84"/>
    </w:p>
    <w:p w:rsidR="00C23502" w:rsidRPr="00BF36E6" w:rsidRDefault="00C23502" w:rsidP="002E116A">
      <w:pPr>
        <w:ind w:left="720" w:firstLine="720"/>
        <w:rPr>
          <w:rFonts w:cs="Arial"/>
          <w:sz w:val="24"/>
          <w:szCs w:val="24"/>
        </w:rPr>
      </w:pPr>
    </w:p>
    <w:p w:rsidR="002E116A" w:rsidRPr="00BF36E6" w:rsidRDefault="002E116A" w:rsidP="002E116A">
      <w:pPr>
        <w:ind w:left="720" w:firstLine="720"/>
        <w:rPr>
          <w:rFonts w:cs="Arial"/>
          <w:sz w:val="24"/>
          <w:szCs w:val="24"/>
        </w:rPr>
      </w:pPr>
    </w:p>
    <w:p w:rsidR="002E116A" w:rsidRPr="00BF36E6" w:rsidRDefault="002E116A" w:rsidP="002E116A">
      <w:pPr>
        <w:ind w:left="720" w:firstLine="720"/>
        <w:rPr>
          <w:rFonts w:cs="Arial"/>
          <w:sz w:val="24"/>
          <w:szCs w:val="24"/>
        </w:rPr>
      </w:pPr>
    </w:p>
    <w:p w:rsidR="002E116A" w:rsidRPr="00BF36E6" w:rsidRDefault="0015799B" w:rsidP="002E116A">
      <w:pPr>
        <w:ind w:left="1440" w:firstLine="720"/>
        <w:rPr>
          <w:rFonts w:cs="Arial"/>
          <w:sz w:val="24"/>
          <w:szCs w:val="24"/>
        </w:rPr>
      </w:pPr>
      <w:r>
        <w:rPr>
          <w:rFonts w:cs="Arial"/>
          <w:noProof/>
          <w:sz w:val="24"/>
          <w:szCs w:val="24"/>
        </w:rPr>
        <w:pict>
          <v:shape id="Text Box 47" o:spid="_x0000_s1041" type="#_x0000_t202" style="position:absolute;left:0;text-align:left;margin-left:-18pt;margin-top:126.85pt;width:89.25pt;height:46.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" strokecolor="white">
            <v:textbox>
              <w:txbxContent>
                <w:p w:rsidR="00167D35" w:rsidRPr="009F01E5" w:rsidRDefault="00167D35" w:rsidP="002E116A">
                  <w:pPr>
                    <w:jc w:val="center"/>
                    <w:rPr>
                      <w:sz w:val="18"/>
                      <w:szCs w:val="18"/>
                    </w:rPr>
                  </w:pPr>
                  <w:r>
                    <w:rPr>
                      <w:rFonts w:ascii="Times New Roman" w:hAnsi="Times New Roman"/>
                      <w:sz w:val="18"/>
                      <w:szCs w:val="18"/>
                    </w:rPr>
                    <w:t xml:space="preserve">Create Scenario </w:t>
                  </w:r>
                  <w:r w:rsidRPr="009F01E5">
                    <w:rPr>
                      <w:rFonts w:ascii="Times New Roman" w:hAnsi="Times New Roman"/>
                      <w:sz w:val="18"/>
                      <w:szCs w:val="18"/>
                    </w:rPr>
                    <w:t>Section</w:t>
                  </w:r>
                </w:p>
                <w:p w:rsidR="00167D35" w:rsidRPr="00516573" w:rsidRDefault="00167D35" w:rsidP="002E116A"/>
              </w:txbxContent>
            </v:textbox>
          </v:shape>
        </w:pict>
      </w:r>
      <w:r>
        <w:rPr>
          <w:rFonts w:cs="Arial"/>
          <w:noProof/>
          <w:sz w:val="24"/>
          <w:szCs w:val="24"/>
        </w:rPr>
        <w:pict>
          <v:shape id="Text Box 48" o:spid="_x0000_s1042" type="#_x0000_t202" style="position:absolute;left:0;text-align:left;margin-left:-9.25pt;margin-top:77.7pt;width:85pt;height:43.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" strokecolor="white">
            <v:textbox>
              <w:txbxContent>
                <w:p w:rsidR="00167D35" w:rsidRPr="009F01E5" w:rsidRDefault="00167D35" w:rsidP="002E116A">
                  <w:pPr>
                    <w:jc w:val="center"/>
                    <w:rPr>
                      <w:rFonts w:ascii="Times New Roman" w:hAnsi="Times New Roman"/>
                      <w:sz w:val="18"/>
                      <w:szCs w:val="18"/>
                    </w:rPr>
                  </w:pPr>
                  <w:r w:rsidRPr="009F01E5">
                    <w:rPr>
                      <w:rFonts w:ascii="Times New Roman" w:hAnsi="Times New Roman"/>
                      <w:sz w:val="18"/>
                      <w:szCs w:val="18"/>
                    </w:rPr>
                    <w:t>Scenario</w:t>
                  </w:r>
                  <w:r>
                    <w:rPr>
                      <w:rFonts w:ascii="Times New Roman" w:hAnsi="Times New Roman"/>
                      <w:sz w:val="18"/>
                      <w:szCs w:val="18"/>
                    </w:rPr>
                    <w:t xml:space="preserve"> </w:t>
                  </w:r>
                  <w:r w:rsidRPr="009F01E5">
                    <w:rPr>
                      <w:rFonts w:ascii="Times New Roman" w:hAnsi="Times New Roman"/>
                      <w:sz w:val="18"/>
                      <w:szCs w:val="18"/>
                    </w:rPr>
                    <w:t xml:space="preserve">Directory </w:t>
                  </w:r>
                </w:p>
                <w:p w:rsidR="00167D35" w:rsidRPr="009F01E5" w:rsidRDefault="00167D35" w:rsidP="002E116A">
                  <w:pPr>
                    <w:jc w:val="center"/>
                    <w:rPr>
                      <w:sz w:val="18"/>
                      <w:szCs w:val="18"/>
                    </w:rPr>
                  </w:pPr>
                  <w:r w:rsidRPr="009F01E5">
                    <w:rPr>
                      <w:rFonts w:ascii="Times New Roman" w:hAnsi="Times New Roman"/>
                      <w:sz w:val="18"/>
                      <w:szCs w:val="18"/>
                    </w:rPr>
                    <w:t>Section</w:t>
                  </w:r>
                </w:p>
                <w:p w:rsidR="00167D35" w:rsidRPr="00EA548B" w:rsidRDefault="00167D35" w:rsidP="002E116A"/>
              </w:txbxContent>
            </v:textbox>
          </v:shape>
        </w:pict>
      </w:r>
      <w:r>
        <w:rPr>
          <w:rFonts w:cs="Arial"/>
          <w:noProof/>
          <w:sz w:val="24"/>
          <w:szCs w:val="24"/>
        </w:rPr>
        <w:pict>
          <v:shape id="Text Box 51" o:spid="_x0000_s1043" type="#_x0000_t202" style="position:absolute;left:0;text-align:left;margin-left:420pt;margin-top:53.75pt;width:222pt;height:1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" strokecolor="white">
            <v:textbox>
              <w:txbxContent>
                <w:p w:rsidR="00167D35" w:rsidRPr="00A94F19" w:rsidRDefault="00167D35" w:rsidP="002E116A">
                  <w:pPr>
                    <w:jc w:val="both"/>
                    <w:rPr>
                      <w:sz w:val="18"/>
                      <w:szCs w:val="18"/>
                    </w:rPr>
                  </w:pPr>
                  <w:r w:rsidRPr="005C5FDE">
                    <w:rPr>
                      <w:rFonts w:ascii="Times New Roman" w:hAnsi="Times New Roman"/>
                      <w:sz w:val="18"/>
                      <w:szCs w:val="18"/>
                    </w:rPr>
                    <w:t xml:space="preserve">When this button is clicked </w:t>
                  </w:r>
                  <w:r w:rsidRPr="00A94F19">
                    <w:rPr>
                      <w:rFonts w:ascii="Times New Roman" w:hAnsi="Times New Roman"/>
                      <w:sz w:val="18"/>
                      <w:szCs w:val="18"/>
                    </w:rPr>
                    <w:t>Inputs dialog box</w:t>
                  </w:r>
                  <w:r>
                    <w:rPr>
                      <w:rFonts w:ascii="Times New Roman" w:hAnsi="Times New Roman"/>
                      <w:sz w:val="18"/>
                      <w:szCs w:val="18"/>
                    </w:rPr>
                    <w:t xml:space="preserve"> is shown.</w:t>
                  </w:r>
                </w:p>
              </w:txbxContent>
            </v:textbox>
          </v:shape>
        </w:pict>
      </w:r>
      <w:r>
        <w:rPr>
          <w:rFonts w:cs="Arial"/>
          <w:noProof/>
          <w:sz w:val="24"/>
          <w:szCs w:val="24"/>
        </w:rPr>
        <w:pict>
          <v:shape id="AutoShape 50" o:spid="_x0000_s1066" type="#_x0000_t32" style="position:absolute;left:0;text-align:left;margin-left:390pt;margin-top:59.7pt;width:30pt;height:.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">
            <v:stroke endarrow="block"/>
          </v:shape>
        </w:pict>
      </w:r>
      <w:r>
        <w:rPr>
          <w:rFonts w:cs="Arial"/>
          <w:noProof/>
          <w:sz w:val="24"/>
          <w:szCs w:val="24"/>
        </w:rPr>
        <w:pict>
          <v:shape id="Text Box 55" o:spid="_x0000_s1044" type="#_x0000_t202" style="position:absolute;left:0;text-align:left;margin-left:420pt;margin-top:145.95pt;width:279pt;height:3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" strokecolor="white">
            <v:textbox>
              <w:txbxContent>
                <w:p w:rsidR="00167D35" w:rsidRPr="00242B74" w:rsidRDefault="00167D35" w:rsidP="002E116A">
                  <w:pPr>
                    <w:jc w:val="both"/>
                    <w:rPr>
                      <w:rFonts w:ascii="Times New Roman" w:hAnsi="Times New Roman"/>
                      <w:sz w:val="18"/>
                      <w:szCs w:val="18"/>
                    </w:rPr>
                  </w:pPr>
                  <w:r w:rsidRPr="00242B74">
                    <w:rPr>
                      <w:rFonts w:ascii="Times New Roman" w:hAnsi="Times New Roman"/>
                      <w:sz w:val="18"/>
                      <w:szCs w:val="18"/>
                    </w:rPr>
                    <w:t xml:space="preserve">When this button is clicked Highway network and transit route system for the scenario year is </w:t>
                  </w:r>
                  <w:r>
                    <w:rPr>
                      <w:rFonts w:ascii="Times New Roman" w:hAnsi="Times New Roman"/>
                      <w:sz w:val="18"/>
                      <w:szCs w:val="18"/>
                    </w:rPr>
                    <w:t>created</w:t>
                  </w:r>
                  <w:r w:rsidRPr="00242B74">
                    <w:rPr>
                      <w:rFonts w:ascii="Times New Roman" w:hAnsi="Times New Roman"/>
                      <w:sz w:val="18"/>
                      <w:szCs w:val="18"/>
                    </w:rPr>
                    <w:t>.</w:t>
                  </w:r>
                </w:p>
                <w:p w:rsidR="00167D35" w:rsidRPr="00242B74" w:rsidRDefault="00167D35" w:rsidP="002E116A">
                  <w:pPr>
                    <w:rPr>
                      <w:sz w:val="16"/>
                      <w:szCs w:val="16"/>
                    </w:rPr>
                  </w:pPr>
                </w:p>
              </w:txbxContent>
            </v:textbox>
          </v:shape>
        </w:pict>
      </w:r>
      <w:r>
        <w:rPr>
          <w:rFonts w:cs="Arial"/>
          <w:noProof/>
          <w:sz w:val="24"/>
          <w:szCs w:val="24"/>
        </w:rPr>
        <w:pict>
          <v:shape id="AutoShape 54" o:spid="_x0000_s1065" type="#_x0000_t32" style="position:absolute;left:0;text-align:left;margin-left:389.25pt;margin-top:160.2pt;width:30.75pt;height:0;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">
            <v:stroke endarrow="block"/>
          </v:shape>
        </w:pict>
      </w:r>
      <w:r>
        <w:rPr>
          <w:rFonts w:cs="Arial"/>
          <w:noProof/>
          <w:sz w:val="24"/>
          <w:szCs w:val="24"/>
        </w:rPr>
        <w:pict>
          <v:shape id="Text Box 53" o:spid="_x0000_s1045" type="#_x0000_t202" style="position:absolute;left:0;text-align:left;margin-left:420pt;margin-top:121.15pt;width:335.25pt;height:18.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" strokecolor="white">
            <v:textbox>
              <w:txbxContent>
                <w:p w:rsidR="00167D35" w:rsidRPr="00242B74" w:rsidRDefault="00167D35" w:rsidP="002E116A">
                  <w:pPr>
                    <w:jc w:val="both"/>
                    <w:rPr>
                      <w:rFonts w:ascii="Times New Roman" w:hAnsi="Times New Roman"/>
                      <w:sz w:val="18"/>
                      <w:szCs w:val="18"/>
                    </w:rPr>
                  </w:pPr>
                  <w:r w:rsidRPr="005C5FDE">
                    <w:rPr>
                      <w:rFonts w:ascii="Times New Roman" w:hAnsi="Times New Roman"/>
                      <w:sz w:val="18"/>
                      <w:szCs w:val="18"/>
                    </w:rPr>
                    <w:t xml:space="preserve">When this button is clicked </w:t>
                  </w:r>
                  <w:r w:rsidRPr="00242B74">
                    <w:rPr>
                      <w:rFonts w:ascii="Times New Roman" w:hAnsi="Times New Roman"/>
                      <w:sz w:val="18"/>
                      <w:szCs w:val="18"/>
                    </w:rPr>
                    <w:t>Zonal data for a given scenario year</w:t>
                  </w:r>
                  <w:r>
                    <w:rPr>
                      <w:rFonts w:ascii="Times New Roman" w:hAnsi="Times New Roman"/>
                      <w:sz w:val="18"/>
                      <w:szCs w:val="18"/>
                    </w:rPr>
                    <w:t xml:space="preserve"> </w:t>
                  </w:r>
                  <w:r w:rsidRPr="00242B74">
                    <w:rPr>
                      <w:rFonts w:ascii="Times New Roman" w:hAnsi="Times New Roman"/>
                      <w:sz w:val="18"/>
                      <w:szCs w:val="18"/>
                    </w:rPr>
                    <w:t>is created</w:t>
                  </w:r>
                  <w:r>
                    <w:rPr>
                      <w:rFonts w:ascii="Times New Roman" w:hAnsi="Times New Roman"/>
                      <w:sz w:val="18"/>
                      <w:szCs w:val="18"/>
                    </w:rPr>
                    <w:t>.</w:t>
                  </w:r>
                </w:p>
                <w:p w:rsidR="00167D35" w:rsidRPr="005C5FDE" w:rsidRDefault="00167D35" w:rsidP="002E116A"/>
              </w:txbxContent>
            </v:textbox>
          </v:shape>
        </w:pict>
      </w:r>
      <w:r>
        <w:rPr>
          <w:rFonts w:cs="Arial"/>
          <w:noProof/>
          <w:sz w:val="24"/>
          <w:szCs w:val="24"/>
        </w:rPr>
        <w:pict>
          <v:shape id="AutoShape 52" o:spid="_x0000_s1064" type="#_x0000_t32" style="position:absolute;left:0;text-align:left;margin-left:390pt;margin-top:130.95pt;width:30pt;height:.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">
            <v:stroke endarrow="block"/>
          </v:shape>
        </w:pict>
      </w:r>
      <w:r>
        <w:rPr>
          <w:rFonts w:cs="Arial"/>
          <w:noProof/>
          <w:sz w:val="24"/>
          <w:szCs w:val="24"/>
        </w:rPr>
        <w:pict>
          <v:shape id="Text Box 49" o:spid="_x0000_s1046" type="#_x0000_t202" style="position:absolute;left:0;text-align:left;margin-left:-9.25pt;margin-top:40.95pt;width:85pt;height:1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" strokecolor="white">
            <v:textbox>
              <w:txbxContent>
                <w:p w:rsidR="00167D35" w:rsidRPr="009F01E5" w:rsidRDefault="00167D35" w:rsidP="002E116A">
                  <w:pPr>
                    <w:jc w:val="center"/>
                    <w:rPr>
                      <w:sz w:val="18"/>
                      <w:szCs w:val="18"/>
                    </w:rPr>
                  </w:pPr>
                  <w:r>
                    <w:rPr>
                      <w:rFonts w:ascii="Times New Roman" w:hAnsi="Times New Roman"/>
                      <w:sz w:val="18"/>
                      <w:szCs w:val="18"/>
                    </w:rPr>
                    <w:t xml:space="preserve">INPUTS </w:t>
                  </w:r>
                  <w:r w:rsidRPr="009F01E5">
                    <w:rPr>
                      <w:rFonts w:ascii="Times New Roman" w:hAnsi="Times New Roman"/>
                      <w:sz w:val="18"/>
                      <w:szCs w:val="18"/>
                    </w:rPr>
                    <w:t>Section</w:t>
                  </w:r>
                </w:p>
              </w:txbxContent>
            </v:textbox>
          </v:shape>
        </w:pict>
      </w:r>
      <w:r>
        <w:rPr>
          <w:rFonts w:cs="Arial"/>
          <w:noProof/>
          <w:sz w:val="24"/>
          <w:szCs w:val="24"/>
        </w:rPr>
        <w:pict>
          <v:shape id="AutoShape 43" o:spid="_x0000_s1063" type="#_x0000_t32" style="position:absolute;left:0;text-align:left;margin-left:81.75pt;margin-top:94.95pt;width:23.25pt;height:0;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">
            <v:stroke endarrow="block"/>
          </v:shape>
        </w:pict>
      </w:r>
      <w:r>
        <w:rPr>
          <w:rFonts w:cs="Arial"/>
          <w:noProof/>
          <w:sz w:val="24"/>
          <w:szCs w:val="24"/>
        </w:rPr>
        <w:pict>
          <v:shape id="AutoShape 45" o:spid="_x0000_s1062" type="#_x0000_t32" style="position:absolute;left:0;text-align:left;margin-left:82.5pt;margin-top:145.05pt;width:22.5pt;height:.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">
            <v:stroke endarrow="block"/>
          </v:shape>
        </w:pict>
      </w:r>
      <w:r>
        <w:rPr>
          <w:rFonts w:cs="Arial"/>
          <w:noProof/>
          <w:sz w:val="24"/>
          <w:szCs w:val="24"/>
        </w:rPr>
        <w:pict>
          <v:shape id="AutoShape 46" o:spid="_x0000_s1061" type="#_x0000_t87" style="position:absolute;left:0;text-align:left;margin-left:99.75pt;margin-top:116pt;width:21.75pt;height:58.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" strokeweight="1.5pt"/>
        </w:pict>
      </w:r>
      <w:r w:rsidR="00666890" w:rsidRPr="00796A95">
        <w:rPr>
          <w:rFonts w:cs="Arial"/>
          <w:noProof/>
          <w:sz w:val="24"/>
          <w:szCs w:val="24"/>
        </w:rPr>
        <w:drawing>
          <wp:inline distT="0" distB="0" distL="0" distR="0">
            <wp:extent cx="3835400" cy="2768600"/>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835400" cy="2768600"/>
                    </a:xfrm>
                    <a:prstGeom prst="rect">
                      <a:avLst/>
                    </a:prstGeom>
                    <a:noFill/>
                    <a:ln>
                      <a:noFill/>
                    </a:ln>
                  </pic:spPr>
                </pic:pic>
              </a:graphicData>
            </a:graphic>
          </wp:inline>
        </w:drawing>
      </w:r>
      <w:r>
        <w:rPr>
          <w:rFonts w:cs="Arial"/>
          <w:noProof/>
          <w:sz w:val="24"/>
          <w:szCs w:val="24"/>
        </w:rPr>
        <w:pict>
          <v:shape id="AutoShape 44" o:spid="_x0000_s1060" type="#_x0000_t87" style="position:absolute;left:0;text-align:left;margin-left:99.75pt;margin-top:75.45pt;width:22.5pt;height:39.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" strokeweight="1.5pt"/>
        </w:pict>
      </w:r>
      <w:r>
        <w:rPr>
          <w:rFonts w:cs="Arial"/>
          <w:noProof/>
          <w:sz w:val="24"/>
          <w:szCs w:val="24"/>
        </w:rPr>
        <w:pict>
          <v:shape id="AutoShape 41" o:spid="_x0000_s1059" type="#_x0000_t32" style="position:absolute;left:0;text-align:left;margin-left:81.75pt;margin-top:51.45pt;width:23.25pt;height:0;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">
            <v:stroke endarrow="block"/>
          </v:shape>
        </w:pict>
      </w:r>
      <w:r>
        <w:rPr>
          <w:rFonts w:cs="Arial"/>
          <w:noProof/>
          <w:sz w:val="24"/>
          <w:szCs w:val="24"/>
        </w:rPr>
        <w:pict>
          <v:shape id="AutoShape 42" o:spid="_x0000_s1058" type="#_x0000_t87" style="position:absolute;left:0;text-align:left;margin-left:99.75pt;margin-top:31.95pt;width:22.5pt;height:39.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" strokeweight="1.5pt"/>
        </w:pict>
      </w:r>
    </w:p>
    <w:p w:rsidR="00602DC5" w:rsidRDefault="00602DC5" w:rsidP="00993827">
      <w:pPr>
        <w:pStyle w:val="Caption"/>
        <w:rPr>
          <w:rFonts w:ascii="Arial" w:hAnsi="Arial" w:cs="Arial"/>
          <w:sz w:val="22"/>
          <w:szCs w:val="22"/>
        </w:rPr>
      </w:pPr>
      <w:bookmarkStart w:id="85" w:name="_Ref200952787"/>
    </w:p>
    <w:p w:rsidR="002E116A" w:rsidRPr="00602DC5" w:rsidRDefault="00993827" w:rsidP="00602DC5">
      <w:pPr>
        <w:pStyle w:val="Caption"/>
        <w:rPr>
          <w:rFonts w:ascii="Arial" w:hAnsi="Arial" w:cs="Arial"/>
          <w:sz w:val="22"/>
          <w:szCs w:val="22"/>
        </w:rPr>
      </w:pPr>
      <w:bookmarkStart w:id="86" w:name="_Ref204488644"/>
      <w:bookmarkStart w:id="87" w:name="_Toc358794040"/>
      <w:r w:rsidRPr="00602DC5">
        <w:rPr>
          <w:rFonts w:ascii="Arial" w:hAnsi="Arial" w:cs="Arial"/>
          <w:sz w:val="22"/>
          <w:szCs w:val="22"/>
        </w:rPr>
        <w:t xml:space="preserve">Figure </w:t>
      </w:r>
      <w:r w:rsidR="0015799B" w:rsidRPr="00602DC5">
        <w:rPr>
          <w:rFonts w:ascii="Arial" w:hAnsi="Arial" w:cs="Arial"/>
          <w:sz w:val="22"/>
          <w:szCs w:val="22"/>
        </w:rPr>
        <w:fldChar w:fldCharType="begin"/>
      </w:r>
      <w:r w:rsidRPr="00602DC5">
        <w:rPr>
          <w:rFonts w:ascii="Arial" w:hAnsi="Arial" w:cs="Arial"/>
          <w:sz w:val="22"/>
          <w:szCs w:val="22"/>
        </w:rPr>
        <w:instrText xml:space="preserve"> SEQ Figure \* ARABIC </w:instrText>
      </w:r>
      <w:r w:rsidR="0015799B" w:rsidRPr="00602DC5">
        <w:rPr>
          <w:rFonts w:ascii="Arial" w:hAnsi="Arial" w:cs="Arial"/>
          <w:sz w:val="22"/>
          <w:szCs w:val="22"/>
        </w:rPr>
        <w:fldChar w:fldCharType="separate"/>
      </w:r>
      <w:r w:rsidR="001B67BC">
        <w:rPr>
          <w:rFonts w:ascii="Arial" w:hAnsi="Arial" w:cs="Arial"/>
          <w:noProof/>
          <w:sz w:val="22"/>
          <w:szCs w:val="22"/>
        </w:rPr>
        <w:t>9</w:t>
      </w:r>
      <w:r w:rsidR="0015799B" w:rsidRPr="00602DC5">
        <w:rPr>
          <w:rFonts w:ascii="Arial" w:hAnsi="Arial" w:cs="Arial"/>
          <w:sz w:val="22"/>
          <w:szCs w:val="22"/>
        </w:rPr>
        <w:fldChar w:fldCharType="end"/>
      </w:r>
      <w:bookmarkEnd w:id="85"/>
      <w:bookmarkEnd w:id="86"/>
      <w:r w:rsidRPr="00602DC5">
        <w:rPr>
          <w:rFonts w:ascii="Arial" w:hAnsi="Arial" w:cs="Arial"/>
          <w:sz w:val="22"/>
          <w:szCs w:val="22"/>
        </w:rPr>
        <w:t xml:space="preserve">: </w:t>
      </w:r>
      <w:r w:rsidR="002E116A" w:rsidRPr="00602DC5">
        <w:rPr>
          <w:rFonts w:ascii="Arial" w:hAnsi="Arial" w:cs="Arial"/>
          <w:sz w:val="22"/>
          <w:szCs w:val="22"/>
        </w:rPr>
        <w:t>Scenario Manager</w:t>
      </w:r>
      <w:r w:rsidR="00976D3D" w:rsidRPr="00602DC5">
        <w:rPr>
          <w:rFonts w:ascii="Arial" w:hAnsi="Arial" w:cs="Arial"/>
          <w:sz w:val="22"/>
          <w:szCs w:val="22"/>
        </w:rPr>
        <w:t xml:space="preserve"> </w:t>
      </w:r>
      <w:r w:rsidR="00602DC5" w:rsidRPr="00602DC5">
        <w:rPr>
          <w:rFonts w:ascii="Arial" w:hAnsi="Arial" w:cs="Arial"/>
          <w:sz w:val="22"/>
          <w:szCs w:val="22"/>
        </w:rPr>
        <w:t>D</w:t>
      </w:r>
      <w:r w:rsidR="00976D3D" w:rsidRPr="00602DC5">
        <w:rPr>
          <w:rFonts w:ascii="Arial" w:hAnsi="Arial" w:cs="Arial"/>
          <w:sz w:val="22"/>
          <w:szCs w:val="22"/>
        </w:rPr>
        <w:t xml:space="preserve">ialog </w:t>
      </w:r>
      <w:r w:rsidR="00602DC5" w:rsidRPr="00602DC5">
        <w:rPr>
          <w:rFonts w:ascii="Arial" w:hAnsi="Arial" w:cs="Arial"/>
          <w:sz w:val="22"/>
          <w:szCs w:val="22"/>
        </w:rPr>
        <w:t>B</w:t>
      </w:r>
      <w:r w:rsidR="00976D3D" w:rsidRPr="00602DC5">
        <w:rPr>
          <w:rFonts w:ascii="Arial" w:hAnsi="Arial" w:cs="Arial"/>
          <w:sz w:val="22"/>
          <w:szCs w:val="22"/>
        </w:rPr>
        <w:t>ox</w:t>
      </w:r>
      <w:bookmarkEnd w:id="87"/>
    </w:p>
    <w:p w:rsidR="00602DC5" w:rsidRDefault="00602DC5" w:rsidP="00602DC5"/>
    <w:p w:rsidR="00602DC5" w:rsidRPr="00602DC5" w:rsidRDefault="00602DC5" w:rsidP="00602DC5">
      <w:r>
        <w:br w:type="page"/>
      </w:r>
    </w:p>
    <w:p w:rsidR="002E116A" w:rsidRPr="00602DC5" w:rsidRDefault="00602DC5" w:rsidP="00602DC5">
      <w:pPr>
        <w:pStyle w:val="Caption"/>
        <w:rPr>
          <w:rFonts w:ascii="Arial" w:hAnsi="Arial" w:cs="Arial"/>
          <w:sz w:val="22"/>
          <w:szCs w:val="22"/>
        </w:rPr>
      </w:pPr>
      <w:bookmarkStart w:id="88" w:name="_Ref200952802"/>
      <w:bookmarkStart w:id="89" w:name="_Toc358794041"/>
      <w:r w:rsidRPr="00602DC5">
        <w:rPr>
          <w:rFonts w:ascii="Arial" w:hAnsi="Arial" w:cs="Arial"/>
          <w:sz w:val="22"/>
          <w:szCs w:val="22"/>
        </w:rPr>
        <w:lastRenderedPageBreak/>
        <w:t xml:space="preserve">Figure </w:t>
      </w:r>
      <w:r w:rsidR="0015799B" w:rsidRPr="00602DC5">
        <w:rPr>
          <w:rFonts w:ascii="Arial" w:hAnsi="Arial" w:cs="Arial"/>
          <w:sz w:val="22"/>
          <w:szCs w:val="22"/>
        </w:rPr>
        <w:fldChar w:fldCharType="begin"/>
      </w:r>
      <w:r w:rsidRPr="00602DC5">
        <w:rPr>
          <w:rFonts w:ascii="Arial" w:hAnsi="Arial" w:cs="Arial"/>
          <w:sz w:val="22"/>
          <w:szCs w:val="22"/>
        </w:rPr>
        <w:instrText xml:space="preserve"> SEQ Figure \* ARABIC </w:instrText>
      </w:r>
      <w:r w:rsidR="0015799B" w:rsidRPr="00602DC5">
        <w:rPr>
          <w:rFonts w:ascii="Arial" w:hAnsi="Arial" w:cs="Arial"/>
          <w:sz w:val="22"/>
          <w:szCs w:val="22"/>
        </w:rPr>
        <w:fldChar w:fldCharType="separate"/>
      </w:r>
      <w:r w:rsidR="001B67BC">
        <w:rPr>
          <w:rFonts w:ascii="Arial" w:hAnsi="Arial" w:cs="Arial"/>
          <w:noProof/>
          <w:sz w:val="22"/>
          <w:szCs w:val="22"/>
        </w:rPr>
        <w:t>10</w:t>
      </w:r>
      <w:r w:rsidR="0015799B" w:rsidRPr="00602DC5">
        <w:rPr>
          <w:rFonts w:ascii="Arial" w:hAnsi="Arial" w:cs="Arial"/>
          <w:sz w:val="22"/>
          <w:szCs w:val="22"/>
        </w:rPr>
        <w:fldChar w:fldCharType="end"/>
      </w:r>
      <w:bookmarkEnd w:id="88"/>
      <w:r w:rsidRPr="00602DC5">
        <w:rPr>
          <w:rFonts w:ascii="Arial" w:hAnsi="Arial" w:cs="Arial"/>
          <w:sz w:val="22"/>
          <w:szCs w:val="22"/>
        </w:rPr>
        <w:t xml:space="preserve">: Inputs </w:t>
      </w:r>
      <w:r>
        <w:rPr>
          <w:rFonts w:ascii="Arial" w:hAnsi="Arial" w:cs="Arial"/>
          <w:sz w:val="22"/>
          <w:szCs w:val="22"/>
        </w:rPr>
        <w:t>D</w:t>
      </w:r>
      <w:r w:rsidRPr="00602DC5">
        <w:rPr>
          <w:rFonts w:ascii="Arial" w:hAnsi="Arial" w:cs="Arial"/>
          <w:sz w:val="22"/>
          <w:szCs w:val="22"/>
        </w:rPr>
        <w:t xml:space="preserve">ialog </w:t>
      </w:r>
      <w:r>
        <w:rPr>
          <w:rFonts w:ascii="Arial" w:hAnsi="Arial" w:cs="Arial"/>
          <w:sz w:val="22"/>
          <w:szCs w:val="22"/>
        </w:rPr>
        <w:t>B</w:t>
      </w:r>
      <w:r w:rsidRPr="00602DC5">
        <w:rPr>
          <w:rFonts w:ascii="Arial" w:hAnsi="Arial" w:cs="Arial"/>
          <w:sz w:val="22"/>
          <w:szCs w:val="22"/>
        </w:rPr>
        <w:t>ox</w:t>
      </w:r>
      <w:bookmarkEnd w:id="89"/>
    </w:p>
    <w:p w:rsidR="002E116A" w:rsidRPr="00602DC5" w:rsidRDefault="0015799B" w:rsidP="00551A54">
      <w:pPr>
        <w:ind w:left="2880"/>
      </w:pPr>
      <w:r w:rsidRPr="0015799B">
        <w:rPr>
          <w:rFonts w:cs="Arial"/>
          <w:noProof/>
          <w:sz w:val="24"/>
          <w:szCs w:val="24"/>
        </w:rPr>
        <w:pict>
          <v:shape id="Text Box 59" o:spid="_x0000_s1047" type="#_x0000_t202" style="position:absolute;left:0;text-align:left;margin-left:378pt;margin-top:45.3pt;width:135pt;height:5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" strokecolor="white">
            <v:textbox>
              <w:txbxContent>
                <w:p w:rsidR="00167D35" w:rsidRPr="006848BA" w:rsidRDefault="00167D35" w:rsidP="002E116A">
                  <w:pPr>
                    <w:jc w:val="both"/>
                    <w:rPr>
                      <w:sz w:val="18"/>
                      <w:szCs w:val="18"/>
                    </w:rPr>
                  </w:pPr>
                  <w:r w:rsidRPr="005C5FDE">
                    <w:rPr>
                      <w:rFonts w:ascii="Times New Roman" w:hAnsi="Times New Roman"/>
                      <w:sz w:val="18"/>
                      <w:szCs w:val="18"/>
                    </w:rPr>
                    <w:t xml:space="preserve">When this button is clicked </w:t>
                  </w:r>
                  <w:r w:rsidRPr="006848BA">
                    <w:rPr>
                      <w:rFonts w:ascii="Times New Roman" w:hAnsi="Times New Roman"/>
                      <w:sz w:val="18"/>
                      <w:szCs w:val="18"/>
                    </w:rPr>
                    <w:t xml:space="preserve">all of the </w:t>
                  </w:r>
                  <w:r>
                    <w:rPr>
                      <w:rFonts w:ascii="Times New Roman" w:hAnsi="Times New Roman"/>
                      <w:sz w:val="18"/>
                      <w:szCs w:val="18"/>
                    </w:rPr>
                    <w:t>directories are set using the generic directory.</w:t>
                  </w:r>
                </w:p>
              </w:txbxContent>
            </v:textbox>
          </v:shape>
        </w:pict>
      </w:r>
      <w:r w:rsidRPr="0015799B">
        <w:rPr>
          <w:rFonts w:cs="Arial"/>
          <w:noProof/>
          <w:sz w:val="24"/>
          <w:szCs w:val="24"/>
        </w:rPr>
        <w:pict>
          <v:shape id="AutoShape 58" o:spid="_x0000_s1057" type="#_x0000_t32" style="position:absolute;left:0;text-align:left;margin-left:328.5pt;margin-top:62.55pt;width:49.5pt;height: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">
            <v:stroke endarrow="block"/>
          </v:shape>
        </w:pict>
      </w:r>
      <w:r w:rsidRPr="0015799B">
        <w:rPr>
          <w:rFonts w:cs="Arial"/>
          <w:noProof/>
          <w:sz w:val="24"/>
          <w:szCs w:val="24"/>
        </w:rPr>
        <w:pict>
          <v:shape id="Text Box 57" o:spid="_x0000_s1048" type="#_x0000_t202" style="position:absolute;left:0;text-align:left;margin-left:378pt;margin-top:7.05pt;width:2in;height:32.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" strokecolor="white">
            <v:textbox>
              <w:txbxContent>
                <w:p w:rsidR="00167D35" w:rsidRPr="00A94F19" w:rsidRDefault="00167D35" w:rsidP="002E116A">
                  <w:pPr>
                    <w:jc w:val="both"/>
                    <w:rPr>
                      <w:sz w:val="18"/>
                      <w:szCs w:val="18"/>
                    </w:rPr>
                  </w:pPr>
                  <w:r w:rsidRPr="005C5FDE">
                    <w:rPr>
                      <w:rFonts w:ascii="Times New Roman" w:hAnsi="Times New Roman"/>
                      <w:sz w:val="18"/>
                      <w:szCs w:val="18"/>
                    </w:rPr>
                    <w:t xml:space="preserve">When this button is clicked </w:t>
                  </w:r>
                  <w:r w:rsidRPr="006848BA">
                    <w:rPr>
                      <w:rFonts w:ascii="Times New Roman" w:hAnsi="Times New Roman"/>
                      <w:sz w:val="18"/>
                      <w:szCs w:val="18"/>
                    </w:rPr>
                    <w:t xml:space="preserve">all of the </w:t>
                  </w:r>
                  <w:r>
                    <w:rPr>
                      <w:rFonts w:ascii="Times New Roman" w:hAnsi="Times New Roman"/>
                      <w:sz w:val="18"/>
                      <w:szCs w:val="18"/>
                    </w:rPr>
                    <w:t>directories are set to null.</w:t>
                  </w:r>
                </w:p>
              </w:txbxContent>
            </v:textbox>
          </v:shape>
        </w:pict>
      </w:r>
      <w:r w:rsidRPr="0015799B">
        <w:rPr>
          <w:rFonts w:cs="Arial"/>
          <w:noProof/>
          <w:sz w:val="24"/>
          <w:szCs w:val="24"/>
        </w:rPr>
        <w:pict>
          <v:shape id="AutoShape 56" o:spid="_x0000_s1056" type="#_x0000_t32" style="position:absolute;left:0;text-align:left;margin-left:334.5pt;margin-top:22.8pt;width:43.5pt;height:.7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">
            <v:stroke endarrow="block"/>
          </v:shape>
        </w:pict>
      </w:r>
      <w:r w:rsidRPr="0015799B">
        <w:rPr>
          <w:rFonts w:cs="Arial"/>
          <w:noProof/>
          <w:sz w:val="24"/>
          <w:szCs w:val="24"/>
        </w:rPr>
        <w:pict>
          <v:shape id="Text Box 61" o:spid="_x0000_s1049" type="#_x0000_t202" style="position:absolute;left:0;text-align:left;margin-left:-27pt;margin-top:7.05pt;width:135.75pt;height:32.9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" strokecolor="white">
            <v:textbox>
              <w:txbxContent>
                <w:p w:rsidR="00167D35" w:rsidRPr="00A94F19" w:rsidRDefault="00167D35" w:rsidP="002E116A">
                  <w:pPr>
                    <w:jc w:val="both"/>
                    <w:rPr>
                      <w:sz w:val="18"/>
                      <w:szCs w:val="18"/>
                    </w:rPr>
                  </w:pPr>
                  <w:r w:rsidRPr="005C5FDE">
                    <w:rPr>
                      <w:rFonts w:ascii="Times New Roman" w:hAnsi="Times New Roman"/>
                      <w:sz w:val="18"/>
                      <w:szCs w:val="18"/>
                    </w:rPr>
                    <w:t xml:space="preserve">When this button is clicked </w:t>
                  </w:r>
                  <w:r w:rsidRPr="006848BA">
                    <w:rPr>
                      <w:rFonts w:ascii="Times New Roman" w:hAnsi="Times New Roman"/>
                      <w:sz w:val="18"/>
                      <w:szCs w:val="18"/>
                    </w:rPr>
                    <w:t xml:space="preserve">all the </w:t>
                  </w:r>
                  <w:r>
                    <w:rPr>
                      <w:rFonts w:ascii="Times New Roman" w:hAnsi="Times New Roman"/>
                      <w:sz w:val="18"/>
                      <w:szCs w:val="18"/>
                    </w:rPr>
                    <w:t>directories are set to default.</w:t>
                  </w:r>
                </w:p>
              </w:txbxContent>
            </v:textbox>
          </v:shape>
        </w:pict>
      </w:r>
      <w:r w:rsidRPr="0015799B">
        <w:rPr>
          <w:rFonts w:cs="Arial"/>
          <w:noProof/>
          <w:sz w:val="24"/>
          <w:szCs w:val="24"/>
        </w:rPr>
        <w:pict>
          <v:shape id="AutoShape 60" o:spid="_x0000_s1055" type="#_x0000_t32" style="position:absolute;left:0;text-align:left;margin-left:113.25pt;margin-top:23.55pt;width:54pt;height:0;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">
            <v:stroke endarrow="block"/>
          </v:shape>
        </w:pict>
      </w:r>
      <w:r w:rsidR="00666890">
        <w:rPr>
          <w:rFonts w:cs="Arial"/>
          <w:b/>
          <w:noProof/>
        </w:rPr>
        <w:drawing>
          <wp:inline distT="0" distB="0" distL="0" distR="0">
            <wp:extent cx="2684145" cy="39706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17944" r="67477" b="21709"/>
                    <a:stretch>
                      <a:fillRect/>
                    </a:stretch>
                  </pic:blipFill>
                  <pic:spPr bwMode="auto">
                    <a:xfrm>
                      <a:off x="0" y="0"/>
                      <a:ext cx="2684145" cy="3970655"/>
                    </a:xfrm>
                    <a:prstGeom prst="rect">
                      <a:avLst/>
                    </a:prstGeom>
                    <a:noFill/>
                    <a:ln>
                      <a:noFill/>
                    </a:ln>
                  </pic:spPr>
                </pic:pic>
              </a:graphicData>
            </a:graphic>
          </wp:inline>
        </w:drawing>
      </w:r>
    </w:p>
    <w:p w:rsidR="002E116A" w:rsidRPr="00BF36E6" w:rsidRDefault="002E116A" w:rsidP="002E116A">
      <w:pPr>
        <w:ind w:left="2160" w:firstLine="720"/>
        <w:jc w:val="both"/>
        <w:rPr>
          <w:rFonts w:cs="Arial"/>
          <w:sz w:val="24"/>
          <w:szCs w:val="24"/>
        </w:rPr>
      </w:pPr>
      <w:r w:rsidRPr="00BF36E6">
        <w:rPr>
          <w:rFonts w:cs="Arial"/>
          <w:sz w:val="24"/>
          <w:szCs w:val="24"/>
        </w:rPr>
        <w:t xml:space="preserve">    </w:t>
      </w:r>
    </w:p>
    <w:p w:rsidR="002E116A" w:rsidRPr="00C32BE1" w:rsidRDefault="002E116A" w:rsidP="004A08D7">
      <w:pPr>
        <w:pStyle w:val="Caption"/>
        <w:rPr>
          <w:rFonts w:ascii="Arial" w:hAnsi="Arial" w:cs="Arial"/>
          <w:sz w:val="22"/>
          <w:szCs w:val="22"/>
        </w:rPr>
        <w:sectPr w:rsidR="002E116A" w:rsidRPr="00C32BE1" w:rsidSect="00C23502">
          <w:pgSz w:w="15840" w:h="12240" w:orient="landscape"/>
          <w:pgMar w:top="1260" w:right="1440" w:bottom="540" w:left="1440" w:header="720" w:footer="720" w:gutter="0"/>
          <w:cols w:space="720"/>
          <w:docGrid w:linePitch="360"/>
        </w:sectPr>
      </w:pPr>
    </w:p>
    <w:p w:rsidR="002E116A" w:rsidRPr="00BF36E6" w:rsidRDefault="00253A91" w:rsidP="00C8607F">
      <w:pPr>
        <w:pStyle w:val="Heading2"/>
        <w:rPr>
          <w:rFonts w:ascii="Arial" w:hAnsi="Arial" w:cs="Arial"/>
        </w:rPr>
      </w:pPr>
      <w:bookmarkStart w:id="90" w:name="_Toc358793985"/>
      <w:r>
        <w:rPr>
          <w:rFonts w:ascii="Arial" w:hAnsi="Arial" w:cs="Arial"/>
        </w:rPr>
        <w:lastRenderedPageBreak/>
        <w:t>5</w:t>
      </w:r>
      <w:r w:rsidR="000E5105" w:rsidRPr="00BF36E6">
        <w:rPr>
          <w:rFonts w:ascii="Arial" w:hAnsi="Arial" w:cs="Arial"/>
        </w:rPr>
        <w:t xml:space="preserve">.2 </w:t>
      </w:r>
      <w:r w:rsidR="002E116A" w:rsidRPr="00BF36E6">
        <w:rPr>
          <w:rFonts w:ascii="Arial" w:hAnsi="Arial" w:cs="Arial"/>
        </w:rPr>
        <w:t>Launching the GUI</w:t>
      </w:r>
      <w:bookmarkEnd w:id="90"/>
    </w:p>
    <w:p w:rsidR="002E116A" w:rsidRPr="00052B19" w:rsidRDefault="002E116A" w:rsidP="002E116A">
      <w:pPr>
        <w:jc w:val="both"/>
        <w:rPr>
          <w:rFonts w:cs="Arial"/>
        </w:rPr>
      </w:pPr>
      <w:r w:rsidRPr="00052B19">
        <w:rPr>
          <w:rFonts w:cs="Arial"/>
        </w:rPr>
        <w:t>All the model scripts need to be compiled before they are used from the GUI. Thus, all the model scripts along with the GUI script are added to a list file called “</w:t>
      </w:r>
      <w:r w:rsidR="005056CA">
        <w:rPr>
          <w:rFonts w:cs="Arial"/>
        </w:rPr>
        <w:t>ompo6</w:t>
      </w:r>
      <w:r w:rsidRPr="00052B19">
        <w:rPr>
          <w:rFonts w:cs="Arial"/>
        </w:rPr>
        <w:t>.lst”, which is located under “generic\scripts\ompo</w:t>
      </w:r>
      <w:r w:rsidR="005056CA">
        <w:rPr>
          <w:rFonts w:cs="Arial"/>
        </w:rPr>
        <w:t>6</w:t>
      </w:r>
      <w:r w:rsidRPr="00052B19">
        <w:rPr>
          <w:rFonts w:cs="Arial"/>
        </w:rPr>
        <w:t>.lst”. Compiling this list file automatically compiles all the scripts used in the model. The sequence of steps required to compile the model scripts are described below:</w:t>
      </w:r>
    </w:p>
    <w:p w:rsidR="002E116A" w:rsidRPr="00052B19" w:rsidRDefault="002E116A" w:rsidP="002E116A">
      <w:pPr>
        <w:pStyle w:val="ListParagraph"/>
        <w:numPr>
          <w:ilvl w:val="0"/>
          <w:numId w:val="4"/>
        </w:numPr>
        <w:jc w:val="both"/>
        <w:rPr>
          <w:rFonts w:cs="Arial"/>
        </w:rPr>
      </w:pPr>
      <w:r w:rsidRPr="00052B19">
        <w:rPr>
          <w:rFonts w:cs="Arial"/>
        </w:rPr>
        <w:t>C</w:t>
      </w:r>
      <w:r w:rsidR="005056CA">
        <w:rPr>
          <w:rFonts w:cs="Arial"/>
        </w:rPr>
        <w:t>ompile the generic\scripts\ompo6</w:t>
      </w:r>
      <w:r w:rsidRPr="00052B19">
        <w:rPr>
          <w:rFonts w:cs="Arial"/>
        </w:rPr>
        <w:t xml:space="preserve">.lst to a database in </w:t>
      </w:r>
      <w:r w:rsidR="005056CA">
        <w:rPr>
          <w:rFonts w:cs="Arial"/>
        </w:rPr>
        <w:t>the same directory called "ompo6</w:t>
      </w:r>
      <w:r w:rsidRPr="00052B19">
        <w:rPr>
          <w:rFonts w:cs="Arial"/>
        </w:rPr>
        <w:t>.dbd". </w:t>
      </w:r>
    </w:p>
    <w:p w:rsidR="002E116A" w:rsidRPr="00052B19" w:rsidRDefault="002E116A" w:rsidP="002E116A">
      <w:pPr>
        <w:pStyle w:val="ListParagraph"/>
        <w:numPr>
          <w:ilvl w:val="1"/>
          <w:numId w:val="4"/>
        </w:numPr>
        <w:jc w:val="both"/>
        <w:rPr>
          <w:rFonts w:cs="Arial"/>
        </w:rPr>
      </w:pPr>
      <w:r w:rsidRPr="00052B19">
        <w:rPr>
          <w:rFonts w:cs="Arial"/>
        </w:rPr>
        <w:t>Hit the compile to UI button, as shown below. Then choose the “generic\scripts\ompo</w:t>
      </w:r>
      <w:r w:rsidR="005056CA">
        <w:rPr>
          <w:rFonts w:cs="Arial"/>
        </w:rPr>
        <w:t>6</w:t>
      </w:r>
      <w:r w:rsidRPr="00052B19">
        <w:rPr>
          <w:rFonts w:cs="Arial"/>
        </w:rPr>
        <w:t>.lst” file and save it as “generic\scripts\</w:t>
      </w:r>
      <w:r w:rsidR="005056CA">
        <w:rPr>
          <w:rFonts w:cs="Arial"/>
        </w:rPr>
        <w:t>ompo6</w:t>
      </w:r>
      <w:r w:rsidRPr="00052B19">
        <w:rPr>
          <w:rFonts w:cs="Arial"/>
        </w:rPr>
        <w:t>.dbd”.</w:t>
      </w:r>
    </w:p>
    <w:p w:rsidR="002E116A" w:rsidRPr="00BF36E6" w:rsidRDefault="0015799B" w:rsidP="002E116A">
      <w:pPr>
        <w:pStyle w:val="ListParagraph"/>
        <w:jc w:val="center"/>
        <w:rPr>
          <w:rFonts w:cs="Arial"/>
          <w:sz w:val="24"/>
          <w:szCs w:val="24"/>
        </w:rPr>
      </w:pPr>
      <w:r>
        <w:rPr>
          <w:rFonts w:cs="Arial"/>
          <w:noProof/>
          <w:sz w:val="24"/>
          <w:szCs w:val="24"/>
        </w:rPr>
        <w:pict>
          <v:shape id="AutoShape 11" o:spid="_x0000_s1054" type="#_x0000_t32" style="position:absolute;left:0;text-align:left;margin-left:84.75pt;margin-top:60.75pt;width:7.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" strokeweight="2pt">
            <v:stroke endarrow="block"/>
          </v:shape>
        </w:pict>
      </w:r>
      <w:r w:rsidR="00666890" w:rsidRPr="00796A95">
        <w:rPr>
          <w:rFonts w:cs="Arial"/>
          <w:noProof/>
          <w:sz w:val="24"/>
          <w:szCs w:val="24"/>
        </w:rPr>
        <w:drawing>
          <wp:inline distT="0" distB="0" distL="0" distR="0">
            <wp:extent cx="5935345" cy="1125855"/>
            <wp:effectExtent l="0" t="0" r="0"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345" cy="1125855"/>
                    </a:xfrm>
                    <a:prstGeom prst="rect">
                      <a:avLst/>
                    </a:prstGeom>
                    <a:noFill/>
                    <a:ln>
                      <a:noFill/>
                    </a:ln>
                  </pic:spPr>
                </pic:pic>
              </a:graphicData>
            </a:graphic>
          </wp:inline>
        </w:drawing>
      </w:r>
    </w:p>
    <w:p w:rsidR="002E116A" w:rsidRPr="00C32BE1" w:rsidRDefault="002E116A" w:rsidP="002E116A">
      <w:pPr>
        <w:pStyle w:val="ListParagraph"/>
        <w:numPr>
          <w:ilvl w:val="0"/>
          <w:numId w:val="4"/>
        </w:numPr>
        <w:jc w:val="both"/>
        <w:rPr>
          <w:rFonts w:cs="Arial"/>
        </w:rPr>
      </w:pPr>
      <w:r w:rsidRPr="00C32BE1">
        <w:rPr>
          <w:rFonts w:cs="Arial"/>
        </w:rPr>
        <w:t xml:space="preserve">Launch </w:t>
      </w:r>
      <w:proofErr w:type="spellStart"/>
      <w:r w:rsidR="00AF0132">
        <w:rPr>
          <w:rFonts w:cs="Arial"/>
        </w:rPr>
        <w:t>TransCAD</w:t>
      </w:r>
      <w:proofErr w:type="spellEnd"/>
      <w:r w:rsidRPr="00C32BE1">
        <w:rPr>
          <w:rFonts w:cs="Arial"/>
        </w:rPr>
        <w:t xml:space="preserve">, and then choose </w:t>
      </w:r>
      <w:r w:rsidRPr="00C32BE1">
        <w:rPr>
          <w:rFonts w:cs="Arial"/>
          <w:b/>
        </w:rPr>
        <w:t xml:space="preserve">Tools </w:t>
      </w:r>
      <w:r w:rsidRPr="00C32BE1">
        <w:rPr>
          <w:rFonts w:cs="Arial"/>
          <w:b/>
        </w:rPr>
        <w:sym w:font="Wingdings" w:char="F0E0"/>
      </w:r>
      <w:r w:rsidRPr="00C32BE1">
        <w:rPr>
          <w:rFonts w:cs="Arial"/>
          <w:b/>
        </w:rPr>
        <w:t xml:space="preserve"> Setup </w:t>
      </w:r>
      <w:proofErr w:type="spellStart"/>
      <w:r w:rsidRPr="00C32BE1">
        <w:rPr>
          <w:rFonts w:cs="Arial"/>
          <w:b/>
        </w:rPr>
        <w:t>Addins</w:t>
      </w:r>
      <w:proofErr w:type="spellEnd"/>
      <w:r w:rsidRPr="00C32BE1">
        <w:rPr>
          <w:rFonts w:cs="Arial"/>
        </w:rPr>
        <w:t>. This will bring up the setup add-ins dialog box as shown below.</w:t>
      </w:r>
    </w:p>
    <w:p w:rsidR="002E116A" w:rsidRPr="00C32BE1" w:rsidRDefault="00666890" w:rsidP="002E116A">
      <w:pPr>
        <w:jc w:val="center"/>
        <w:rPr>
          <w:rFonts w:cs="Arial"/>
        </w:rPr>
      </w:pPr>
      <w:r w:rsidRPr="00796A95">
        <w:rPr>
          <w:rFonts w:cs="Arial"/>
          <w:noProof/>
        </w:rPr>
        <w:drawing>
          <wp:inline distT="0" distB="0" distL="0" distR="0">
            <wp:extent cx="3649345" cy="3615055"/>
            <wp:effectExtent l="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49345" cy="3615055"/>
                    </a:xfrm>
                    <a:prstGeom prst="rect">
                      <a:avLst/>
                    </a:prstGeom>
                    <a:noFill/>
                    <a:ln>
                      <a:noFill/>
                    </a:ln>
                  </pic:spPr>
                </pic:pic>
              </a:graphicData>
            </a:graphic>
          </wp:inline>
        </w:drawing>
      </w:r>
    </w:p>
    <w:p w:rsidR="002E116A" w:rsidRPr="00C32BE1" w:rsidRDefault="002E116A" w:rsidP="002E116A">
      <w:pPr>
        <w:pStyle w:val="ListParagraph"/>
        <w:numPr>
          <w:ilvl w:val="0"/>
          <w:numId w:val="4"/>
        </w:numPr>
        <w:jc w:val="both"/>
        <w:rPr>
          <w:rFonts w:cs="Arial"/>
        </w:rPr>
      </w:pPr>
      <w:r w:rsidRPr="00C32BE1">
        <w:rPr>
          <w:rFonts w:cs="Arial"/>
        </w:rPr>
        <w:t xml:space="preserve">Click </w:t>
      </w:r>
      <w:r w:rsidRPr="00C32BE1">
        <w:rPr>
          <w:rFonts w:cs="Arial"/>
          <w:b/>
        </w:rPr>
        <w:t>Add</w:t>
      </w:r>
      <w:r w:rsidRPr="00C32BE1">
        <w:rPr>
          <w:rFonts w:cs="Arial"/>
        </w:rPr>
        <w:t xml:space="preserve"> button to add a new add-in.</w:t>
      </w:r>
    </w:p>
    <w:p w:rsidR="002E116A" w:rsidRPr="00052B19" w:rsidRDefault="002E116A" w:rsidP="002E116A">
      <w:pPr>
        <w:pStyle w:val="ListParagraph"/>
        <w:numPr>
          <w:ilvl w:val="0"/>
          <w:numId w:val="4"/>
        </w:numPr>
        <w:jc w:val="both"/>
        <w:rPr>
          <w:rFonts w:cs="Arial"/>
        </w:rPr>
      </w:pPr>
      <w:r w:rsidRPr="00052B19">
        <w:rPr>
          <w:rFonts w:cs="Arial"/>
        </w:rPr>
        <w:lastRenderedPageBreak/>
        <w:t>In the settings frame of the Setup add-ins dialog box</w:t>
      </w:r>
    </w:p>
    <w:p w:rsidR="002E116A" w:rsidRPr="00052B19" w:rsidRDefault="002E116A" w:rsidP="002E116A">
      <w:pPr>
        <w:pStyle w:val="ListParagraph"/>
        <w:numPr>
          <w:ilvl w:val="1"/>
          <w:numId w:val="4"/>
        </w:numPr>
        <w:jc w:val="both"/>
        <w:rPr>
          <w:rFonts w:cs="Arial"/>
        </w:rPr>
      </w:pPr>
      <w:r w:rsidRPr="00052B19">
        <w:rPr>
          <w:rFonts w:cs="Arial"/>
        </w:rPr>
        <w:t xml:space="preserve">Choose the </w:t>
      </w:r>
      <w:r w:rsidRPr="00052B19">
        <w:rPr>
          <w:rFonts w:cs="Arial"/>
          <w:b/>
        </w:rPr>
        <w:t>Dialog box</w:t>
      </w:r>
      <w:r w:rsidRPr="00052B19">
        <w:rPr>
          <w:rFonts w:cs="Arial"/>
        </w:rPr>
        <w:t xml:space="preserve"> radio button</w:t>
      </w:r>
    </w:p>
    <w:p w:rsidR="002E116A" w:rsidRPr="00052B19" w:rsidRDefault="002E116A" w:rsidP="002E116A">
      <w:pPr>
        <w:pStyle w:val="ListParagraph"/>
        <w:numPr>
          <w:ilvl w:val="1"/>
          <w:numId w:val="4"/>
        </w:numPr>
        <w:jc w:val="both"/>
        <w:rPr>
          <w:rFonts w:cs="Arial"/>
        </w:rPr>
      </w:pPr>
      <w:r w:rsidRPr="00052B19">
        <w:rPr>
          <w:rFonts w:cs="Arial"/>
        </w:rPr>
        <w:t>Type in “OMPO</w:t>
      </w:r>
      <w:r w:rsidR="00E6227F" w:rsidRPr="00052B19">
        <w:rPr>
          <w:rFonts w:cs="Arial"/>
        </w:rPr>
        <w:t xml:space="preserve"> </w:t>
      </w:r>
      <w:r w:rsidR="005056CA">
        <w:rPr>
          <w:rFonts w:cs="Arial"/>
        </w:rPr>
        <w:t>6</w:t>
      </w:r>
      <w:r w:rsidRPr="00052B19">
        <w:rPr>
          <w:rFonts w:cs="Arial"/>
        </w:rPr>
        <w:t xml:space="preserve"> Models” under description</w:t>
      </w:r>
    </w:p>
    <w:p w:rsidR="002E116A" w:rsidRPr="00052B19" w:rsidRDefault="002E116A" w:rsidP="002E116A">
      <w:pPr>
        <w:pStyle w:val="ListParagraph"/>
        <w:numPr>
          <w:ilvl w:val="1"/>
          <w:numId w:val="4"/>
        </w:numPr>
        <w:jc w:val="both"/>
        <w:rPr>
          <w:rFonts w:cs="Arial"/>
        </w:rPr>
      </w:pPr>
      <w:r w:rsidRPr="00052B19">
        <w:rPr>
          <w:rFonts w:cs="Arial"/>
        </w:rPr>
        <w:t>Type in “Oahu Model” under name</w:t>
      </w:r>
    </w:p>
    <w:p w:rsidR="002E116A" w:rsidRPr="00052B19" w:rsidRDefault="002E116A" w:rsidP="002E116A">
      <w:pPr>
        <w:pStyle w:val="ListParagraph"/>
        <w:numPr>
          <w:ilvl w:val="1"/>
          <w:numId w:val="4"/>
        </w:numPr>
        <w:jc w:val="both"/>
        <w:rPr>
          <w:rFonts w:cs="Arial"/>
        </w:rPr>
      </w:pPr>
      <w:r w:rsidRPr="00052B19">
        <w:rPr>
          <w:rFonts w:cs="Arial"/>
        </w:rPr>
        <w:t>Browse and select generic\scripts\</w:t>
      </w:r>
      <w:r w:rsidR="005056CA">
        <w:rPr>
          <w:rFonts w:cs="Arial"/>
        </w:rPr>
        <w:t>ompo6</w:t>
      </w:r>
      <w:r w:rsidRPr="00052B19">
        <w:rPr>
          <w:rFonts w:cs="Arial"/>
        </w:rPr>
        <w:t>.dbd for UI database</w:t>
      </w:r>
    </w:p>
    <w:p w:rsidR="002E116A" w:rsidRDefault="002E116A" w:rsidP="002E116A">
      <w:pPr>
        <w:pStyle w:val="ListParagraph"/>
        <w:numPr>
          <w:ilvl w:val="1"/>
          <w:numId w:val="4"/>
        </w:numPr>
        <w:jc w:val="both"/>
        <w:rPr>
          <w:rFonts w:cs="Arial"/>
        </w:rPr>
      </w:pPr>
      <w:r w:rsidRPr="00052B19">
        <w:rPr>
          <w:rFonts w:cs="Arial"/>
        </w:rPr>
        <w:t>Click the Dialog Box button.  The screen should look as shown below</w:t>
      </w:r>
    </w:p>
    <w:p w:rsidR="001C02DC" w:rsidRPr="00052B19" w:rsidRDefault="00666890" w:rsidP="001C02DC">
      <w:pPr>
        <w:pStyle w:val="ListParagraph"/>
        <w:ind w:left="1080"/>
        <w:jc w:val="both"/>
        <w:rPr>
          <w:rFonts w:cs="Arial"/>
        </w:rPr>
      </w:pPr>
      <w:r>
        <w:rPr>
          <w:rFonts w:cs="Arial"/>
          <w:noProof/>
        </w:rPr>
        <w:drawing>
          <wp:inline distT="0" distB="0" distL="0" distR="0">
            <wp:extent cx="3767455" cy="44113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4511" t="25250" r="34029" b="29057"/>
                    <a:stretch>
                      <a:fillRect/>
                    </a:stretch>
                  </pic:blipFill>
                  <pic:spPr bwMode="auto">
                    <a:xfrm>
                      <a:off x="0" y="0"/>
                      <a:ext cx="3767455" cy="4411345"/>
                    </a:xfrm>
                    <a:prstGeom prst="rect">
                      <a:avLst/>
                    </a:prstGeom>
                    <a:noFill/>
                    <a:ln>
                      <a:noFill/>
                    </a:ln>
                  </pic:spPr>
                </pic:pic>
              </a:graphicData>
            </a:graphic>
          </wp:inline>
        </w:drawing>
      </w:r>
    </w:p>
    <w:p w:rsidR="002E116A" w:rsidRPr="00BF36E6" w:rsidRDefault="002E116A" w:rsidP="002E116A">
      <w:pPr>
        <w:ind w:left="1080"/>
        <w:jc w:val="both"/>
        <w:rPr>
          <w:rFonts w:cs="Arial"/>
          <w:sz w:val="24"/>
          <w:szCs w:val="24"/>
        </w:rPr>
      </w:pPr>
    </w:p>
    <w:p w:rsidR="002E116A" w:rsidRPr="00C32BE1" w:rsidRDefault="002E116A" w:rsidP="002E116A">
      <w:pPr>
        <w:pStyle w:val="PlainText"/>
        <w:numPr>
          <w:ilvl w:val="0"/>
          <w:numId w:val="4"/>
        </w:numPr>
        <w:rPr>
          <w:rFonts w:ascii="Arial" w:hAnsi="Arial" w:cs="Arial"/>
          <w:sz w:val="22"/>
          <w:szCs w:val="22"/>
        </w:rPr>
      </w:pPr>
      <w:r w:rsidRPr="00C32BE1">
        <w:rPr>
          <w:rFonts w:ascii="Arial" w:hAnsi="Arial" w:cs="Arial"/>
          <w:sz w:val="22"/>
          <w:szCs w:val="22"/>
        </w:rPr>
        <w:t>Click OK.</w:t>
      </w:r>
    </w:p>
    <w:p w:rsidR="002E116A" w:rsidRDefault="002E116A" w:rsidP="002E116A">
      <w:pPr>
        <w:pStyle w:val="PlainText"/>
        <w:numPr>
          <w:ilvl w:val="0"/>
          <w:numId w:val="4"/>
        </w:numPr>
        <w:rPr>
          <w:rFonts w:ascii="Arial" w:hAnsi="Arial" w:cs="Arial"/>
          <w:sz w:val="22"/>
          <w:szCs w:val="22"/>
        </w:rPr>
      </w:pPr>
      <w:r w:rsidRPr="00C32BE1">
        <w:rPr>
          <w:rFonts w:ascii="Arial" w:hAnsi="Arial" w:cs="Arial"/>
          <w:sz w:val="22"/>
          <w:szCs w:val="22"/>
        </w:rPr>
        <w:t>Go t</w:t>
      </w:r>
      <w:r w:rsidR="005056CA">
        <w:rPr>
          <w:rFonts w:ascii="Arial" w:hAnsi="Arial" w:cs="Arial"/>
          <w:sz w:val="22"/>
          <w:szCs w:val="22"/>
        </w:rPr>
        <w:t>o Tools-</w:t>
      </w:r>
      <w:proofErr w:type="spellStart"/>
      <w:r w:rsidR="005056CA">
        <w:rPr>
          <w:rFonts w:ascii="Arial" w:hAnsi="Arial" w:cs="Arial"/>
          <w:sz w:val="22"/>
          <w:szCs w:val="22"/>
        </w:rPr>
        <w:t>Addins</w:t>
      </w:r>
      <w:proofErr w:type="spellEnd"/>
      <w:r w:rsidR="005056CA">
        <w:rPr>
          <w:rFonts w:ascii="Arial" w:hAnsi="Arial" w:cs="Arial"/>
          <w:sz w:val="22"/>
          <w:szCs w:val="22"/>
        </w:rPr>
        <w:t xml:space="preserve"> and select OMPO 6</w:t>
      </w:r>
      <w:r w:rsidRPr="00C32BE1">
        <w:rPr>
          <w:rFonts w:ascii="Arial" w:hAnsi="Arial" w:cs="Arial"/>
          <w:sz w:val="22"/>
          <w:szCs w:val="22"/>
        </w:rPr>
        <w:t xml:space="preserve"> Models.  The </w:t>
      </w:r>
      <w:r w:rsidR="00706BCA" w:rsidRPr="00C32BE1">
        <w:rPr>
          <w:rFonts w:ascii="Arial" w:hAnsi="Arial" w:cs="Arial"/>
          <w:sz w:val="22"/>
          <w:szCs w:val="22"/>
        </w:rPr>
        <w:t xml:space="preserve">main dialog box of </w:t>
      </w:r>
      <w:r w:rsidRPr="00C32BE1">
        <w:rPr>
          <w:rFonts w:ascii="Arial" w:hAnsi="Arial" w:cs="Arial"/>
          <w:sz w:val="22"/>
          <w:szCs w:val="22"/>
        </w:rPr>
        <w:t xml:space="preserve">GUI should appear on your screen, as shown in </w:t>
      </w:r>
      <w:r w:rsidR="0015799B">
        <w:rPr>
          <w:rFonts w:ascii="Arial" w:hAnsi="Arial" w:cs="Arial"/>
          <w:sz w:val="22"/>
          <w:szCs w:val="22"/>
        </w:rPr>
        <w:fldChar w:fldCharType="begin"/>
      </w:r>
      <w:r w:rsidR="00EE43A4">
        <w:rPr>
          <w:rFonts w:ascii="Arial" w:hAnsi="Arial" w:cs="Arial"/>
          <w:sz w:val="22"/>
          <w:szCs w:val="22"/>
        </w:rPr>
        <w:instrText xml:space="preserve"> REF _Ref201140970 \h </w:instrText>
      </w:r>
      <w:r w:rsidR="0015799B">
        <w:rPr>
          <w:rFonts w:ascii="Arial" w:hAnsi="Arial" w:cs="Arial"/>
          <w:sz w:val="22"/>
          <w:szCs w:val="22"/>
        </w:rPr>
      </w:r>
      <w:r w:rsidR="0015799B">
        <w:rPr>
          <w:rFonts w:ascii="Arial" w:hAnsi="Arial" w:cs="Arial"/>
          <w:sz w:val="22"/>
          <w:szCs w:val="22"/>
        </w:rPr>
        <w:fldChar w:fldCharType="separate"/>
      </w:r>
      <w:r w:rsidR="001B67BC" w:rsidRPr="00602DC5">
        <w:rPr>
          <w:rFonts w:ascii="Arial" w:hAnsi="Arial" w:cs="Arial"/>
          <w:sz w:val="22"/>
          <w:szCs w:val="22"/>
        </w:rPr>
        <w:t xml:space="preserve">Figure </w:t>
      </w:r>
      <w:r w:rsidR="001B67BC">
        <w:rPr>
          <w:rFonts w:ascii="Arial" w:hAnsi="Arial" w:cs="Arial"/>
          <w:noProof/>
          <w:sz w:val="22"/>
          <w:szCs w:val="22"/>
        </w:rPr>
        <w:t>8</w:t>
      </w:r>
      <w:r w:rsidR="0015799B">
        <w:rPr>
          <w:rFonts w:ascii="Arial" w:hAnsi="Arial" w:cs="Arial"/>
          <w:sz w:val="22"/>
          <w:szCs w:val="22"/>
        </w:rPr>
        <w:fldChar w:fldCharType="end"/>
      </w:r>
      <w:r w:rsidR="00EE43A4">
        <w:rPr>
          <w:rFonts w:ascii="Arial" w:hAnsi="Arial" w:cs="Arial"/>
          <w:sz w:val="22"/>
          <w:szCs w:val="22"/>
        </w:rPr>
        <w:t>.</w:t>
      </w:r>
    </w:p>
    <w:p w:rsidR="00E611E8" w:rsidRDefault="00E611E8" w:rsidP="00E611E8">
      <w:pPr>
        <w:pStyle w:val="PlainText"/>
        <w:rPr>
          <w:rFonts w:ascii="Arial" w:hAnsi="Arial" w:cs="Arial"/>
          <w:sz w:val="22"/>
          <w:szCs w:val="22"/>
        </w:rPr>
      </w:pPr>
    </w:p>
    <w:p w:rsidR="00E611E8" w:rsidRDefault="00E611E8" w:rsidP="00E611E8">
      <w:pPr>
        <w:pStyle w:val="PlainText"/>
        <w:rPr>
          <w:rFonts w:ascii="Arial" w:hAnsi="Arial" w:cs="Arial"/>
          <w:sz w:val="22"/>
          <w:szCs w:val="22"/>
        </w:rPr>
      </w:pPr>
    </w:p>
    <w:p w:rsidR="00E611E8" w:rsidRDefault="00E611E8" w:rsidP="00E611E8">
      <w:pPr>
        <w:pStyle w:val="PlainText"/>
        <w:rPr>
          <w:rFonts w:ascii="Arial" w:hAnsi="Arial" w:cs="Arial"/>
          <w:sz w:val="22"/>
          <w:szCs w:val="22"/>
        </w:rPr>
      </w:pPr>
    </w:p>
    <w:p w:rsidR="00E611E8" w:rsidRDefault="00E611E8" w:rsidP="00E611E8">
      <w:pPr>
        <w:pStyle w:val="PlainText"/>
        <w:rPr>
          <w:rFonts w:ascii="Arial" w:hAnsi="Arial" w:cs="Arial"/>
          <w:sz w:val="22"/>
          <w:szCs w:val="22"/>
        </w:rPr>
      </w:pPr>
    </w:p>
    <w:p w:rsidR="00E611E8" w:rsidRPr="00C32BE1" w:rsidRDefault="00E611E8" w:rsidP="00E611E8">
      <w:pPr>
        <w:pStyle w:val="PlainText"/>
        <w:rPr>
          <w:rFonts w:ascii="Arial" w:hAnsi="Arial" w:cs="Arial"/>
          <w:sz w:val="22"/>
          <w:szCs w:val="22"/>
        </w:rPr>
      </w:pPr>
    </w:p>
    <w:p w:rsidR="002E116A" w:rsidRPr="00BF36E6" w:rsidRDefault="00253A91" w:rsidP="00C8607F">
      <w:pPr>
        <w:pStyle w:val="Heading2"/>
        <w:rPr>
          <w:rFonts w:ascii="Arial" w:hAnsi="Arial" w:cs="Arial"/>
        </w:rPr>
      </w:pPr>
      <w:bookmarkStart w:id="91" w:name="_Toc358793986"/>
      <w:r>
        <w:rPr>
          <w:rFonts w:ascii="Arial" w:hAnsi="Arial" w:cs="Arial"/>
        </w:rPr>
        <w:lastRenderedPageBreak/>
        <w:t>5</w:t>
      </w:r>
      <w:r w:rsidR="00537281" w:rsidRPr="00BF36E6">
        <w:rPr>
          <w:rFonts w:ascii="Arial" w:hAnsi="Arial" w:cs="Arial"/>
        </w:rPr>
        <w:t xml:space="preserve">.3 </w:t>
      </w:r>
      <w:r w:rsidR="002E116A" w:rsidRPr="00BF36E6">
        <w:rPr>
          <w:rFonts w:ascii="Arial" w:hAnsi="Arial" w:cs="Arial"/>
        </w:rPr>
        <w:t>GUI Navigation</w:t>
      </w:r>
      <w:bookmarkEnd w:id="91"/>
    </w:p>
    <w:p w:rsidR="002E116A" w:rsidRPr="00C32BE1" w:rsidRDefault="002E116A" w:rsidP="002E116A">
      <w:pPr>
        <w:rPr>
          <w:rFonts w:cs="Arial"/>
        </w:rPr>
      </w:pPr>
    </w:p>
    <w:p w:rsidR="002E116A" w:rsidRPr="00052B19" w:rsidRDefault="002E116A" w:rsidP="002E116A">
      <w:pPr>
        <w:jc w:val="both"/>
        <w:rPr>
          <w:rFonts w:cs="Arial"/>
        </w:rPr>
      </w:pPr>
      <w:r w:rsidRPr="00052B19">
        <w:rPr>
          <w:rFonts w:cs="Arial"/>
        </w:rPr>
        <w:t xml:space="preserve">In order to run the </w:t>
      </w:r>
      <w:proofErr w:type="spellStart"/>
      <w:r w:rsidR="00055BCF" w:rsidRPr="00052B19">
        <w:rPr>
          <w:rFonts w:cs="Arial"/>
        </w:rPr>
        <w:t>OahuMPO</w:t>
      </w:r>
      <w:proofErr w:type="spellEnd"/>
      <w:r w:rsidRPr="00052B19">
        <w:rPr>
          <w:rFonts w:cs="Arial"/>
        </w:rPr>
        <w:t xml:space="preserve"> model for a given scenario year, the scenario has to be setup. </w:t>
      </w:r>
      <w:r w:rsidR="00C32BE1" w:rsidRPr="00052B19">
        <w:rPr>
          <w:rFonts w:cs="Arial"/>
        </w:rPr>
        <w:t>T</w:t>
      </w:r>
      <w:r w:rsidRPr="00052B19">
        <w:rPr>
          <w:rFonts w:cs="Arial"/>
        </w:rPr>
        <w:t>o set up a scenario, first the scenario year and location of folders</w:t>
      </w:r>
      <w:r w:rsidR="007420DB" w:rsidRPr="00052B19">
        <w:rPr>
          <w:rFonts w:cs="Arial"/>
        </w:rPr>
        <w:t xml:space="preserve"> that contain key inputs required for creating a scenario</w:t>
      </w:r>
      <w:r w:rsidRPr="00052B19">
        <w:rPr>
          <w:rFonts w:cs="Arial"/>
        </w:rPr>
        <w:t xml:space="preserve"> has to be obtained. The GUI separates modeling a scenario into three main stages:</w:t>
      </w:r>
    </w:p>
    <w:p w:rsidR="002E116A" w:rsidRPr="00052B19" w:rsidRDefault="002E116A" w:rsidP="002E116A">
      <w:pPr>
        <w:pStyle w:val="ListParagraph"/>
        <w:numPr>
          <w:ilvl w:val="0"/>
          <w:numId w:val="3"/>
        </w:numPr>
        <w:jc w:val="both"/>
        <w:rPr>
          <w:rFonts w:cs="Arial"/>
        </w:rPr>
      </w:pPr>
      <w:r w:rsidRPr="00052B19">
        <w:rPr>
          <w:rFonts w:cs="Arial"/>
        </w:rPr>
        <w:t>Gathering inputs</w:t>
      </w:r>
    </w:p>
    <w:p w:rsidR="002E116A" w:rsidRPr="00052B19" w:rsidRDefault="002E116A" w:rsidP="002E116A">
      <w:pPr>
        <w:pStyle w:val="ListParagraph"/>
        <w:numPr>
          <w:ilvl w:val="0"/>
          <w:numId w:val="3"/>
        </w:numPr>
        <w:jc w:val="both"/>
        <w:rPr>
          <w:rFonts w:cs="Arial"/>
        </w:rPr>
      </w:pPr>
      <w:r w:rsidRPr="00052B19">
        <w:rPr>
          <w:rFonts w:cs="Arial"/>
        </w:rPr>
        <w:t>Setting up the scenario</w:t>
      </w:r>
    </w:p>
    <w:p w:rsidR="002E116A" w:rsidRPr="00052B19" w:rsidRDefault="002E116A" w:rsidP="002E116A">
      <w:pPr>
        <w:pStyle w:val="ListParagraph"/>
        <w:numPr>
          <w:ilvl w:val="0"/>
          <w:numId w:val="3"/>
        </w:numPr>
        <w:jc w:val="both"/>
        <w:rPr>
          <w:rFonts w:cs="Arial"/>
        </w:rPr>
      </w:pPr>
      <w:r w:rsidRPr="00052B19">
        <w:rPr>
          <w:rFonts w:cs="Arial"/>
        </w:rPr>
        <w:t>Running the model for a scenario</w:t>
      </w:r>
    </w:p>
    <w:p w:rsidR="002E116A" w:rsidRPr="00052B19" w:rsidRDefault="002E116A" w:rsidP="002E116A">
      <w:pPr>
        <w:rPr>
          <w:rFonts w:cs="Arial"/>
        </w:rPr>
      </w:pPr>
    </w:p>
    <w:p w:rsidR="002E116A" w:rsidRPr="00052B19" w:rsidRDefault="002E116A" w:rsidP="002E116A">
      <w:pPr>
        <w:jc w:val="both"/>
        <w:rPr>
          <w:rFonts w:cs="Arial"/>
        </w:rPr>
      </w:pPr>
      <w:r w:rsidRPr="00052B19">
        <w:rPr>
          <w:rFonts w:cs="Arial"/>
        </w:rPr>
        <w:t xml:space="preserve">Three separate dialog boxes are used to perform the above tasks. The sequence of </w:t>
      </w:r>
      <w:r w:rsidR="0038452D" w:rsidRPr="00052B19">
        <w:rPr>
          <w:rFonts w:cs="Arial"/>
        </w:rPr>
        <w:t>dialog boxes is</w:t>
      </w:r>
      <w:r w:rsidR="00C32BE1" w:rsidRPr="00052B19">
        <w:rPr>
          <w:rFonts w:cs="Arial"/>
        </w:rPr>
        <w:t xml:space="preserve"> shown in</w:t>
      </w:r>
      <w:r w:rsidR="00426163" w:rsidRPr="00052B19">
        <w:rPr>
          <w:rFonts w:cs="Arial"/>
        </w:rPr>
        <w:t xml:space="preserve"> </w:t>
      </w:r>
      <w:fldSimple w:instr=" REF _Ref201032779 \h  \* MERGEFORMAT ">
        <w:r w:rsidR="001B67BC" w:rsidRPr="00C32BE1">
          <w:rPr>
            <w:rFonts w:cs="Arial"/>
          </w:rPr>
          <w:t xml:space="preserve">Figure </w:t>
        </w:r>
        <w:r w:rsidR="001B67BC">
          <w:rPr>
            <w:rFonts w:cs="Arial"/>
            <w:noProof/>
          </w:rPr>
          <w:t>11</w:t>
        </w:r>
      </w:fldSimple>
      <w:r w:rsidR="0038452D" w:rsidRPr="00052B19">
        <w:rPr>
          <w:rFonts w:cs="Arial"/>
        </w:rPr>
        <w:t xml:space="preserve">. </w:t>
      </w:r>
      <w:r w:rsidR="00C32BE1" w:rsidRPr="00052B19">
        <w:rPr>
          <w:rFonts w:cs="Arial"/>
        </w:rPr>
        <w:t>The i</w:t>
      </w:r>
      <w:r w:rsidR="002600E4" w:rsidRPr="00052B19">
        <w:rPr>
          <w:rFonts w:cs="Arial"/>
        </w:rPr>
        <w:t xml:space="preserve">nputs dialog box is used to collect the location of all the important folders that contain the model inputs. </w:t>
      </w:r>
      <w:r w:rsidR="00C32BE1" w:rsidRPr="00052B19">
        <w:rPr>
          <w:rFonts w:cs="Arial"/>
        </w:rPr>
        <w:t>The i</w:t>
      </w:r>
      <w:r w:rsidR="006F3EDF" w:rsidRPr="00052B19">
        <w:rPr>
          <w:rFonts w:cs="Arial"/>
        </w:rPr>
        <w:t xml:space="preserve">nputs dialog box is called </w:t>
      </w:r>
      <w:r w:rsidR="00175B91" w:rsidRPr="00052B19">
        <w:rPr>
          <w:rFonts w:cs="Arial"/>
        </w:rPr>
        <w:t xml:space="preserve">from </w:t>
      </w:r>
      <w:r w:rsidR="006F3EDF" w:rsidRPr="00052B19">
        <w:rPr>
          <w:rFonts w:cs="Arial"/>
        </w:rPr>
        <w:t>the scenario manager dialog</w:t>
      </w:r>
      <w:r w:rsidR="00934E0A" w:rsidRPr="00052B19">
        <w:rPr>
          <w:rFonts w:cs="Arial"/>
        </w:rPr>
        <w:t xml:space="preserve"> </w:t>
      </w:r>
      <w:r w:rsidR="006F3EDF" w:rsidRPr="00052B19">
        <w:rPr>
          <w:rFonts w:cs="Arial"/>
        </w:rPr>
        <w:t xml:space="preserve">box. </w:t>
      </w:r>
      <w:r w:rsidR="00C32BE1" w:rsidRPr="00052B19">
        <w:rPr>
          <w:rFonts w:cs="Arial"/>
        </w:rPr>
        <w:t>The s</w:t>
      </w:r>
      <w:r w:rsidR="002600E4" w:rsidRPr="00052B19">
        <w:rPr>
          <w:rFonts w:cs="Arial"/>
        </w:rPr>
        <w:t xml:space="preserve">cenario manager </w:t>
      </w:r>
      <w:r w:rsidRPr="00052B19">
        <w:rPr>
          <w:rFonts w:cs="Arial"/>
        </w:rPr>
        <w:t>is used to setup the zonal layer, highway network, and transit route system for the scenario year. The scenario manager is called from the main dialog box, shown in</w:t>
      </w:r>
      <w:r w:rsidR="00426163" w:rsidRPr="00052B19">
        <w:rPr>
          <w:rFonts w:cs="Arial"/>
        </w:rPr>
        <w:t xml:space="preserve"> </w:t>
      </w:r>
      <w:fldSimple w:instr=" REF _Ref201032779 \h  \* MERGEFORMAT ">
        <w:r w:rsidR="001B67BC" w:rsidRPr="00C32BE1">
          <w:rPr>
            <w:rFonts w:cs="Arial"/>
          </w:rPr>
          <w:t xml:space="preserve">Figure </w:t>
        </w:r>
        <w:r w:rsidR="001B67BC">
          <w:rPr>
            <w:rFonts w:cs="Arial"/>
            <w:noProof/>
          </w:rPr>
          <w:t>11</w:t>
        </w:r>
      </w:fldSimple>
      <w:r w:rsidRPr="00052B19">
        <w:rPr>
          <w:rFonts w:cs="Arial"/>
        </w:rPr>
        <w:t>. Once the scenario is set</w:t>
      </w:r>
      <w:r w:rsidR="00C32BE1" w:rsidRPr="00052B19">
        <w:rPr>
          <w:rFonts w:cs="Arial"/>
        </w:rPr>
        <w:t xml:space="preserve"> </w:t>
      </w:r>
      <w:r w:rsidRPr="00052B19">
        <w:rPr>
          <w:rFonts w:cs="Arial"/>
        </w:rPr>
        <w:t xml:space="preserve">up, the models for this scenario are run using controls from the main dialog box. </w:t>
      </w:r>
    </w:p>
    <w:p w:rsidR="002E116A" w:rsidRPr="00C32BE1" w:rsidRDefault="002E116A" w:rsidP="002E116A">
      <w:pPr>
        <w:rPr>
          <w:rFonts w:cs="Arial"/>
        </w:rPr>
      </w:pPr>
    </w:p>
    <w:p w:rsidR="002E116A" w:rsidRPr="00C32BE1"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sectPr w:rsidR="002E116A" w:rsidRPr="00BF36E6" w:rsidSect="00A12429">
          <w:pgSz w:w="12240" w:h="15840"/>
          <w:pgMar w:top="1440" w:right="1440" w:bottom="1440" w:left="1440" w:header="720" w:footer="720" w:gutter="0"/>
          <w:cols w:space="720"/>
          <w:docGrid w:linePitch="360"/>
        </w:sectPr>
      </w:pPr>
    </w:p>
    <w:p w:rsidR="002E116A" w:rsidRPr="00BF36E6" w:rsidRDefault="0015799B" w:rsidP="002E116A">
      <w:pPr>
        <w:rPr>
          <w:rFonts w:cs="Arial"/>
        </w:rPr>
      </w:pPr>
      <w:r>
        <w:rPr>
          <w:rFonts w:cs="Arial"/>
          <w:noProof/>
        </w:rPr>
        <w:lastRenderedPageBreak/>
        <w:pict>
          <v:shape id="AutoShape 10" o:spid="_x0000_s1053" type="#_x0000_t32" style="position:absolute;margin-left:378pt;margin-top:9pt;width:117pt;height:36pt;flip:y;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" strokeweight="3pt">
            <v:stroke endarrow="block"/>
          </v:shape>
        </w:pict>
      </w:r>
      <w:r>
        <w:rPr>
          <w:rFonts w:cs="Arial"/>
          <w:noProof/>
        </w:rPr>
        <w:pict>
          <v:shape id="AutoShape 6" o:spid="_x0000_s1052" type="#_x0000_t32" style="position:absolute;margin-left:150.75pt;margin-top:14.25pt;width:86.25pt;height:114.75pt;flip:y;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" strokeweight="3pt">
            <v:stroke endarrow="block"/>
          </v:shape>
        </w:pict>
      </w:r>
      <w:r w:rsidR="00666890">
        <w:rPr>
          <w:rFonts w:cs="Arial"/>
          <w:noProof/>
        </w:rPr>
        <w:drawing>
          <wp:inline distT="0" distB="0" distL="0" distR="0">
            <wp:extent cx="2709545" cy="5300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4479" t="11436" r="30954" b="7080"/>
                    <a:stretch>
                      <a:fillRect/>
                    </a:stretch>
                  </pic:blipFill>
                  <pic:spPr bwMode="auto">
                    <a:xfrm>
                      <a:off x="0" y="0"/>
                      <a:ext cx="2709545" cy="5300345"/>
                    </a:xfrm>
                    <a:prstGeom prst="rect">
                      <a:avLst/>
                    </a:prstGeom>
                    <a:noFill/>
                    <a:ln>
                      <a:noFill/>
                    </a:ln>
                  </pic:spPr>
                </pic:pic>
              </a:graphicData>
            </a:graphic>
          </wp:inline>
        </w:drawing>
      </w:r>
      <w:r w:rsidR="00666890" w:rsidRPr="00796A95">
        <w:rPr>
          <w:rFonts w:cs="Arial"/>
          <w:noProof/>
        </w:rPr>
        <w:lastRenderedPageBreak/>
        <w:drawing>
          <wp:inline distT="0" distB="0" distL="0" distR="0">
            <wp:extent cx="2582545" cy="1947545"/>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82545" cy="1947545"/>
                    </a:xfrm>
                    <a:prstGeom prst="rect">
                      <a:avLst/>
                    </a:prstGeom>
                    <a:noFill/>
                    <a:ln>
                      <a:noFill/>
                    </a:ln>
                  </pic:spPr>
                </pic:pic>
              </a:graphicData>
            </a:graphic>
          </wp:inline>
        </w:drawing>
      </w: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BF36E6" w:rsidRDefault="002E116A" w:rsidP="002E116A">
      <w:pPr>
        <w:rPr>
          <w:rFonts w:cs="Arial"/>
        </w:rPr>
      </w:pPr>
    </w:p>
    <w:p w:rsidR="002E116A" w:rsidRPr="00C32BE1" w:rsidRDefault="00C32BE1" w:rsidP="00C32BE1">
      <w:pPr>
        <w:pStyle w:val="Caption"/>
        <w:rPr>
          <w:rFonts w:ascii="Arial" w:hAnsi="Arial" w:cs="Arial"/>
          <w:sz w:val="22"/>
          <w:szCs w:val="22"/>
        </w:rPr>
      </w:pPr>
      <w:bookmarkStart w:id="92" w:name="_Ref201032779"/>
      <w:bookmarkStart w:id="93" w:name="_Toc358794042"/>
      <w:r w:rsidRPr="00C32BE1">
        <w:rPr>
          <w:rFonts w:ascii="Arial" w:hAnsi="Arial" w:cs="Arial"/>
          <w:sz w:val="22"/>
          <w:szCs w:val="22"/>
        </w:rPr>
        <w:t xml:space="preserve">Figure </w:t>
      </w:r>
      <w:r w:rsidR="0015799B" w:rsidRPr="00C32BE1">
        <w:rPr>
          <w:rFonts w:ascii="Arial" w:hAnsi="Arial" w:cs="Arial"/>
          <w:sz w:val="22"/>
          <w:szCs w:val="22"/>
        </w:rPr>
        <w:fldChar w:fldCharType="begin"/>
      </w:r>
      <w:r w:rsidRPr="00C32BE1">
        <w:rPr>
          <w:rFonts w:ascii="Arial" w:hAnsi="Arial" w:cs="Arial"/>
          <w:sz w:val="22"/>
          <w:szCs w:val="22"/>
        </w:rPr>
        <w:instrText xml:space="preserve"> SEQ Figure \* ARABIC </w:instrText>
      </w:r>
      <w:r w:rsidR="0015799B" w:rsidRPr="00C32BE1">
        <w:rPr>
          <w:rFonts w:ascii="Arial" w:hAnsi="Arial" w:cs="Arial"/>
          <w:sz w:val="22"/>
          <w:szCs w:val="22"/>
        </w:rPr>
        <w:fldChar w:fldCharType="separate"/>
      </w:r>
      <w:r w:rsidR="001B67BC">
        <w:rPr>
          <w:rFonts w:ascii="Arial" w:hAnsi="Arial" w:cs="Arial"/>
          <w:noProof/>
          <w:sz w:val="22"/>
          <w:szCs w:val="22"/>
        </w:rPr>
        <w:t>11</w:t>
      </w:r>
      <w:r w:rsidR="0015799B" w:rsidRPr="00C32BE1">
        <w:rPr>
          <w:rFonts w:ascii="Arial" w:hAnsi="Arial" w:cs="Arial"/>
          <w:sz w:val="22"/>
          <w:szCs w:val="22"/>
        </w:rPr>
        <w:fldChar w:fldCharType="end"/>
      </w:r>
      <w:bookmarkEnd w:id="92"/>
      <w:r w:rsidRPr="00C32BE1">
        <w:rPr>
          <w:rFonts w:ascii="Arial" w:hAnsi="Arial" w:cs="Arial"/>
          <w:sz w:val="22"/>
          <w:szCs w:val="22"/>
        </w:rPr>
        <w:t>:  GUI Navigation</w:t>
      </w:r>
      <w:bookmarkEnd w:id="93"/>
    </w:p>
    <w:p w:rsidR="00C32BE1" w:rsidRDefault="00C32BE1" w:rsidP="002E116A">
      <w:pPr>
        <w:rPr>
          <w:rFonts w:cs="Arial"/>
        </w:rPr>
      </w:pPr>
    </w:p>
    <w:p w:rsidR="00C32BE1" w:rsidRDefault="00C32BE1" w:rsidP="002E116A">
      <w:pPr>
        <w:rPr>
          <w:rFonts w:cs="Arial"/>
        </w:rPr>
      </w:pPr>
    </w:p>
    <w:p w:rsidR="00C32BE1" w:rsidRDefault="00C32BE1" w:rsidP="002E116A">
      <w:pPr>
        <w:rPr>
          <w:rFonts w:cs="Arial"/>
        </w:rPr>
      </w:pPr>
    </w:p>
    <w:p w:rsidR="00C32BE1" w:rsidRDefault="00666890" w:rsidP="002E116A">
      <w:pPr>
        <w:rPr>
          <w:rFonts w:cs="Arial"/>
        </w:rPr>
      </w:pPr>
      <w:r>
        <w:rPr>
          <w:noProof/>
        </w:rPr>
        <w:lastRenderedPageBreak/>
        <w:drawing>
          <wp:inline distT="0" distB="0" distL="0" distR="0">
            <wp:extent cx="1989455"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807" t="17046" r="48824" b="21992"/>
                    <a:stretch>
                      <a:fillRect/>
                    </a:stretch>
                  </pic:blipFill>
                  <pic:spPr bwMode="auto">
                    <a:xfrm>
                      <a:off x="0" y="0"/>
                      <a:ext cx="1989455" cy="2895600"/>
                    </a:xfrm>
                    <a:prstGeom prst="rect">
                      <a:avLst/>
                    </a:prstGeom>
                    <a:noFill/>
                    <a:ln>
                      <a:noFill/>
                    </a:ln>
                  </pic:spPr>
                </pic:pic>
              </a:graphicData>
            </a:graphic>
          </wp:inline>
        </w:drawing>
      </w:r>
    </w:p>
    <w:p w:rsidR="00C32BE1" w:rsidRDefault="00C32BE1" w:rsidP="002E116A">
      <w:pPr>
        <w:rPr>
          <w:rFonts w:cs="Arial"/>
        </w:rPr>
      </w:pPr>
    </w:p>
    <w:p w:rsidR="002E116A" w:rsidRPr="00BF36E6" w:rsidRDefault="002E116A" w:rsidP="002E116A">
      <w:pPr>
        <w:rPr>
          <w:rFonts w:cs="Arial"/>
        </w:rPr>
      </w:pPr>
    </w:p>
    <w:p w:rsidR="002E116A" w:rsidRPr="00BF36E6" w:rsidRDefault="002E116A" w:rsidP="002E116A">
      <w:pPr>
        <w:rPr>
          <w:rFonts w:cs="Arial"/>
        </w:rPr>
        <w:sectPr w:rsidR="002E116A" w:rsidRPr="00BF36E6" w:rsidSect="00C32BE1">
          <w:pgSz w:w="15840" w:h="12240" w:orient="landscape" w:code="1"/>
          <w:pgMar w:top="1440" w:right="1440" w:bottom="1440" w:left="1440" w:header="720" w:footer="720" w:gutter="0"/>
          <w:cols w:num="3" w:space="720"/>
          <w:docGrid w:linePitch="360"/>
        </w:sectPr>
      </w:pPr>
    </w:p>
    <w:p w:rsidR="002E116A" w:rsidRPr="00BF36E6" w:rsidRDefault="00253A91" w:rsidP="00C8607F">
      <w:pPr>
        <w:pStyle w:val="Heading2"/>
        <w:rPr>
          <w:rFonts w:ascii="Arial" w:hAnsi="Arial" w:cs="Arial"/>
        </w:rPr>
      </w:pPr>
      <w:bookmarkStart w:id="94" w:name="_Toc358793987"/>
      <w:r>
        <w:rPr>
          <w:rFonts w:ascii="Arial" w:hAnsi="Arial" w:cs="Arial"/>
        </w:rPr>
        <w:lastRenderedPageBreak/>
        <w:t>5</w:t>
      </w:r>
      <w:r w:rsidR="00221E8F" w:rsidRPr="00BF36E6">
        <w:rPr>
          <w:rFonts w:ascii="Arial" w:hAnsi="Arial" w:cs="Arial"/>
        </w:rPr>
        <w:t xml:space="preserve">.4 </w:t>
      </w:r>
      <w:r w:rsidR="00582B4B" w:rsidRPr="00BF36E6">
        <w:rPr>
          <w:rFonts w:ascii="Arial" w:hAnsi="Arial" w:cs="Arial"/>
        </w:rPr>
        <w:t>Creat</w:t>
      </w:r>
      <w:r w:rsidR="00C54EA1" w:rsidRPr="00BF36E6">
        <w:rPr>
          <w:rFonts w:ascii="Arial" w:hAnsi="Arial" w:cs="Arial"/>
        </w:rPr>
        <w:t>ing</w:t>
      </w:r>
      <w:r w:rsidR="00582B4B" w:rsidRPr="00BF36E6">
        <w:rPr>
          <w:rFonts w:ascii="Arial" w:hAnsi="Arial" w:cs="Arial"/>
        </w:rPr>
        <w:t xml:space="preserve"> a Scenario</w:t>
      </w:r>
      <w:bookmarkEnd w:id="94"/>
    </w:p>
    <w:p w:rsidR="002E116A" w:rsidRPr="00BF36E6" w:rsidRDefault="002E116A" w:rsidP="002E116A">
      <w:pPr>
        <w:rPr>
          <w:rFonts w:cs="Arial"/>
        </w:rPr>
      </w:pPr>
    </w:p>
    <w:p w:rsidR="002E116A" w:rsidRPr="00052B19" w:rsidRDefault="00D114BD" w:rsidP="009F032E">
      <w:pPr>
        <w:jc w:val="both"/>
        <w:rPr>
          <w:rFonts w:cs="Arial"/>
        </w:rPr>
      </w:pPr>
      <w:r w:rsidRPr="00052B19">
        <w:rPr>
          <w:rFonts w:cs="Arial"/>
        </w:rPr>
        <w:t xml:space="preserve">Before the model is run for a particular scenario, </w:t>
      </w:r>
      <w:r w:rsidR="00783205" w:rsidRPr="00052B19">
        <w:rPr>
          <w:rFonts w:cs="Arial"/>
        </w:rPr>
        <w:t xml:space="preserve">the </w:t>
      </w:r>
      <w:r w:rsidRPr="00052B19">
        <w:rPr>
          <w:rFonts w:cs="Arial"/>
        </w:rPr>
        <w:t>scenario</w:t>
      </w:r>
      <w:r w:rsidR="00783205" w:rsidRPr="00052B19">
        <w:rPr>
          <w:rFonts w:cs="Arial"/>
        </w:rPr>
        <w:t xml:space="preserve"> first</w:t>
      </w:r>
      <w:r w:rsidRPr="00052B19">
        <w:rPr>
          <w:rFonts w:cs="Arial"/>
        </w:rPr>
        <w:t xml:space="preserve"> needs to be created. </w:t>
      </w:r>
      <w:r w:rsidR="00783205" w:rsidRPr="00052B19">
        <w:rPr>
          <w:rFonts w:cs="Arial"/>
        </w:rPr>
        <w:t>The c</w:t>
      </w:r>
      <w:r w:rsidRPr="00052B19">
        <w:rPr>
          <w:rFonts w:cs="Arial"/>
        </w:rPr>
        <w:t xml:space="preserve">reation of a scenario essentially involves creation of the scenario TAZ layer, </w:t>
      </w:r>
      <w:r w:rsidR="00783205" w:rsidRPr="00052B19">
        <w:rPr>
          <w:rFonts w:cs="Arial"/>
        </w:rPr>
        <w:t xml:space="preserve">the </w:t>
      </w:r>
      <w:r w:rsidRPr="00052B19">
        <w:rPr>
          <w:rFonts w:cs="Arial"/>
        </w:rPr>
        <w:t>scenario line layer, and</w:t>
      </w:r>
      <w:r w:rsidR="00783205" w:rsidRPr="00052B19">
        <w:rPr>
          <w:rFonts w:cs="Arial"/>
        </w:rPr>
        <w:t xml:space="preserve"> the</w:t>
      </w:r>
      <w:r w:rsidRPr="00052B19">
        <w:rPr>
          <w:rFonts w:cs="Arial"/>
        </w:rPr>
        <w:t xml:space="preserve"> scenario route system.</w:t>
      </w:r>
      <w:r w:rsidR="00783205" w:rsidRPr="00052B19">
        <w:rPr>
          <w:rFonts w:cs="Arial"/>
        </w:rPr>
        <w:t xml:space="preserve">  Additionally, the scenario directory structure is created and inputs (including control files, executables, and other inputs) are copied from the generics folder (or other folders as defined by the user) to the scenario folder.</w:t>
      </w:r>
      <w:r w:rsidRPr="00052B19">
        <w:rPr>
          <w:rFonts w:cs="Arial"/>
        </w:rPr>
        <w:t xml:space="preserve"> </w:t>
      </w:r>
      <w:r w:rsidR="00821B6A" w:rsidRPr="00052B19">
        <w:rPr>
          <w:rFonts w:cs="Arial"/>
        </w:rPr>
        <w:t xml:space="preserve">To create a scenario, the study year and the location of all the input files </w:t>
      </w:r>
      <w:r w:rsidR="00783205" w:rsidRPr="00052B19">
        <w:rPr>
          <w:rFonts w:cs="Arial"/>
        </w:rPr>
        <w:t xml:space="preserve">must </w:t>
      </w:r>
      <w:r w:rsidR="00821B6A" w:rsidRPr="00052B19">
        <w:rPr>
          <w:rFonts w:cs="Arial"/>
        </w:rPr>
        <w:t xml:space="preserve">be collected trough the inputs dialog box. The sequence of steps required to </w:t>
      </w:r>
      <w:r w:rsidR="009A712F" w:rsidRPr="00052B19">
        <w:rPr>
          <w:rFonts w:cs="Arial"/>
        </w:rPr>
        <w:t>create a scenario are listed below:</w:t>
      </w:r>
    </w:p>
    <w:p w:rsidR="009A712F" w:rsidRPr="00052B19" w:rsidRDefault="000916DE" w:rsidP="009F032E">
      <w:pPr>
        <w:pStyle w:val="ListParagraph"/>
        <w:numPr>
          <w:ilvl w:val="0"/>
          <w:numId w:val="6"/>
        </w:numPr>
        <w:jc w:val="both"/>
        <w:rPr>
          <w:rFonts w:cs="Arial"/>
        </w:rPr>
      </w:pPr>
      <w:r w:rsidRPr="00052B19">
        <w:rPr>
          <w:rFonts w:cs="Arial"/>
        </w:rPr>
        <w:t xml:space="preserve">Launch </w:t>
      </w:r>
      <w:proofErr w:type="spellStart"/>
      <w:r w:rsidR="00AF0132">
        <w:rPr>
          <w:rFonts w:cs="Arial"/>
        </w:rPr>
        <w:t>TransCAD</w:t>
      </w:r>
      <w:proofErr w:type="spellEnd"/>
      <w:r w:rsidRPr="00052B19">
        <w:rPr>
          <w:rFonts w:cs="Arial"/>
        </w:rPr>
        <w:t xml:space="preserve"> and the GUI</w:t>
      </w:r>
    </w:p>
    <w:p w:rsidR="000916DE" w:rsidRPr="00052B19" w:rsidRDefault="00482568" w:rsidP="009F032E">
      <w:pPr>
        <w:pStyle w:val="ListParagraph"/>
        <w:numPr>
          <w:ilvl w:val="0"/>
          <w:numId w:val="6"/>
        </w:numPr>
        <w:jc w:val="both"/>
        <w:rPr>
          <w:rFonts w:cs="Arial"/>
        </w:rPr>
      </w:pPr>
      <w:r w:rsidRPr="00052B19">
        <w:rPr>
          <w:rFonts w:cs="Arial"/>
        </w:rPr>
        <w:t xml:space="preserve">In the main GUI dialog box (OAHU Model) </w:t>
      </w:r>
      <w:r w:rsidR="000473A9" w:rsidRPr="00052B19">
        <w:rPr>
          <w:rFonts w:cs="Arial"/>
        </w:rPr>
        <w:t>click the “</w:t>
      </w:r>
      <w:r w:rsidR="000473A9" w:rsidRPr="00052B19">
        <w:rPr>
          <w:rFonts w:cs="Arial"/>
          <w:b/>
        </w:rPr>
        <w:t>Scenario manager</w:t>
      </w:r>
      <w:r w:rsidR="000473A9" w:rsidRPr="00052B19">
        <w:rPr>
          <w:rFonts w:cs="Arial"/>
        </w:rPr>
        <w:t xml:space="preserve">” </w:t>
      </w:r>
      <w:r w:rsidR="00002EF4" w:rsidRPr="00052B19">
        <w:rPr>
          <w:rFonts w:cs="Arial"/>
        </w:rPr>
        <w:t>button. T</w:t>
      </w:r>
      <w:r w:rsidR="000473A9" w:rsidRPr="00052B19">
        <w:rPr>
          <w:rFonts w:cs="Arial"/>
        </w:rPr>
        <w:t>his will bring up the “Scenario manager”</w:t>
      </w:r>
      <w:r w:rsidR="00132ECF" w:rsidRPr="00052B19">
        <w:rPr>
          <w:rFonts w:cs="Arial"/>
        </w:rPr>
        <w:t xml:space="preserve"> dialog box.</w:t>
      </w:r>
    </w:p>
    <w:p w:rsidR="00E551BF" w:rsidRPr="00052B19" w:rsidRDefault="00E551BF" w:rsidP="009F032E">
      <w:pPr>
        <w:pStyle w:val="ListParagraph"/>
        <w:numPr>
          <w:ilvl w:val="0"/>
          <w:numId w:val="6"/>
        </w:numPr>
        <w:jc w:val="both"/>
        <w:rPr>
          <w:rFonts w:cs="Arial"/>
        </w:rPr>
      </w:pPr>
      <w:r w:rsidRPr="00052B19">
        <w:rPr>
          <w:rFonts w:cs="Arial"/>
        </w:rPr>
        <w:t xml:space="preserve">In the scenario manager dialog box, </w:t>
      </w:r>
      <w:r w:rsidR="000A5192" w:rsidRPr="00052B19">
        <w:rPr>
          <w:rFonts w:cs="Arial"/>
        </w:rPr>
        <w:t xml:space="preserve">enter the study year. Then </w:t>
      </w:r>
      <w:r w:rsidRPr="00052B19">
        <w:rPr>
          <w:rFonts w:cs="Arial"/>
        </w:rPr>
        <w:t xml:space="preserve">click the “Inputs” button. This will bring up the “Inputs” dialog box. </w:t>
      </w:r>
    </w:p>
    <w:p w:rsidR="000702A2" w:rsidRPr="00052B19" w:rsidRDefault="00E551BF" w:rsidP="009F032E">
      <w:pPr>
        <w:pStyle w:val="ListParagraph"/>
        <w:numPr>
          <w:ilvl w:val="0"/>
          <w:numId w:val="6"/>
        </w:numPr>
        <w:jc w:val="both"/>
        <w:rPr>
          <w:rFonts w:cs="Arial"/>
        </w:rPr>
      </w:pPr>
      <w:r w:rsidRPr="00052B19">
        <w:rPr>
          <w:rFonts w:cs="Arial"/>
        </w:rPr>
        <w:t>In the inputs dialog box, either browse for the all the input folders manually or hit “Set all directories to default”</w:t>
      </w:r>
      <w:r w:rsidR="00CF558D" w:rsidRPr="00052B19">
        <w:rPr>
          <w:rFonts w:cs="Arial"/>
        </w:rPr>
        <w:t xml:space="preserve"> button. This will gather information about the paths of all the input folders. </w:t>
      </w:r>
    </w:p>
    <w:p w:rsidR="00CF558D" w:rsidRPr="00052B19" w:rsidRDefault="000702A2" w:rsidP="009F032E">
      <w:pPr>
        <w:pStyle w:val="ListParagraph"/>
        <w:numPr>
          <w:ilvl w:val="0"/>
          <w:numId w:val="6"/>
        </w:numPr>
        <w:jc w:val="both"/>
        <w:rPr>
          <w:rFonts w:cs="Arial"/>
        </w:rPr>
      </w:pPr>
      <w:r w:rsidRPr="00052B19">
        <w:rPr>
          <w:rFonts w:cs="Arial"/>
        </w:rPr>
        <w:t>C</w:t>
      </w:r>
      <w:r w:rsidR="00CF558D" w:rsidRPr="00052B19">
        <w:rPr>
          <w:rFonts w:cs="Arial"/>
        </w:rPr>
        <w:t>lick the “OK” button in the inputs dialog box.</w:t>
      </w:r>
      <w:r w:rsidR="002C0D44" w:rsidRPr="00052B19">
        <w:rPr>
          <w:rFonts w:cs="Arial"/>
        </w:rPr>
        <w:t xml:space="preserve"> This will close the “Inputs” dialog box and give the control back to “Scenario manager” dialog box.</w:t>
      </w:r>
    </w:p>
    <w:p w:rsidR="00CF558D" w:rsidRPr="00052B19" w:rsidRDefault="00CF558D" w:rsidP="009F032E">
      <w:pPr>
        <w:pStyle w:val="ListParagraph"/>
        <w:numPr>
          <w:ilvl w:val="0"/>
          <w:numId w:val="6"/>
        </w:numPr>
        <w:jc w:val="both"/>
        <w:rPr>
          <w:rFonts w:cs="Arial"/>
        </w:rPr>
      </w:pPr>
      <w:r w:rsidRPr="00052B19">
        <w:rPr>
          <w:rFonts w:cs="Arial"/>
        </w:rPr>
        <w:t xml:space="preserve"> </w:t>
      </w:r>
      <w:r w:rsidR="00427F32" w:rsidRPr="00052B19">
        <w:rPr>
          <w:rFonts w:cs="Arial"/>
        </w:rPr>
        <w:t xml:space="preserve">In the </w:t>
      </w:r>
      <w:r w:rsidR="00E530DE" w:rsidRPr="00052B19">
        <w:rPr>
          <w:rFonts w:cs="Arial"/>
        </w:rPr>
        <w:t xml:space="preserve">scenario manager dialog box, browse for the scenario directory. </w:t>
      </w:r>
      <w:r w:rsidR="00DD7984" w:rsidRPr="00052B19">
        <w:rPr>
          <w:rFonts w:cs="Arial"/>
        </w:rPr>
        <w:t xml:space="preserve">If the scenario directory is not already created, you can create a new folder from the browse dialog box. </w:t>
      </w:r>
      <w:r w:rsidR="00E530DE" w:rsidRPr="00052B19">
        <w:rPr>
          <w:rFonts w:cs="Arial"/>
        </w:rPr>
        <w:t>Scenario directory can be placed anywhere and can be named anything, however, it is advisable to name it such that it represents the study year and the scenario.</w:t>
      </w:r>
      <w:r w:rsidR="009F032E" w:rsidRPr="00052B19">
        <w:rPr>
          <w:rFonts w:cs="Arial"/>
        </w:rPr>
        <w:t xml:space="preserve"> Once the scenario directory is chosen, all the inputs required to create a scenario are gathered.</w:t>
      </w:r>
    </w:p>
    <w:p w:rsidR="00DD7984" w:rsidRPr="00052B19" w:rsidRDefault="009F032E" w:rsidP="000916DE">
      <w:pPr>
        <w:pStyle w:val="ListParagraph"/>
        <w:numPr>
          <w:ilvl w:val="0"/>
          <w:numId w:val="6"/>
        </w:numPr>
        <w:rPr>
          <w:rFonts w:cs="Arial"/>
        </w:rPr>
      </w:pPr>
      <w:r w:rsidRPr="00052B19">
        <w:rPr>
          <w:rFonts w:cs="Arial"/>
        </w:rPr>
        <w:t xml:space="preserve">Click the “Create TAZ data” button to create the scenario </w:t>
      </w:r>
      <w:r w:rsidR="00531DBE" w:rsidRPr="00052B19">
        <w:rPr>
          <w:rFonts w:cs="Arial"/>
        </w:rPr>
        <w:t>TAZ</w:t>
      </w:r>
      <w:r w:rsidRPr="00052B19">
        <w:rPr>
          <w:rFonts w:cs="Arial"/>
        </w:rPr>
        <w:t xml:space="preserve"> layer.</w:t>
      </w:r>
    </w:p>
    <w:p w:rsidR="009F032E" w:rsidRPr="00052B19" w:rsidRDefault="009F032E" w:rsidP="000916DE">
      <w:pPr>
        <w:pStyle w:val="ListParagraph"/>
        <w:numPr>
          <w:ilvl w:val="0"/>
          <w:numId w:val="6"/>
        </w:numPr>
        <w:rPr>
          <w:rFonts w:cs="Arial"/>
        </w:rPr>
      </w:pPr>
      <w:r w:rsidRPr="00052B19">
        <w:rPr>
          <w:rFonts w:cs="Arial"/>
        </w:rPr>
        <w:t>Next, click the “Create Network” button to create the scenario line layer and the scenario route system. This completes the creation of the scenario.</w:t>
      </w:r>
    </w:p>
    <w:p w:rsidR="009F032E" w:rsidRPr="00052B19" w:rsidRDefault="009F032E" w:rsidP="000916DE">
      <w:pPr>
        <w:pStyle w:val="ListParagraph"/>
        <w:numPr>
          <w:ilvl w:val="0"/>
          <w:numId w:val="6"/>
        </w:numPr>
        <w:rPr>
          <w:rFonts w:cs="Arial"/>
        </w:rPr>
      </w:pPr>
      <w:r w:rsidRPr="00052B19">
        <w:rPr>
          <w:rFonts w:cs="Arial"/>
        </w:rPr>
        <w:t xml:space="preserve">Click “OK” button in the scenario </w:t>
      </w:r>
      <w:r w:rsidR="00175B91" w:rsidRPr="00052B19">
        <w:rPr>
          <w:rFonts w:cs="Arial"/>
        </w:rPr>
        <w:t xml:space="preserve">manager </w:t>
      </w:r>
      <w:r w:rsidRPr="00052B19">
        <w:rPr>
          <w:rFonts w:cs="Arial"/>
        </w:rPr>
        <w:t>dialog box, this will close the scenario manger dialog box and give the control back to the “OAHU Model” dialog box.</w:t>
      </w:r>
    </w:p>
    <w:p w:rsidR="002E116A" w:rsidRPr="00783205" w:rsidRDefault="002E116A" w:rsidP="00C54EA1">
      <w:pPr>
        <w:rPr>
          <w:rFonts w:cs="Arial"/>
        </w:rPr>
      </w:pPr>
    </w:p>
    <w:p w:rsidR="002E116A" w:rsidRPr="00783205" w:rsidRDefault="002E116A" w:rsidP="00C54EA1">
      <w:pPr>
        <w:rPr>
          <w:rFonts w:cs="Arial"/>
        </w:rPr>
      </w:pPr>
    </w:p>
    <w:p w:rsidR="002E116A" w:rsidRPr="00BF36E6" w:rsidRDefault="002E116A" w:rsidP="00C54EA1">
      <w:pPr>
        <w:rPr>
          <w:rFonts w:cs="Arial"/>
          <w:sz w:val="24"/>
          <w:szCs w:val="24"/>
        </w:rPr>
      </w:pPr>
    </w:p>
    <w:p w:rsidR="002E116A" w:rsidRPr="00BF36E6" w:rsidRDefault="00253A91" w:rsidP="00C8607F">
      <w:pPr>
        <w:pStyle w:val="Heading2"/>
        <w:rPr>
          <w:rFonts w:ascii="Arial" w:hAnsi="Arial" w:cs="Arial"/>
        </w:rPr>
      </w:pPr>
      <w:bookmarkStart w:id="95" w:name="_Toc358793988"/>
      <w:r>
        <w:rPr>
          <w:rFonts w:ascii="Arial" w:hAnsi="Arial" w:cs="Arial"/>
        </w:rPr>
        <w:lastRenderedPageBreak/>
        <w:t>5</w:t>
      </w:r>
      <w:r w:rsidR="00143BB3" w:rsidRPr="00BF36E6">
        <w:rPr>
          <w:rFonts w:ascii="Arial" w:hAnsi="Arial" w:cs="Arial"/>
        </w:rPr>
        <w:t xml:space="preserve">.4 </w:t>
      </w:r>
      <w:r w:rsidR="00582B4B" w:rsidRPr="00BF36E6">
        <w:rPr>
          <w:rFonts w:ascii="Arial" w:hAnsi="Arial" w:cs="Arial"/>
        </w:rPr>
        <w:t>Run</w:t>
      </w:r>
      <w:r w:rsidR="00AB7387" w:rsidRPr="00BF36E6">
        <w:rPr>
          <w:rFonts w:ascii="Arial" w:hAnsi="Arial" w:cs="Arial"/>
        </w:rPr>
        <w:t>ning</w:t>
      </w:r>
      <w:r w:rsidR="00582B4B" w:rsidRPr="00BF36E6">
        <w:rPr>
          <w:rFonts w:ascii="Arial" w:hAnsi="Arial" w:cs="Arial"/>
        </w:rPr>
        <w:t xml:space="preserve"> a Scenario</w:t>
      </w:r>
      <w:bookmarkEnd w:id="95"/>
    </w:p>
    <w:p w:rsidR="002E116A" w:rsidRPr="00BF36E6" w:rsidRDefault="002E116A" w:rsidP="002E116A">
      <w:pPr>
        <w:rPr>
          <w:rFonts w:cs="Arial"/>
        </w:rPr>
      </w:pPr>
    </w:p>
    <w:p w:rsidR="002E116A" w:rsidRPr="00052B19" w:rsidRDefault="00783205" w:rsidP="008B4B6D">
      <w:pPr>
        <w:jc w:val="both"/>
        <w:rPr>
          <w:rFonts w:cs="Arial"/>
        </w:rPr>
      </w:pPr>
      <w:r w:rsidRPr="00052B19">
        <w:rPr>
          <w:rFonts w:cs="Arial"/>
        </w:rPr>
        <w:t xml:space="preserve">The </w:t>
      </w:r>
      <w:r w:rsidR="005056CA">
        <w:rPr>
          <w:rFonts w:cs="Arial"/>
        </w:rPr>
        <w:t>OMPO6</w:t>
      </w:r>
      <w:r w:rsidRPr="00052B19">
        <w:rPr>
          <w:rFonts w:cs="Arial"/>
        </w:rPr>
        <w:t>.0 model</w:t>
      </w:r>
      <w:r w:rsidR="008B4B6D" w:rsidRPr="00052B19">
        <w:rPr>
          <w:rFonts w:cs="Arial"/>
        </w:rPr>
        <w:t xml:space="preserve"> </w:t>
      </w:r>
      <w:r w:rsidRPr="00052B19">
        <w:rPr>
          <w:rFonts w:cs="Arial"/>
        </w:rPr>
        <w:t xml:space="preserve">is </w:t>
      </w:r>
      <w:r w:rsidR="008B4B6D" w:rsidRPr="00052B19">
        <w:rPr>
          <w:rFonts w:cs="Arial"/>
        </w:rPr>
        <w:t xml:space="preserve">run from the “OAHU Model” dialog box. It is customary to run all the models sequentially and iteratively until convergence. However, the GUI developed for </w:t>
      </w:r>
      <w:r w:rsidR="005056CA">
        <w:rPr>
          <w:rFonts w:cs="Arial"/>
        </w:rPr>
        <w:t>OMPO6</w:t>
      </w:r>
      <w:r w:rsidRPr="00052B19">
        <w:rPr>
          <w:rFonts w:cs="Arial"/>
        </w:rPr>
        <w:t>.0</w:t>
      </w:r>
      <w:r w:rsidR="008B4B6D" w:rsidRPr="00052B19">
        <w:rPr>
          <w:rFonts w:cs="Arial"/>
        </w:rPr>
        <w:t xml:space="preserve"> model gives the user a great level of control on the way </w:t>
      </w:r>
      <w:r w:rsidRPr="00052B19">
        <w:rPr>
          <w:rFonts w:cs="Arial"/>
        </w:rPr>
        <w:t xml:space="preserve">that the </w:t>
      </w:r>
      <w:r w:rsidR="008B4B6D" w:rsidRPr="00052B19">
        <w:rPr>
          <w:rFonts w:cs="Arial"/>
        </w:rPr>
        <w:t>model</w:t>
      </w:r>
      <w:r w:rsidRPr="00052B19">
        <w:rPr>
          <w:rFonts w:cs="Arial"/>
        </w:rPr>
        <w:t xml:space="preserve"> is</w:t>
      </w:r>
      <w:r w:rsidR="008B4B6D" w:rsidRPr="00052B19">
        <w:rPr>
          <w:rFonts w:cs="Arial"/>
        </w:rPr>
        <w:t xml:space="preserve"> run. The </w:t>
      </w:r>
      <w:r w:rsidR="00E47B9A" w:rsidRPr="00052B19">
        <w:rPr>
          <w:rFonts w:cs="Arial"/>
        </w:rPr>
        <w:t xml:space="preserve">“OPTIONS” section of the “OAHU Model” dialog box </w:t>
      </w:r>
      <w:r w:rsidR="008B4B6D" w:rsidRPr="00052B19">
        <w:rPr>
          <w:rFonts w:cs="Arial"/>
        </w:rPr>
        <w:t>provides the user several alternat</w:t>
      </w:r>
      <w:r w:rsidRPr="00052B19">
        <w:rPr>
          <w:rFonts w:cs="Arial"/>
        </w:rPr>
        <w:t>ives</w:t>
      </w:r>
      <w:r w:rsidR="008B4B6D" w:rsidRPr="00052B19">
        <w:rPr>
          <w:rFonts w:cs="Arial"/>
        </w:rPr>
        <w:t xml:space="preserve">, which are explained in </w:t>
      </w:r>
      <w:fldSimple w:instr=" REF _Ref200953807 \h  \* MERGEFORMAT ">
        <w:r w:rsidR="001B67BC" w:rsidRPr="00783205">
          <w:rPr>
            <w:rFonts w:cs="Arial"/>
          </w:rPr>
          <w:t xml:space="preserve">Table </w:t>
        </w:r>
        <w:r w:rsidR="001B67BC">
          <w:rPr>
            <w:rFonts w:cs="Arial"/>
            <w:noProof/>
          </w:rPr>
          <w:t>14</w:t>
        </w:r>
      </w:fldSimple>
      <w:r w:rsidR="008B4B6D" w:rsidRPr="00052B19">
        <w:rPr>
          <w:rFonts w:cs="Arial"/>
        </w:rPr>
        <w:t xml:space="preserve"> below.</w:t>
      </w:r>
    </w:p>
    <w:p w:rsidR="00E47B9A" w:rsidRDefault="00E47B9A" w:rsidP="00E47B9A">
      <w:pPr>
        <w:jc w:val="both"/>
        <w:rPr>
          <w:rFonts w:cs="Arial"/>
          <w:sz w:val="24"/>
          <w:szCs w:val="24"/>
        </w:rPr>
      </w:pPr>
    </w:p>
    <w:p w:rsidR="009718FC" w:rsidRPr="00783205" w:rsidRDefault="009718FC" w:rsidP="009718FC">
      <w:pPr>
        <w:pStyle w:val="Caption"/>
        <w:keepNext/>
        <w:jc w:val="both"/>
        <w:rPr>
          <w:rFonts w:ascii="Arial" w:hAnsi="Arial" w:cs="Arial"/>
          <w:sz w:val="22"/>
          <w:szCs w:val="22"/>
        </w:rPr>
      </w:pPr>
      <w:bookmarkStart w:id="96" w:name="_Ref200953807"/>
      <w:bookmarkStart w:id="97" w:name="_Toc358794011"/>
      <w:r w:rsidRPr="00783205">
        <w:rPr>
          <w:rFonts w:ascii="Arial" w:hAnsi="Arial" w:cs="Arial"/>
          <w:sz w:val="22"/>
          <w:szCs w:val="22"/>
        </w:rPr>
        <w:t xml:space="preserve">Table </w:t>
      </w:r>
      <w:r w:rsidR="0015799B" w:rsidRPr="00783205">
        <w:rPr>
          <w:rFonts w:ascii="Arial" w:hAnsi="Arial" w:cs="Arial"/>
          <w:sz w:val="22"/>
          <w:szCs w:val="22"/>
        </w:rPr>
        <w:fldChar w:fldCharType="begin"/>
      </w:r>
      <w:r w:rsidRPr="00783205">
        <w:rPr>
          <w:rFonts w:ascii="Arial" w:hAnsi="Arial" w:cs="Arial"/>
          <w:sz w:val="22"/>
          <w:szCs w:val="22"/>
        </w:rPr>
        <w:instrText xml:space="preserve"> SEQ Table \* ARABIC </w:instrText>
      </w:r>
      <w:r w:rsidR="0015799B" w:rsidRPr="00783205">
        <w:rPr>
          <w:rFonts w:ascii="Arial" w:hAnsi="Arial" w:cs="Arial"/>
          <w:sz w:val="22"/>
          <w:szCs w:val="22"/>
        </w:rPr>
        <w:fldChar w:fldCharType="separate"/>
      </w:r>
      <w:r w:rsidR="001B67BC">
        <w:rPr>
          <w:rFonts w:ascii="Arial" w:hAnsi="Arial" w:cs="Arial"/>
          <w:noProof/>
          <w:sz w:val="22"/>
          <w:szCs w:val="22"/>
        </w:rPr>
        <w:t>14</w:t>
      </w:r>
      <w:r w:rsidR="0015799B" w:rsidRPr="00783205">
        <w:rPr>
          <w:rFonts w:ascii="Arial" w:hAnsi="Arial" w:cs="Arial"/>
          <w:sz w:val="22"/>
          <w:szCs w:val="22"/>
        </w:rPr>
        <w:fldChar w:fldCharType="end"/>
      </w:r>
      <w:bookmarkEnd w:id="96"/>
      <w:r w:rsidRPr="00783205">
        <w:rPr>
          <w:rFonts w:ascii="Arial" w:hAnsi="Arial" w:cs="Arial"/>
          <w:sz w:val="22"/>
          <w:szCs w:val="22"/>
        </w:rPr>
        <w:t xml:space="preserve">: Options for running the </w:t>
      </w:r>
      <w:proofErr w:type="spellStart"/>
      <w:r w:rsidRPr="00783205">
        <w:rPr>
          <w:rFonts w:ascii="Arial" w:hAnsi="Arial" w:cs="Arial"/>
          <w:sz w:val="22"/>
          <w:szCs w:val="22"/>
        </w:rPr>
        <w:t>OahuMPO</w:t>
      </w:r>
      <w:proofErr w:type="spellEnd"/>
      <w:r w:rsidRPr="00783205">
        <w:rPr>
          <w:rFonts w:ascii="Arial" w:hAnsi="Arial" w:cs="Arial"/>
          <w:sz w:val="22"/>
          <w:szCs w:val="22"/>
        </w:rPr>
        <w:t xml:space="preserve"> models</w:t>
      </w:r>
      <w:bookmarkEnd w:id="97"/>
    </w:p>
    <w:p w:rsidR="009718FC" w:rsidRPr="00BF36E6" w:rsidRDefault="009718FC" w:rsidP="00E47B9A">
      <w:pPr>
        <w:jc w:val="both"/>
        <w:rPr>
          <w:rFonts w:cs="Arial"/>
          <w:sz w:val="24"/>
          <w:szCs w:val="24"/>
        </w:rPr>
      </w:pPr>
    </w:p>
    <w:tbl>
      <w:tblPr>
        <w:tblW w:w="9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395"/>
        <w:gridCol w:w="6073"/>
      </w:tblGrid>
      <w:tr w:rsidR="00E47B9A" w:rsidRPr="00783205">
        <w:tc>
          <w:tcPr>
            <w:tcW w:w="3395" w:type="dxa"/>
          </w:tcPr>
          <w:p w:rsidR="00E47B9A" w:rsidRPr="00783205" w:rsidRDefault="00E47B9A" w:rsidP="00FB3404">
            <w:pPr>
              <w:jc w:val="both"/>
              <w:rPr>
                <w:rFonts w:cs="Arial"/>
                <w:b/>
              </w:rPr>
            </w:pPr>
            <w:r w:rsidRPr="00783205">
              <w:rPr>
                <w:rFonts w:cs="Arial"/>
                <w:b/>
              </w:rPr>
              <w:t>To D</w:t>
            </w:r>
            <w:r w:rsidR="001F461D" w:rsidRPr="00783205">
              <w:rPr>
                <w:rFonts w:cs="Arial"/>
                <w:b/>
              </w:rPr>
              <w:t>o</w:t>
            </w:r>
            <w:r w:rsidRPr="00783205">
              <w:rPr>
                <w:rFonts w:cs="Arial"/>
                <w:b/>
              </w:rPr>
              <w:t xml:space="preserve"> This</w:t>
            </w:r>
          </w:p>
        </w:tc>
        <w:tc>
          <w:tcPr>
            <w:tcW w:w="6073" w:type="dxa"/>
          </w:tcPr>
          <w:p w:rsidR="00E47B9A" w:rsidRPr="00783205" w:rsidRDefault="00E47B9A" w:rsidP="00FB3404">
            <w:pPr>
              <w:jc w:val="both"/>
              <w:rPr>
                <w:rFonts w:cs="Arial"/>
                <w:b/>
              </w:rPr>
            </w:pPr>
            <w:r w:rsidRPr="00783205">
              <w:rPr>
                <w:rFonts w:cs="Arial"/>
                <w:b/>
              </w:rPr>
              <w:t>D</w:t>
            </w:r>
            <w:r w:rsidR="001F461D" w:rsidRPr="00783205">
              <w:rPr>
                <w:rFonts w:cs="Arial"/>
                <w:b/>
              </w:rPr>
              <w:t>o</w:t>
            </w:r>
            <w:r w:rsidRPr="00783205">
              <w:rPr>
                <w:rFonts w:cs="Arial"/>
                <w:b/>
              </w:rPr>
              <w:t xml:space="preserve"> This</w:t>
            </w:r>
            <w:r w:rsidR="00AF5069" w:rsidRPr="00783205">
              <w:rPr>
                <w:rFonts w:cs="Arial"/>
                <w:b/>
              </w:rPr>
              <w:t xml:space="preserve"> </w:t>
            </w:r>
            <w:r w:rsidR="00AF5069" w:rsidRPr="00783205">
              <w:rPr>
                <w:rFonts w:cs="Arial"/>
                <w:i/>
              </w:rPr>
              <w:t>(In the “OPTIONS” section)</w:t>
            </w:r>
          </w:p>
        </w:tc>
      </w:tr>
      <w:tr w:rsidR="00E47B9A" w:rsidRPr="00783205">
        <w:tc>
          <w:tcPr>
            <w:tcW w:w="3395" w:type="dxa"/>
          </w:tcPr>
          <w:p w:rsidR="00E47B9A" w:rsidRPr="00783205" w:rsidRDefault="00AF5069" w:rsidP="00FB3404">
            <w:pPr>
              <w:jc w:val="both"/>
              <w:rPr>
                <w:rFonts w:cs="Arial"/>
              </w:rPr>
            </w:pPr>
            <w:r w:rsidRPr="00783205">
              <w:rPr>
                <w:rFonts w:cs="Arial"/>
              </w:rPr>
              <w:t xml:space="preserve">Run one step of the model </w:t>
            </w:r>
          </w:p>
        </w:tc>
        <w:tc>
          <w:tcPr>
            <w:tcW w:w="6073" w:type="dxa"/>
          </w:tcPr>
          <w:p w:rsidR="00E47B9A" w:rsidRPr="00783205" w:rsidRDefault="000B1FF8" w:rsidP="00FB3404">
            <w:pPr>
              <w:jc w:val="both"/>
              <w:rPr>
                <w:rFonts w:cs="Arial"/>
              </w:rPr>
            </w:pPr>
            <w:r w:rsidRPr="00783205">
              <w:rPr>
                <w:rFonts w:cs="Arial"/>
              </w:rPr>
              <w:t>Check</w:t>
            </w:r>
            <w:r w:rsidR="00AF5069" w:rsidRPr="00783205">
              <w:rPr>
                <w:rFonts w:cs="Arial"/>
              </w:rPr>
              <w:t xml:space="preserve"> the “</w:t>
            </w:r>
            <w:r w:rsidRPr="00783205">
              <w:rPr>
                <w:rFonts w:cs="Arial"/>
              </w:rPr>
              <w:t>Stop after each stage” option.</w:t>
            </w:r>
          </w:p>
        </w:tc>
      </w:tr>
      <w:tr w:rsidR="00E47B9A" w:rsidRPr="00783205">
        <w:tc>
          <w:tcPr>
            <w:tcW w:w="3395" w:type="dxa"/>
          </w:tcPr>
          <w:p w:rsidR="00E47B9A" w:rsidRPr="00783205" w:rsidRDefault="000B1FF8" w:rsidP="00FB3404">
            <w:pPr>
              <w:jc w:val="both"/>
              <w:rPr>
                <w:rFonts w:cs="Arial"/>
              </w:rPr>
            </w:pPr>
            <w:r w:rsidRPr="00783205">
              <w:rPr>
                <w:rFonts w:cs="Arial"/>
              </w:rPr>
              <w:t>Run the models iteratively but stop after each iteration</w:t>
            </w:r>
          </w:p>
        </w:tc>
        <w:tc>
          <w:tcPr>
            <w:tcW w:w="6073" w:type="dxa"/>
          </w:tcPr>
          <w:p w:rsidR="00E47B9A" w:rsidRPr="00783205" w:rsidRDefault="000B1FF8" w:rsidP="00FB3404">
            <w:pPr>
              <w:jc w:val="both"/>
              <w:rPr>
                <w:rFonts w:cs="Arial"/>
              </w:rPr>
            </w:pPr>
            <w:r w:rsidRPr="00783205">
              <w:rPr>
                <w:rFonts w:cs="Arial"/>
              </w:rPr>
              <w:t>Check the “Stop after each iteration” option</w:t>
            </w:r>
            <w:r w:rsidR="009E65B1" w:rsidRPr="00783205">
              <w:rPr>
                <w:rFonts w:cs="Arial"/>
              </w:rPr>
              <w:t>.</w:t>
            </w:r>
          </w:p>
        </w:tc>
      </w:tr>
      <w:tr w:rsidR="00E47B9A" w:rsidRPr="00783205">
        <w:tc>
          <w:tcPr>
            <w:tcW w:w="3395" w:type="dxa"/>
          </w:tcPr>
          <w:p w:rsidR="00E47B9A" w:rsidRPr="00783205" w:rsidRDefault="0087706F" w:rsidP="00FB3404">
            <w:pPr>
              <w:jc w:val="both"/>
              <w:rPr>
                <w:rFonts w:cs="Arial"/>
              </w:rPr>
            </w:pPr>
            <w:r w:rsidRPr="00783205">
              <w:rPr>
                <w:rFonts w:cs="Arial"/>
              </w:rPr>
              <w:t xml:space="preserve">Run the entire model </w:t>
            </w:r>
            <w:r w:rsidR="005E2365" w:rsidRPr="00783205">
              <w:rPr>
                <w:rFonts w:cs="Arial"/>
              </w:rPr>
              <w:t xml:space="preserve">set </w:t>
            </w:r>
            <w:r w:rsidRPr="00783205">
              <w:rPr>
                <w:rFonts w:cs="Arial"/>
              </w:rPr>
              <w:t>until convergence</w:t>
            </w:r>
          </w:p>
        </w:tc>
        <w:tc>
          <w:tcPr>
            <w:tcW w:w="6073" w:type="dxa"/>
          </w:tcPr>
          <w:p w:rsidR="00E47B9A" w:rsidRPr="00783205" w:rsidRDefault="0087706F" w:rsidP="00FB3404">
            <w:pPr>
              <w:jc w:val="both"/>
              <w:rPr>
                <w:rFonts w:cs="Arial"/>
              </w:rPr>
            </w:pPr>
            <w:r w:rsidRPr="00783205">
              <w:rPr>
                <w:rFonts w:cs="Arial"/>
              </w:rPr>
              <w:t xml:space="preserve">Uncheck the “Stop </w:t>
            </w:r>
            <w:proofErr w:type="gramStart"/>
            <w:r w:rsidRPr="00783205">
              <w:rPr>
                <w:rFonts w:cs="Arial"/>
              </w:rPr>
              <w:t>after each iteration</w:t>
            </w:r>
            <w:proofErr w:type="gramEnd"/>
            <w:r w:rsidRPr="00783205">
              <w:rPr>
                <w:rFonts w:cs="Arial"/>
              </w:rPr>
              <w:t>” and “Stop after each stage” options.</w:t>
            </w:r>
          </w:p>
        </w:tc>
      </w:tr>
      <w:tr w:rsidR="00E47B9A" w:rsidRPr="00783205">
        <w:tc>
          <w:tcPr>
            <w:tcW w:w="3395" w:type="dxa"/>
          </w:tcPr>
          <w:p w:rsidR="00E47B9A" w:rsidRPr="00783205" w:rsidRDefault="0080107B" w:rsidP="00FB3404">
            <w:pPr>
              <w:jc w:val="both"/>
              <w:rPr>
                <w:rFonts w:cs="Arial"/>
              </w:rPr>
            </w:pPr>
            <w:r w:rsidRPr="00783205">
              <w:rPr>
                <w:rFonts w:cs="Arial"/>
              </w:rPr>
              <w:t>Run the models with tolls</w:t>
            </w:r>
          </w:p>
        </w:tc>
        <w:tc>
          <w:tcPr>
            <w:tcW w:w="6073" w:type="dxa"/>
          </w:tcPr>
          <w:p w:rsidR="00E47B9A" w:rsidRPr="00783205" w:rsidRDefault="0080107B" w:rsidP="00FB3404">
            <w:pPr>
              <w:jc w:val="both"/>
              <w:rPr>
                <w:rFonts w:cs="Arial"/>
              </w:rPr>
            </w:pPr>
            <w:r w:rsidRPr="00783205">
              <w:rPr>
                <w:rFonts w:cs="Arial"/>
              </w:rPr>
              <w:t>Check the “Toll present” option</w:t>
            </w:r>
            <w:r w:rsidR="009E65B1" w:rsidRPr="00783205">
              <w:rPr>
                <w:rFonts w:cs="Arial"/>
              </w:rPr>
              <w:t>.</w:t>
            </w:r>
          </w:p>
        </w:tc>
      </w:tr>
      <w:tr w:rsidR="00E47B9A" w:rsidRPr="00783205">
        <w:tc>
          <w:tcPr>
            <w:tcW w:w="3395" w:type="dxa"/>
          </w:tcPr>
          <w:p w:rsidR="00E47B9A" w:rsidRPr="00783205" w:rsidRDefault="0080107B" w:rsidP="00FB3404">
            <w:pPr>
              <w:jc w:val="both"/>
              <w:rPr>
                <w:rFonts w:cs="Arial"/>
              </w:rPr>
            </w:pPr>
            <w:r w:rsidRPr="00783205">
              <w:rPr>
                <w:rFonts w:cs="Arial"/>
              </w:rPr>
              <w:t>Run the models with fixed guide way transit</w:t>
            </w:r>
          </w:p>
        </w:tc>
        <w:tc>
          <w:tcPr>
            <w:tcW w:w="6073" w:type="dxa"/>
          </w:tcPr>
          <w:p w:rsidR="00E47B9A" w:rsidRPr="00783205" w:rsidRDefault="0080107B" w:rsidP="00FB3404">
            <w:pPr>
              <w:jc w:val="both"/>
              <w:rPr>
                <w:rFonts w:cs="Arial"/>
              </w:rPr>
            </w:pPr>
            <w:r w:rsidRPr="00783205">
              <w:rPr>
                <w:rFonts w:cs="Arial"/>
              </w:rPr>
              <w:t xml:space="preserve">Check the </w:t>
            </w:r>
            <w:r w:rsidR="001D06D4" w:rsidRPr="00783205">
              <w:rPr>
                <w:rFonts w:cs="Arial"/>
              </w:rPr>
              <w:t>“Fixed-</w:t>
            </w:r>
            <w:proofErr w:type="spellStart"/>
            <w:r w:rsidR="00AA7BEC" w:rsidRPr="00783205">
              <w:rPr>
                <w:rFonts w:cs="Arial"/>
              </w:rPr>
              <w:t>Guide</w:t>
            </w:r>
            <w:r w:rsidR="00E15CA9" w:rsidRPr="00783205">
              <w:rPr>
                <w:rFonts w:cs="Arial"/>
              </w:rPr>
              <w:t>way</w:t>
            </w:r>
            <w:proofErr w:type="spellEnd"/>
            <w:r w:rsidRPr="00783205">
              <w:rPr>
                <w:rFonts w:cs="Arial"/>
              </w:rPr>
              <w:t xml:space="preserve"> present” option</w:t>
            </w:r>
            <w:r w:rsidR="009E65B1" w:rsidRPr="00783205">
              <w:rPr>
                <w:rFonts w:cs="Arial"/>
              </w:rPr>
              <w:t>.</w:t>
            </w:r>
          </w:p>
        </w:tc>
      </w:tr>
      <w:tr w:rsidR="00E47B9A" w:rsidRPr="00783205">
        <w:tc>
          <w:tcPr>
            <w:tcW w:w="3395" w:type="dxa"/>
          </w:tcPr>
          <w:p w:rsidR="00E47B9A" w:rsidRPr="00783205" w:rsidRDefault="00083D84" w:rsidP="00FB3404">
            <w:pPr>
              <w:jc w:val="both"/>
              <w:rPr>
                <w:rFonts w:cs="Arial"/>
              </w:rPr>
            </w:pPr>
            <w:r w:rsidRPr="00783205">
              <w:rPr>
                <w:rFonts w:cs="Arial"/>
              </w:rPr>
              <w:t>Report user benefits</w:t>
            </w:r>
          </w:p>
        </w:tc>
        <w:tc>
          <w:tcPr>
            <w:tcW w:w="6073" w:type="dxa"/>
          </w:tcPr>
          <w:p w:rsidR="00E47B9A" w:rsidRPr="00783205" w:rsidRDefault="00083D84" w:rsidP="00FB3404">
            <w:pPr>
              <w:jc w:val="both"/>
              <w:rPr>
                <w:rFonts w:cs="Arial"/>
              </w:rPr>
            </w:pPr>
            <w:r w:rsidRPr="00783205">
              <w:rPr>
                <w:rFonts w:cs="Arial"/>
              </w:rPr>
              <w:t>Check the “User benefits” option</w:t>
            </w:r>
            <w:r w:rsidR="009E65B1" w:rsidRPr="00783205">
              <w:rPr>
                <w:rFonts w:cs="Arial"/>
              </w:rPr>
              <w:t>.</w:t>
            </w:r>
          </w:p>
        </w:tc>
      </w:tr>
      <w:tr w:rsidR="00E47B9A" w:rsidRPr="00783205">
        <w:tc>
          <w:tcPr>
            <w:tcW w:w="3395" w:type="dxa"/>
          </w:tcPr>
          <w:p w:rsidR="00E47B9A" w:rsidRPr="00783205" w:rsidRDefault="00083D84" w:rsidP="00FB3404">
            <w:pPr>
              <w:jc w:val="both"/>
              <w:rPr>
                <w:rFonts w:cs="Arial"/>
              </w:rPr>
            </w:pPr>
            <w:r w:rsidRPr="00783205">
              <w:rPr>
                <w:rFonts w:cs="Arial"/>
              </w:rPr>
              <w:t>Start the model run from “</w:t>
            </w:r>
            <w:proofErr w:type="spellStart"/>
            <w:r w:rsidRPr="00783205">
              <w:rPr>
                <w:rFonts w:cs="Arial"/>
              </w:rPr>
              <w:t>k</w:t>
            </w:r>
            <w:r w:rsidRPr="00783205">
              <w:rPr>
                <w:rFonts w:cs="Arial"/>
                <w:vertAlign w:val="superscript"/>
              </w:rPr>
              <w:t>th</w:t>
            </w:r>
            <w:proofErr w:type="spellEnd"/>
            <w:r w:rsidRPr="00783205">
              <w:rPr>
                <w:rFonts w:cs="Arial"/>
              </w:rPr>
              <w:t>” iteration</w:t>
            </w:r>
          </w:p>
        </w:tc>
        <w:tc>
          <w:tcPr>
            <w:tcW w:w="6073" w:type="dxa"/>
          </w:tcPr>
          <w:p w:rsidR="00E47B9A" w:rsidRPr="00783205" w:rsidRDefault="00083D84" w:rsidP="00FB3404">
            <w:pPr>
              <w:jc w:val="both"/>
              <w:rPr>
                <w:rFonts w:cs="Arial"/>
              </w:rPr>
            </w:pPr>
            <w:r w:rsidRPr="00783205">
              <w:rPr>
                <w:rFonts w:cs="Arial"/>
              </w:rPr>
              <w:t xml:space="preserve">Select “k” from the </w:t>
            </w:r>
            <w:r w:rsidR="00A20FDB" w:rsidRPr="00783205">
              <w:rPr>
                <w:rFonts w:cs="Arial"/>
              </w:rPr>
              <w:t>“</w:t>
            </w:r>
            <w:r w:rsidRPr="00783205">
              <w:rPr>
                <w:rFonts w:cs="Arial"/>
              </w:rPr>
              <w:t>start at iteration</w:t>
            </w:r>
            <w:r w:rsidR="00A20FDB" w:rsidRPr="00783205">
              <w:rPr>
                <w:rFonts w:cs="Arial"/>
              </w:rPr>
              <w:t>”</w:t>
            </w:r>
            <w:r w:rsidRPr="00783205">
              <w:rPr>
                <w:rFonts w:cs="Arial"/>
              </w:rPr>
              <w:t xml:space="preserve"> drop down menu</w:t>
            </w:r>
            <w:r w:rsidR="009E65B1" w:rsidRPr="00783205">
              <w:rPr>
                <w:rFonts w:cs="Arial"/>
              </w:rPr>
              <w:t>.</w:t>
            </w:r>
          </w:p>
        </w:tc>
      </w:tr>
      <w:tr w:rsidR="00083D84" w:rsidRPr="00783205">
        <w:tc>
          <w:tcPr>
            <w:tcW w:w="3395" w:type="dxa"/>
          </w:tcPr>
          <w:p w:rsidR="00083D84" w:rsidRPr="00783205" w:rsidRDefault="00544199" w:rsidP="00FB3404">
            <w:pPr>
              <w:jc w:val="both"/>
              <w:rPr>
                <w:rFonts w:cs="Arial"/>
              </w:rPr>
            </w:pPr>
            <w:r w:rsidRPr="00783205">
              <w:rPr>
                <w:rFonts w:cs="Arial"/>
              </w:rPr>
              <w:t>Run the model for “k” iterations if it doesn’t converge</w:t>
            </w:r>
          </w:p>
        </w:tc>
        <w:tc>
          <w:tcPr>
            <w:tcW w:w="6073" w:type="dxa"/>
          </w:tcPr>
          <w:p w:rsidR="00083D84" w:rsidRPr="00783205" w:rsidRDefault="008F37E7" w:rsidP="00FB3404">
            <w:pPr>
              <w:jc w:val="both"/>
              <w:rPr>
                <w:rFonts w:cs="Arial"/>
              </w:rPr>
            </w:pPr>
            <w:r w:rsidRPr="00783205">
              <w:rPr>
                <w:rFonts w:cs="Arial"/>
              </w:rPr>
              <w:t xml:space="preserve">Select “k” from the </w:t>
            </w:r>
            <w:r w:rsidR="00A20FDB" w:rsidRPr="00783205">
              <w:rPr>
                <w:rFonts w:cs="Arial"/>
              </w:rPr>
              <w:t>“Max iterations”</w:t>
            </w:r>
            <w:r w:rsidRPr="00783205">
              <w:rPr>
                <w:rFonts w:cs="Arial"/>
              </w:rPr>
              <w:t xml:space="preserve"> drop down menu</w:t>
            </w:r>
            <w:r w:rsidR="009E65B1" w:rsidRPr="00783205">
              <w:rPr>
                <w:rFonts w:cs="Arial"/>
              </w:rPr>
              <w:t>.</w:t>
            </w:r>
          </w:p>
        </w:tc>
      </w:tr>
    </w:tbl>
    <w:p w:rsidR="00CA600E" w:rsidRDefault="00CA600E" w:rsidP="00E47B9A">
      <w:pPr>
        <w:jc w:val="both"/>
        <w:rPr>
          <w:rFonts w:cs="Arial"/>
        </w:rPr>
      </w:pPr>
    </w:p>
    <w:p w:rsidR="00E47B9A" w:rsidRPr="00052B19" w:rsidRDefault="006C259B" w:rsidP="00E47B9A">
      <w:pPr>
        <w:jc w:val="both"/>
        <w:rPr>
          <w:rFonts w:cs="Arial"/>
        </w:rPr>
      </w:pPr>
      <w:r w:rsidRPr="00052B19">
        <w:rPr>
          <w:rFonts w:cs="Arial"/>
        </w:rPr>
        <w:t xml:space="preserve">The </w:t>
      </w:r>
      <w:r w:rsidR="00165D7A" w:rsidRPr="00052B19">
        <w:rPr>
          <w:rFonts w:cs="Arial"/>
        </w:rPr>
        <w:t xml:space="preserve">comprehensive set of </w:t>
      </w:r>
      <w:r w:rsidRPr="00052B19">
        <w:rPr>
          <w:rFonts w:cs="Arial"/>
        </w:rPr>
        <w:t xml:space="preserve">options </w:t>
      </w:r>
      <w:r w:rsidR="001B7358" w:rsidRPr="00052B19">
        <w:rPr>
          <w:rFonts w:cs="Arial"/>
        </w:rPr>
        <w:t xml:space="preserve">listed above </w:t>
      </w:r>
      <w:r w:rsidRPr="00052B19">
        <w:rPr>
          <w:rFonts w:cs="Arial"/>
        </w:rPr>
        <w:t xml:space="preserve">enable the user to customize the </w:t>
      </w:r>
      <w:r w:rsidR="008977D2" w:rsidRPr="00052B19">
        <w:rPr>
          <w:rFonts w:cs="Arial"/>
        </w:rPr>
        <w:t xml:space="preserve">way </w:t>
      </w:r>
      <w:r w:rsidRPr="00052B19">
        <w:rPr>
          <w:rFonts w:cs="Arial"/>
        </w:rPr>
        <w:t xml:space="preserve">models </w:t>
      </w:r>
      <w:r w:rsidR="008977D2" w:rsidRPr="00052B19">
        <w:rPr>
          <w:rFonts w:cs="Arial"/>
        </w:rPr>
        <w:t xml:space="preserve">are run, </w:t>
      </w:r>
      <w:r w:rsidRPr="00052B19">
        <w:rPr>
          <w:rFonts w:cs="Arial"/>
        </w:rPr>
        <w:t>according to his needs.</w:t>
      </w:r>
      <w:r w:rsidR="00735F2D" w:rsidRPr="00052B19">
        <w:rPr>
          <w:rFonts w:cs="Arial"/>
        </w:rPr>
        <w:t xml:space="preserve"> </w:t>
      </w:r>
      <w:r w:rsidR="009C3E2E" w:rsidRPr="00052B19">
        <w:rPr>
          <w:rFonts w:cs="Arial"/>
        </w:rPr>
        <w:t xml:space="preserve">Once the options are selected the next step is to run the models. </w:t>
      </w:r>
    </w:p>
    <w:p w:rsidR="00783205" w:rsidRPr="00052B19" w:rsidRDefault="00783205" w:rsidP="00E47B9A">
      <w:pPr>
        <w:jc w:val="both"/>
        <w:rPr>
          <w:rFonts w:cs="Arial"/>
        </w:rPr>
      </w:pPr>
    </w:p>
    <w:p w:rsidR="00353783" w:rsidRPr="00052B19" w:rsidRDefault="005E2365" w:rsidP="00E47B9A">
      <w:pPr>
        <w:jc w:val="both"/>
        <w:rPr>
          <w:rFonts w:cs="Arial"/>
        </w:rPr>
      </w:pPr>
      <w:r w:rsidRPr="00052B19">
        <w:rPr>
          <w:rFonts w:cs="Arial"/>
        </w:rPr>
        <w:t xml:space="preserve">If the </w:t>
      </w:r>
      <w:r w:rsidR="00053F86" w:rsidRPr="00052B19">
        <w:rPr>
          <w:rFonts w:cs="Arial"/>
        </w:rPr>
        <w:t>user chooses</w:t>
      </w:r>
      <w:r w:rsidRPr="00052B19">
        <w:rPr>
          <w:rFonts w:cs="Arial"/>
        </w:rPr>
        <w:t xml:space="preserve"> to run the entire model</w:t>
      </w:r>
      <w:r w:rsidR="00783205" w:rsidRPr="00052B19">
        <w:rPr>
          <w:rFonts w:cs="Arial"/>
        </w:rPr>
        <w:t xml:space="preserve"> set until convergence, then the user must click on </w:t>
      </w:r>
      <w:r w:rsidRPr="00052B19">
        <w:rPr>
          <w:rFonts w:cs="Arial"/>
        </w:rPr>
        <w:t xml:space="preserve">the very first step of the models, which is “Prepare Network”. </w:t>
      </w:r>
      <w:proofErr w:type="gramStart"/>
      <w:r w:rsidR="00CB11DA" w:rsidRPr="00052B19">
        <w:rPr>
          <w:rFonts w:cs="Arial"/>
        </w:rPr>
        <w:t xml:space="preserve">If the user chooses to run the model iteratively but stop after each iteration, </w:t>
      </w:r>
      <w:r w:rsidR="00783205" w:rsidRPr="00052B19">
        <w:rPr>
          <w:rFonts w:cs="Arial"/>
        </w:rPr>
        <w:t xml:space="preserve">the user can </w:t>
      </w:r>
      <w:r w:rsidR="00CB11DA" w:rsidRPr="00052B19">
        <w:rPr>
          <w:rFonts w:cs="Arial"/>
        </w:rPr>
        <w:t xml:space="preserve">also </w:t>
      </w:r>
      <w:r w:rsidR="00783205" w:rsidRPr="00052B19">
        <w:rPr>
          <w:rFonts w:cs="Arial"/>
        </w:rPr>
        <w:t xml:space="preserve">click on </w:t>
      </w:r>
      <w:r w:rsidR="007C5113" w:rsidRPr="00052B19">
        <w:rPr>
          <w:rFonts w:cs="Arial"/>
        </w:rPr>
        <w:t>t</w:t>
      </w:r>
      <w:r w:rsidR="00CB11DA" w:rsidRPr="00052B19">
        <w:rPr>
          <w:rFonts w:cs="Arial"/>
        </w:rPr>
        <w:t>he</w:t>
      </w:r>
      <w:r w:rsidR="00E30573" w:rsidRPr="00052B19">
        <w:rPr>
          <w:rFonts w:cs="Arial"/>
        </w:rPr>
        <w:t xml:space="preserve"> very first step of the </w:t>
      </w:r>
      <w:r w:rsidR="00E30573" w:rsidRPr="00052B19">
        <w:rPr>
          <w:rFonts w:cs="Arial"/>
        </w:rPr>
        <w:lastRenderedPageBreak/>
        <w:t>models.</w:t>
      </w:r>
      <w:proofErr w:type="gramEnd"/>
      <w:r w:rsidR="00E30573" w:rsidRPr="00052B19">
        <w:rPr>
          <w:rFonts w:cs="Arial"/>
        </w:rPr>
        <w:t xml:space="preserve"> </w:t>
      </w:r>
      <w:r w:rsidR="00353783" w:rsidRPr="00052B19">
        <w:rPr>
          <w:rFonts w:cs="Arial"/>
        </w:rPr>
        <w:t xml:space="preserve">After the model runs for </w:t>
      </w:r>
      <w:proofErr w:type="gramStart"/>
      <w:r w:rsidR="00353783" w:rsidRPr="00052B19">
        <w:rPr>
          <w:rFonts w:cs="Arial"/>
        </w:rPr>
        <w:t>an iteration</w:t>
      </w:r>
      <w:proofErr w:type="gramEnd"/>
      <w:r w:rsidR="00353783" w:rsidRPr="00052B19">
        <w:rPr>
          <w:rFonts w:cs="Arial"/>
        </w:rPr>
        <w:t>, convergence test is performed in the feedback loop. If the model did not converge, all the output files generated from that iteration are moved to a separate folder named “</w:t>
      </w:r>
      <w:proofErr w:type="spellStart"/>
      <w:r w:rsidR="00353783" w:rsidRPr="00052B19">
        <w:rPr>
          <w:rFonts w:cs="Arial"/>
        </w:rPr>
        <w:t>iterN</w:t>
      </w:r>
      <w:proofErr w:type="spellEnd"/>
      <w:r w:rsidR="00353783" w:rsidRPr="00052B19">
        <w:rPr>
          <w:rFonts w:cs="Arial"/>
        </w:rPr>
        <w:t>” (under outputs folder</w:t>
      </w:r>
      <w:r w:rsidR="00057AE4" w:rsidRPr="00052B19">
        <w:rPr>
          <w:rFonts w:cs="Arial"/>
        </w:rPr>
        <w:t>: .\Scenario folder\Outputs\</w:t>
      </w:r>
      <w:proofErr w:type="spellStart"/>
      <w:r w:rsidR="00057AE4" w:rsidRPr="00052B19">
        <w:rPr>
          <w:rFonts w:cs="Arial"/>
        </w:rPr>
        <w:t>iterN</w:t>
      </w:r>
      <w:proofErr w:type="spellEnd"/>
      <w:r w:rsidR="00353783" w:rsidRPr="00052B19">
        <w:rPr>
          <w:rFonts w:cs="Arial"/>
        </w:rPr>
        <w:t>) for “N</w:t>
      </w:r>
      <w:r w:rsidR="00353783" w:rsidRPr="00052B19">
        <w:rPr>
          <w:rFonts w:cs="Arial"/>
          <w:vertAlign w:val="superscript"/>
        </w:rPr>
        <w:t>th</w:t>
      </w:r>
      <w:r w:rsidR="00353783" w:rsidRPr="00052B19">
        <w:rPr>
          <w:rFonts w:cs="Arial"/>
        </w:rPr>
        <w:t>” iteration and if the model does converge</w:t>
      </w:r>
      <w:r w:rsidR="00057AE4" w:rsidRPr="00052B19">
        <w:rPr>
          <w:rFonts w:cs="Arial"/>
        </w:rPr>
        <w:t>,</w:t>
      </w:r>
      <w:r w:rsidR="00353783" w:rsidRPr="00052B19">
        <w:rPr>
          <w:rFonts w:cs="Arial"/>
        </w:rPr>
        <w:t xml:space="preserve"> the output files generated from that iteration are left in the</w:t>
      </w:r>
      <w:r w:rsidR="00057AE4" w:rsidRPr="00052B19">
        <w:rPr>
          <w:rFonts w:cs="Arial"/>
        </w:rPr>
        <w:t xml:space="preserve"> outputs folder and these outputs are treated as final outputs.</w:t>
      </w:r>
      <w:r w:rsidR="00E30573" w:rsidRPr="00052B19">
        <w:rPr>
          <w:rFonts w:cs="Arial"/>
        </w:rPr>
        <w:t xml:space="preserve"> </w:t>
      </w:r>
      <w:r w:rsidR="00057AE4" w:rsidRPr="00052B19">
        <w:rPr>
          <w:rFonts w:cs="Arial"/>
        </w:rPr>
        <w:t>I</w:t>
      </w:r>
      <w:r w:rsidR="007C5113" w:rsidRPr="00052B19">
        <w:rPr>
          <w:rFonts w:cs="Arial"/>
        </w:rPr>
        <w:t xml:space="preserve">f the user chooses to run the model one step at a time, then the user has to sequentially go over </w:t>
      </w:r>
      <w:r w:rsidR="00685F67" w:rsidRPr="00052B19">
        <w:rPr>
          <w:rFonts w:cs="Arial"/>
        </w:rPr>
        <w:t>all the model steps. A brief listing of the inputs, outputs and method used for running each step of the model is described below.</w:t>
      </w:r>
    </w:p>
    <w:p w:rsidR="00685F67" w:rsidRPr="00BF36E6" w:rsidRDefault="00253A91" w:rsidP="008B7EAD">
      <w:pPr>
        <w:pStyle w:val="Heading3"/>
        <w:rPr>
          <w:rFonts w:ascii="Arial" w:hAnsi="Arial" w:cs="Arial"/>
        </w:rPr>
      </w:pPr>
      <w:bookmarkStart w:id="98" w:name="_Toc358793989"/>
      <w:r>
        <w:rPr>
          <w:rFonts w:ascii="Arial" w:hAnsi="Arial" w:cs="Arial"/>
        </w:rPr>
        <w:t>5</w:t>
      </w:r>
      <w:r w:rsidR="008B7EAD" w:rsidRPr="00BF36E6">
        <w:rPr>
          <w:rFonts w:ascii="Arial" w:hAnsi="Arial" w:cs="Arial"/>
        </w:rPr>
        <w:t xml:space="preserve">.4.1 </w:t>
      </w:r>
      <w:r w:rsidR="00685F67" w:rsidRPr="00BF36E6">
        <w:rPr>
          <w:rFonts w:ascii="Arial" w:hAnsi="Arial" w:cs="Arial"/>
        </w:rPr>
        <w:t>Prepare Network</w:t>
      </w:r>
      <w:bookmarkEnd w:id="98"/>
    </w:p>
    <w:p w:rsidR="00355F8F" w:rsidRDefault="00355F8F" w:rsidP="00383D1B">
      <w:pPr>
        <w:jc w:val="both"/>
        <w:rPr>
          <w:rFonts w:cs="Arial"/>
        </w:rPr>
      </w:pPr>
      <w:bookmarkStart w:id="99" w:name="OLE_LINK5"/>
      <w:bookmarkStart w:id="100" w:name="OLE_LINK6"/>
    </w:p>
    <w:p w:rsidR="00797474" w:rsidRPr="00783205" w:rsidRDefault="00797474" w:rsidP="00383D1B">
      <w:pPr>
        <w:jc w:val="both"/>
        <w:rPr>
          <w:rFonts w:cs="Arial"/>
        </w:rPr>
      </w:pPr>
      <w:r w:rsidRPr="00783205">
        <w:rPr>
          <w:rFonts w:cs="Arial"/>
        </w:rPr>
        <w:t xml:space="preserve">When the user clicks the “Prepare Network” button three </w:t>
      </w:r>
      <w:r w:rsidR="00E56189">
        <w:rPr>
          <w:rFonts w:cs="Arial"/>
        </w:rPr>
        <w:t xml:space="preserve">GISD-K scripts </w:t>
      </w:r>
      <w:r w:rsidRPr="00783205">
        <w:rPr>
          <w:rFonts w:cs="Arial"/>
        </w:rPr>
        <w:t xml:space="preserve">are </w:t>
      </w:r>
      <w:r w:rsidR="00E56189">
        <w:rPr>
          <w:rFonts w:cs="Arial"/>
        </w:rPr>
        <w:t>executed</w:t>
      </w:r>
      <w:r w:rsidR="00CB2561" w:rsidRPr="00783205">
        <w:rPr>
          <w:rFonts w:cs="Arial"/>
        </w:rPr>
        <w:t>, which are listed below</w:t>
      </w:r>
      <w:r w:rsidRPr="00783205">
        <w:rPr>
          <w:rFonts w:cs="Arial"/>
        </w:rPr>
        <w:t>:</w:t>
      </w:r>
    </w:p>
    <w:bookmarkEnd w:id="99"/>
    <w:bookmarkEnd w:id="100"/>
    <w:p w:rsidR="00752498" w:rsidRPr="00783205" w:rsidRDefault="00E56189" w:rsidP="00C91E88">
      <w:pPr>
        <w:pStyle w:val="ListParagraph"/>
        <w:numPr>
          <w:ilvl w:val="0"/>
          <w:numId w:val="9"/>
        </w:numPr>
        <w:jc w:val="both"/>
        <w:rPr>
          <w:rFonts w:cs="Arial"/>
        </w:rPr>
      </w:pPr>
      <w:r w:rsidRPr="00E56189">
        <w:rPr>
          <w:rFonts w:cs="Arial"/>
          <w:b/>
        </w:rPr>
        <w:t>UpdateLineLayer.rsc:</w:t>
      </w:r>
      <w:r w:rsidR="00797474" w:rsidRPr="00783205">
        <w:rPr>
          <w:rFonts w:cs="Arial"/>
        </w:rPr>
        <w:t xml:space="preserve"> </w:t>
      </w:r>
      <w:r>
        <w:rPr>
          <w:rFonts w:cs="Arial"/>
        </w:rPr>
        <w:t>T</w:t>
      </w:r>
      <w:r w:rsidR="00797474" w:rsidRPr="00783205">
        <w:rPr>
          <w:rFonts w:cs="Arial"/>
        </w:rPr>
        <w:t>he area type, free flow speed, congested speed, capacity</w:t>
      </w:r>
      <w:r>
        <w:rPr>
          <w:rFonts w:cs="Arial"/>
        </w:rPr>
        <w:t xml:space="preserve"> fields</w:t>
      </w:r>
      <w:r w:rsidR="00797474" w:rsidRPr="00783205">
        <w:rPr>
          <w:rFonts w:cs="Arial"/>
        </w:rPr>
        <w:t xml:space="preserve">, </w:t>
      </w:r>
      <w:r w:rsidR="00ED34C9" w:rsidRPr="00783205">
        <w:rPr>
          <w:rFonts w:cs="Arial"/>
        </w:rPr>
        <w:t xml:space="preserve">transit peak travel time, transit off peak travel time, </w:t>
      </w:r>
      <w:r w:rsidR="00797474" w:rsidRPr="00783205">
        <w:rPr>
          <w:rFonts w:cs="Arial"/>
        </w:rPr>
        <w:t xml:space="preserve">and alpha parameter </w:t>
      </w:r>
      <w:r>
        <w:rPr>
          <w:rFonts w:cs="Arial"/>
        </w:rPr>
        <w:t xml:space="preserve">field which </w:t>
      </w:r>
      <w:proofErr w:type="gramStart"/>
      <w:r>
        <w:rPr>
          <w:rFonts w:cs="Arial"/>
        </w:rPr>
        <w:t>is</w:t>
      </w:r>
      <w:proofErr w:type="gramEnd"/>
      <w:r>
        <w:rPr>
          <w:rFonts w:cs="Arial"/>
        </w:rPr>
        <w:t xml:space="preserve"> used </w:t>
      </w:r>
      <w:r w:rsidR="00797474" w:rsidRPr="00783205">
        <w:rPr>
          <w:rFonts w:cs="Arial"/>
        </w:rPr>
        <w:t>for the volume delay functions for each link are computed and filled with the new values. The input files</w:t>
      </w:r>
      <w:r w:rsidR="00297DDB" w:rsidRPr="00783205">
        <w:rPr>
          <w:rFonts w:cs="Arial"/>
        </w:rPr>
        <w:t xml:space="preserve"> and output files</w:t>
      </w:r>
      <w:r w:rsidR="00797474" w:rsidRPr="00783205">
        <w:rPr>
          <w:rFonts w:cs="Arial"/>
        </w:rPr>
        <w:t xml:space="preserve"> for this task are listed below:</w:t>
      </w:r>
    </w:p>
    <w:p w:rsidR="00387D7C" w:rsidRPr="00783205" w:rsidRDefault="00387D7C" w:rsidP="00355F8F">
      <w:pPr>
        <w:pStyle w:val="ListParagraph"/>
        <w:ind w:left="0"/>
        <w:jc w:val="both"/>
        <w:rPr>
          <w:rFonts w:cs="Arial"/>
          <w:b/>
        </w:rPr>
      </w:pPr>
      <w:r w:rsidRPr="00783205">
        <w:rPr>
          <w:rFonts w:cs="Arial"/>
          <w:b/>
        </w:rPr>
        <w:t>Input Files:</w:t>
      </w:r>
    </w:p>
    <w:p w:rsidR="00797474" w:rsidRPr="00783205" w:rsidRDefault="00797474" w:rsidP="00797474">
      <w:pPr>
        <w:pStyle w:val="ListParagraph"/>
        <w:jc w:val="both"/>
        <w:rPr>
          <w:rFonts w:cs="Arial"/>
        </w:rPr>
      </w:pPr>
      <w:proofErr w:type="spellStart"/>
      <w:r w:rsidRPr="00783205">
        <w:rPr>
          <w:rFonts w:cs="Arial"/>
        </w:rPr>
        <w:t>Hwyfile</w:t>
      </w:r>
      <w:proofErr w:type="spellEnd"/>
      <w:r w:rsidRPr="00783205">
        <w:rPr>
          <w:rFonts w:cs="Arial"/>
        </w:rPr>
        <w:t>: Scenario line layer</w:t>
      </w:r>
    </w:p>
    <w:p w:rsidR="00797474" w:rsidRPr="00783205" w:rsidRDefault="00797474" w:rsidP="00797474">
      <w:pPr>
        <w:pStyle w:val="ListParagraph"/>
        <w:jc w:val="both"/>
        <w:rPr>
          <w:rFonts w:cs="Arial"/>
        </w:rPr>
      </w:pPr>
      <w:proofErr w:type="spellStart"/>
      <w:r w:rsidRPr="00783205">
        <w:rPr>
          <w:rFonts w:cs="Arial"/>
        </w:rPr>
        <w:t>Tazfile</w:t>
      </w:r>
      <w:proofErr w:type="spellEnd"/>
      <w:r w:rsidRPr="00783205">
        <w:rPr>
          <w:rFonts w:cs="Arial"/>
        </w:rPr>
        <w:t>: Scenario TAZ layer</w:t>
      </w:r>
    </w:p>
    <w:p w:rsidR="00797474" w:rsidRPr="00783205" w:rsidRDefault="00797474" w:rsidP="00797474">
      <w:pPr>
        <w:pStyle w:val="ListParagraph"/>
        <w:jc w:val="both"/>
        <w:rPr>
          <w:rFonts w:cs="Arial"/>
        </w:rPr>
      </w:pPr>
      <w:proofErr w:type="spellStart"/>
      <w:r w:rsidRPr="00783205">
        <w:rPr>
          <w:rFonts w:cs="Arial"/>
        </w:rPr>
        <w:t>Fspeedfile</w:t>
      </w:r>
      <w:proofErr w:type="spellEnd"/>
      <w:r w:rsidRPr="00783205">
        <w:rPr>
          <w:rFonts w:cs="Arial"/>
        </w:rPr>
        <w:t>: Free flow speed look-up table</w:t>
      </w:r>
      <w:r w:rsidR="00C362EE" w:rsidRPr="00783205">
        <w:rPr>
          <w:rFonts w:cs="Arial"/>
        </w:rPr>
        <w:t xml:space="preserve"> </w:t>
      </w:r>
      <w:r w:rsidR="00E30573">
        <w:rPr>
          <w:rFonts w:cs="Arial"/>
        </w:rPr>
        <w:t>(</w:t>
      </w:r>
      <w:r w:rsidR="0015799B">
        <w:rPr>
          <w:rFonts w:cs="Arial"/>
        </w:rPr>
        <w:fldChar w:fldCharType="begin"/>
      </w:r>
      <w:r w:rsidR="00EE43A4">
        <w:rPr>
          <w:rFonts w:cs="Arial"/>
        </w:rPr>
        <w:instrText xml:space="preserve"> REF _Ref201141210 \h </w:instrText>
      </w:r>
      <w:r w:rsidR="0015799B">
        <w:rPr>
          <w:rFonts w:cs="Arial"/>
        </w:rPr>
      </w:r>
      <w:r w:rsidR="0015799B">
        <w:rPr>
          <w:rFonts w:cs="Arial"/>
        </w:rPr>
        <w:fldChar w:fldCharType="separate"/>
      </w:r>
      <w:r w:rsidR="001B67BC" w:rsidRPr="00E30573">
        <w:rPr>
          <w:rFonts w:cs="Arial"/>
        </w:rPr>
        <w:t xml:space="preserve">Table </w:t>
      </w:r>
      <w:r w:rsidR="001B67BC">
        <w:rPr>
          <w:rFonts w:cs="Arial"/>
          <w:noProof/>
        </w:rPr>
        <w:t>17</w:t>
      </w:r>
      <w:r w:rsidR="0015799B">
        <w:rPr>
          <w:rFonts w:cs="Arial"/>
        </w:rPr>
        <w:fldChar w:fldCharType="end"/>
      </w:r>
      <w:r w:rsidR="00C362EE" w:rsidRPr="00783205">
        <w:rPr>
          <w:rFonts w:cs="Arial"/>
        </w:rPr>
        <w:t>)</w:t>
      </w:r>
    </w:p>
    <w:p w:rsidR="00797474" w:rsidRPr="00783205" w:rsidRDefault="00797474" w:rsidP="00797474">
      <w:pPr>
        <w:pStyle w:val="ListParagraph"/>
        <w:jc w:val="both"/>
        <w:rPr>
          <w:rFonts w:cs="Arial"/>
        </w:rPr>
      </w:pPr>
      <w:proofErr w:type="spellStart"/>
      <w:r w:rsidRPr="00783205">
        <w:rPr>
          <w:rFonts w:cs="Arial"/>
        </w:rPr>
        <w:t>Cspdfile</w:t>
      </w:r>
      <w:proofErr w:type="spellEnd"/>
      <w:r w:rsidRPr="00783205">
        <w:rPr>
          <w:rFonts w:cs="Arial"/>
        </w:rPr>
        <w:t>: Congested speed look-up table</w:t>
      </w:r>
      <w:r w:rsidR="00C362EE" w:rsidRPr="00783205">
        <w:rPr>
          <w:rFonts w:cs="Arial"/>
        </w:rPr>
        <w:t xml:space="preserve"> (</w:t>
      </w:r>
      <w:fldSimple w:instr=" REF _Ref200956290 \h  \* MERGEFORMAT ">
        <w:r w:rsidR="001B67BC" w:rsidRPr="00E30573">
          <w:rPr>
            <w:rFonts w:cs="Arial"/>
          </w:rPr>
          <w:t xml:space="preserve">Table </w:t>
        </w:r>
        <w:r w:rsidR="001B67BC">
          <w:rPr>
            <w:rFonts w:cs="Arial"/>
            <w:noProof/>
          </w:rPr>
          <w:t>18</w:t>
        </w:r>
      </w:fldSimple>
      <w:r w:rsidR="00C362EE" w:rsidRPr="00783205">
        <w:rPr>
          <w:rFonts w:cs="Arial"/>
        </w:rPr>
        <w:t>)</w:t>
      </w:r>
    </w:p>
    <w:p w:rsidR="00797474" w:rsidRPr="00783205" w:rsidRDefault="00797474" w:rsidP="00797474">
      <w:pPr>
        <w:pStyle w:val="ListParagraph"/>
        <w:jc w:val="both"/>
        <w:rPr>
          <w:rFonts w:cs="Arial"/>
        </w:rPr>
      </w:pPr>
      <w:proofErr w:type="spellStart"/>
      <w:r w:rsidRPr="00783205">
        <w:rPr>
          <w:rFonts w:cs="Arial"/>
        </w:rPr>
        <w:t>Capfile</w:t>
      </w:r>
      <w:proofErr w:type="spellEnd"/>
      <w:r w:rsidRPr="00783205">
        <w:rPr>
          <w:rFonts w:cs="Arial"/>
        </w:rPr>
        <w:t>: Capacity look-up table</w:t>
      </w:r>
      <w:r w:rsidR="00C362EE" w:rsidRPr="00783205">
        <w:rPr>
          <w:rFonts w:cs="Arial"/>
        </w:rPr>
        <w:t xml:space="preserve"> (</w:t>
      </w:r>
      <w:fldSimple w:instr=" REF _Ref200956298 \h  \* MERGEFORMAT ">
        <w:r w:rsidR="001B67BC" w:rsidRPr="00355F8F">
          <w:rPr>
            <w:rFonts w:cs="Arial"/>
          </w:rPr>
          <w:t xml:space="preserve">Table </w:t>
        </w:r>
        <w:r w:rsidR="001B67BC">
          <w:rPr>
            <w:rFonts w:cs="Arial"/>
            <w:noProof/>
          </w:rPr>
          <w:t>19</w:t>
        </w:r>
      </w:fldSimple>
      <w:r w:rsidR="00C362EE" w:rsidRPr="00783205">
        <w:rPr>
          <w:rFonts w:cs="Arial"/>
        </w:rPr>
        <w:t>)</w:t>
      </w:r>
    </w:p>
    <w:p w:rsidR="00797474" w:rsidRPr="00783205" w:rsidRDefault="00797474" w:rsidP="00797474">
      <w:pPr>
        <w:pStyle w:val="ListParagraph"/>
        <w:jc w:val="both"/>
        <w:rPr>
          <w:rFonts w:cs="Arial"/>
        </w:rPr>
      </w:pPr>
      <w:proofErr w:type="spellStart"/>
      <w:r w:rsidRPr="00783205">
        <w:rPr>
          <w:rFonts w:cs="Arial"/>
        </w:rPr>
        <w:t>Conicalsfile</w:t>
      </w:r>
      <w:proofErr w:type="spellEnd"/>
      <w:r w:rsidRPr="00783205">
        <w:rPr>
          <w:rFonts w:cs="Arial"/>
        </w:rPr>
        <w:t xml:space="preserve">: </w:t>
      </w:r>
      <w:r w:rsidR="003E2C74" w:rsidRPr="00783205">
        <w:rPr>
          <w:rFonts w:cs="Arial"/>
        </w:rPr>
        <w:t>Parameters in the volume delay function</w:t>
      </w:r>
      <w:r w:rsidR="00C362EE" w:rsidRPr="00783205">
        <w:rPr>
          <w:rFonts w:cs="Arial"/>
        </w:rPr>
        <w:t xml:space="preserve"> (</w:t>
      </w:r>
      <w:fldSimple w:instr=" REF _Ref200956306 \h  \* MERGEFORMAT ">
        <w:r w:rsidR="001B67BC" w:rsidRPr="00355F8F">
          <w:rPr>
            <w:rFonts w:cs="Arial"/>
          </w:rPr>
          <w:t xml:space="preserve">Table </w:t>
        </w:r>
        <w:r w:rsidR="001B67BC">
          <w:rPr>
            <w:rFonts w:cs="Arial"/>
            <w:noProof/>
          </w:rPr>
          <w:t>20</w:t>
        </w:r>
      </w:fldSimple>
      <w:r w:rsidR="00C362EE" w:rsidRPr="00783205">
        <w:rPr>
          <w:rFonts w:cs="Arial"/>
        </w:rPr>
        <w:t>)</w:t>
      </w:r>
    </w:p>
    <w:p w:rsidR="00797474" w:rsidRPr="00783205" w:rsidRDefault="00797474" w:rsidP="00797474">
      <w:pPr>
        <w:pStyle w:val="ListParagraph"/>
        <w:jc w:val="both"/>
        <w:rPr>
          <w:rFonts w:cs="Arial"/>
        </w:rPr>
      </w:pPr>
      <w:proofErr w:type="spellStart"/>
      <w:r w:rsidRPr="00783205">
        <w:rPr>
          <w:rFonts w:cs="Arial"/>
        </w:rPr>
        <w:t>Trnpkfactfile</w:t>
      </w:r>
      <w:proofErr w:type="spellEnd"/>
      <w:r w:rsidRPr="00783205">
        <w:rPr>
          <w:rFonts w:cs="Arial"/>
        </w:rPr>
        <w:t>:</w:t>
      </w:r>
      <w:r w:rsidR="003E2C74" w:rsidRPr="00783205">
        <w:rPr>
          <w:rFonts w:cs="Arial"/>
        </w:rPr>
        <w:t xml:space="preserve"> </w:t>
      </w:r>
      <w:r w:rsidR="00572B4D" w:rsidRPr="00783205">
        <w:rPr>
          <w:rFonts w:cs="Arial"/>
        </w:rPr>
        <w:t>Transit peak travel time factors</w:t>
      </w:r>
      <w:r w:rsidR="00C362EE" w:rsidRPr="00783205">
        <w:rPr>
          <w:rFonts w:cs="Arial"/>
        </w:rPr>
        <w:t xml:space="preserve"> (</w:t>
      </w:r>
      <w:fldSimple w:instr=" REF _Ref200956312 \h  \* MERGEFORMAT ">
        <w:r w:rsidR="001B67BC" w:rsidRPr="00355F8F">
          <w:rPr>
            <w:rFonts w:cs="Arial"/>
          </w:rPr>
          <w:t xml:space="preserve">Table </w:t>
        </w:r>
        <w:r w:rsidR="001B67BC">
          <w:rPr>
            <w:rFonts w:cs="Arial"/>
            <w:noProof/>
          </w:rPr>
          <w:t>21</w:t>
        </w:r>
      </w:fldSimple>
      <w:r w:rsidR="00C362EE" w:rsidRPr="00783205">
        <w:rPr>
          <w:rFonts w:cs="Arial"/>
        </w:rPr>
        <w:t>)</w:t>
      </w:r>
    </w:p>
    <w:p w:rsidR="00B4523B" w:rsidRPr="00783205" w:rsidRDefault="00797474" w:rsidP="00B4523B">
      <w:pPr>
        <w:pStyle w:val="ListParagraph"/>
        <w:jc w:val="both"/>
        <w:rPr>
          <w:rFonts w:cs="Arial"/>
        </w:rPr>
      </w:pPr>
      <w:proofErr w:type="spellStart"/>
      <w:r w:rsidRPr="00783205">
        <w:rPr>
          <w:rFonts w:cs="Arial"/>
        </w:rPr>
        <w:t>Trnopfactfile</w:t>
      </w:r>
      <w:proofErr w:type="spellEnd"/>
      <w:r w:rsidRPr="00783205">
        <w:rPr>
          <w:rFonts w:cs="Arial"/>
        </w:rPr>
        <w:t>:</w:t>
      </w:r>
      <w:r w:rsidR="00572B4D" w:rsidRPr="00783205">
        <w:rPr>
          <w:rFonts w:cs="Arial"/>
        </w:rPr>
        <w:t xml:space="preserve"> Transit off peak travel time factors</w:t>
      </w:r>
      <w:r w:rsidR="00C362EE" w:rsidRPr="00783205">
        <w:rPr>
          <w:rFonts w:cs="Arial"/>
        </w:rPr>
        <w:t xml:space="preserve"> (</w:t>
      </w:r>
      <w:fldSimple w:instr=" REF _Ref200956318 \h  \* MERGEFORMAT ">
        <w:r w:rsidR="001B67BC" w:rsidRPr="00355F8F">
          <w:rPr>
            <w:rFonts w:cs="Arial"/>
          </w:rPr>
          <w:t xml:space="preserve">Table </w:t>
        </w:r>
        <w:r w:rsidR="001B67BC">
          <w:rPr>
            <w:rFonts w:cs="Arial"/>
            <w:noProof/>
          </w:rPr>
          <w:t>22</w:t>
        </w:r>
      </w:fldSimple>
      <w:r w:rsidR="00C362EE" w:rsidRPr="00783205">
        <w:rPr>
          <w:rFonts w:cs="Arial"/>
        </w:rPr>
        <w:t>)</w:t>
      </w:r>
    </w:p>
    <w:p w:rsidR="00355F8F" w:rsidRPr="009718FC" w:rsidRDefault="00355F8F" w:rsidP="009718FC">
      <w:pPr>
        <w:jc w:val="both"/>
        <w:rPr>
          <w:rFonts w:cs="Arial"/>
          <w:b/>
        </w:rPr>
      </w:pPr>
      <w:r w:rsidRPr="00355F8F">
        <w:rPr>
          <w:rFonts w:cs="Arial"/>
          <w:b/>
        </w:rPr>
        <w:t>Output Files</w:t>
      </w:r>
      <w:r>
        <w:rPr>
          <w:rFonts w:cs="Arial"/>
          <w:b/>
        </w:rPr>
        <w:t>:</w:t>
      </w:r>
      <w:r w:rsidR="009718FC">
        <w:rPr>
          <w:rFonts w:cs="Arial"/>
          <w:b/>
        </w:rPr>
        <w:t xml:space="preserve">   </w:t>
      </w:r>
      <w:proofErr w:type="spellStart"/>
      <w:r w:rsidRPr="00355F8F">
        <w:rPr>
          <w:rFonts w:cs="Arial"/>
        </w:rPr>
        <w:t>Hwyfile</w:t>
      </w:r>
      <w:proofErr w:type="spellEnd"/>
      <w:r w:rsidRPr="00355F8F">
        <w:rPr>
          <w:rFonts w:cs="Arial"/>
        </w:rPr>
        <w:t xml:space="preserve">: </w:t>
      </w:r>
      <w:r>
        <w:rPr>
          <w:rFonts w:cs="Arial"/>
        </w:rPr>
        <w:t>An u</w:t>
      </w:r>
      <w:r w:rsidRPr="00355F8F">
        <w:rPr>
          <w:rFonts w:cs="Arial"/>
        </w:rPr>
        <w:t>pdated scenario line layer with new values of area type, free flow speed, congested speed, capacity, transit peak travel time, transit off peak travel time, and alpha parameter for the volume delay functions for each link.</w:t>
      </w:r>
    </w:p>
    <w:p w:rsidR="00997C6E" w:rsidRPr="00783205" w:rsidRDefault="00997C6E" w:rsidP="00997C6E">
      <w:pPr>
        <w:rPr>
          <w:rFonts w:cs="Arial"/>
        </w:rPr>
      </w:pPr>
    </w:p>
    <w:p w:rsidR="005D2C7D" w:rsidRDefault="00A12429" w:rsidP="005D2C7D">
      <w:pPr>
        <w:rPr>
          <w:rFonts w:cs="Arial"/>
        </w:rPr>
      </w:pPr>
      <w:r w:rsidRPr="00783205">
        <w:rPr>
          <w:rFonts w:cs="Arial"/>
        </w:rPr>
        <w:t xml:space="preserve">To begin the travel demand process, an estimate of free flow speed and congested speeds is required. </w:t>
      </w:r>
      <w:r w:rsidR="008302F0" w:rsidRPr="00783205">
        <w:rPr>
          <w:rFonts w:cs="Arial"/>
        </w:rPr>
        <w:t>The free flow speed</w:t>
      </w:r>
      <w:r w:rsidR="00016F1F" w:rsidRPr="00783205">
        <w:rPr>
          <w:rFonts w:cs="Arial"/>
        </w:rPr>
        <w:t xml:space="preserve"> table</w:t>
      </w:r>
      <w:r w:rsidR="008302F0" w:rsidRPr="00783205">
        <w:rPr>
          <w:rFonts w:cs="Arial"/>
        </w:rPr>
        <w:t>, congested speed</w:t>
      </w:r>
      <w:r w:rsidR="00016F1F" w:rsidRPr="00783205">
        <w:rPr>
          <w:rFonts w:cs="Arial"/>
        </w:rPr>
        <w:t xml:space="preserve"> table</w:t>
      </w:r>
      <w:r w:rsidR="008302F0" w:rsidRPr="00783205">
        <w:rPr>
          <w:rFonts w:cs="Arial"/>
        </w:rPr>
        <w:t>, capacity</w:t>
      </w:r>
      <w:r w:rsidR="00016F1F" w:rsidRPr="00783205">
        <w:rPr>
          <w:rFonts w:cs="Arial"/>
        </w:rPr>
        <w:t xml:space="preserve"> table</w:t>
      </w:r>
      <w:r w:rsidR="008302F0" w:rsidRPr="00783205">
        <w:rPr>
          <w:rFonts w:cs="Arial"/>
        </w:rPr>
        <w:t>, and transit factor tables are used to insert the speed and capacity values into the link records based on the area type and facility type of the link.</w:t>
      </w:r>
      <w:r w:rsidR="005B6438">
        <w:rPr>
          <w:rFonts w:cs="Arial"/>
        </w:rPr>
        <w:t xml:space="preserve"> The facility types are listed in</w:t>
      </w:r>
      <w:r w:rsidR="008302F0" w:rsidRPr="00783205">
        <w:rPr>
          <w:rFonts w:cs="Arial"/>
        </w:rPr>
        <w:t xml:space="preserve"> </w:t>
      </w:r>
      <w:r w:rsidR="0015799B">
        <w:rPr>
          <w:rFonts w:cs="Arial"/>
        </w:rPr>
        <w:fldChar w:fldCharType="begin"/>
      </w:r>
      <w:r w:rsidR="00E00099">
        <w:rPr>
          <w:rFonts w:cs="Arial"/>
        </w:rPr>
        <w:instrText xml:space="preserve"> REF _Ref202342268 \h </w:instrText>
      </w:r>
      <w:r w:rsidR="0015799B">
        <w:rPr>
          <w:rFonts w:cs="Arial"/>
        </w:rPr>
      </w:r>
      <w:r w:rsidR="0015799B">
        <w:rPr>
          <w:rFonts w:cs="Arial"/>
        </w:rPr>
        <w:fldChar w:fldCharType="separate"/>
      </w:r>
      <w:r w:rsidR="001B67BC">
        <w:t xml:space="preserve">Table </w:t>
      </w:r>
      <w:r w:rsidR="001B67BC">
        <w:rPr>
          <w:noProof/>
        </w:rPr>
        <w:t>15</w:t>
      </w:r>
      <w:r w:rsidR="001B67BC">
        <w:t>:  Facility Types</w:t>
      </w:r>
      <w:r w:rsidR="0015799B">
        <w:rPr>
          <w:rFonts w:cs="Arial"/>
        </w:rPr>
        <w:fldChar w:fldCharType="end"/>
      </w:r>
      <w:r w:rsidR="00E90D03">
        <w:rPr>
          <w:rFonts w:cs="Arial"/>
        </w:rPr>
        <w:t xml:space="preserve">.  </w:t>
      </w:r>
      <w:r w:rsidR="00682D28" w:rsidRPr="00783205">
        <w:rPr>
          <w:rFonts w:cs="Arial"/>
        </w:rPr>
        <w:t xml:space="preserve">The </w:t>
      </w:r>
      <w:r w:rsidR="00682D28" w:rsidRPr="00783205">
        <w:rPr>
          <w:rFonts w:cs="Arial"/>
        </w:rPr>
        <w:lastRenderedPageBreak/>
        <w:t>area type is calculated based on</w:t>
      </w:r>
      <w:r w:rsidR="00B10E37">
        <w:rPr>
          <w:rFonts w:cs="Arial"/>
        </w:rPr>
        <w:t xml:space="preserve"> a floating</w:t>
      </w:r>
      <w:r w:rsidR="00682D28" w:rsidRPr="00783205">
        <w:rPr>
          <w:rFonts w:cs="Arial"/>
        </w:rPr>
        <w:t xml:space="preserve"> population density and employment density</w:t>
      </w:r>
      <w:r w:rsidR="00B10E37">
        <w:rPr>
          <w:rFonts w:cs="Arial"/>
        </w:rPr>
        <w:t xml:space="preserve"> for every TAZ within ½ mile of every zone </w:t>
      </w:r>
      <w:proofErr w:type="spellStart"/>
      <w:r w:rsidR="00B10E37">
        <w:rPr>
          <w:rFonts w:cs="Arial"/>
        </w:rPr>
        <w:t>centroid</w:t>
      </w:r>
      <w:proofErr w:type="spellEnd"/>
      <w:r w:rsidR="00682D28" w:rsidRPr="00783205">
        <w:rPr>
          <w:rFonts w:cs="Arial"/>
        </w:rPr>
        <w:t xml:space="preserve">. The employment categories and population density categories that define each area type are shown below in </w:t>
      </w:r>
      <w:fldSimple w:instr=" REF _Ref200956479 \h  \* MERGEFORMAT ">
        <w:r w:rsidR="001B67BC" w:rsidRPr="00E30573">
          <w:rPr>
            <w:rFonts w:cs="Arial"/>
          </w:rPr>
          <w:t xml:space="preserve">Table </w:t>
        </w:r>
        <w:r w:rsidR="001B67BC">
          <w:rPr>
            <w:rFonts w:cs="Arial"/>
            <w:noProof/>
          </w:rPr>
          <w:t>16</w:t>
        </w:r>
      </w:fldSimple>
      <w:r w:rsidR="00682D28" w:rsidRPr="00783205">
        <w:rPr>
          <w:rFonts w:cs="Arial"/>
        </w:rPr>
        <w:t>.</w:t>
      </w:r>
      <w:r w:rsidR="005D2C7D" w:rsidRPr="00783205">
        <w:rPr>
          <w:rFonts w:cs="Arial"/>
        </w:rPr>
        <w:t xml:space="preserve"> </w:t>
      </w:r>
      <w:r w:rsidR="00B10E37">
        <w:rPr>
          <w:rFonts w:cs="Arial"/>
        </w:rPr>
        <w:t xml:space="preserve"> </w:t>
      </w:r>
      <w:r w:rsidR="005D2C7D" w:rsidRPr="00783205">
        <w:rPr>
          <w:rFonts w:cs="Arial"/>
        </w:rPr>
        <w:t xml:space="preserve">All </w:t>
      </w:r>
      <w:r w:rsidR="00B10E37">
        <w:rPr>
          <w:rFonts w:cs="Arial"/>
        </w:rPr>
        <w:t xml:space="preserve">of </w:t>
      </w:r>
      <w:r w:rsidR="005D2C7D" w:rsidRPr="00783205">
        <w:rPr>
          <w:rFonts w:cs="Arial"/>
        </w:rPr>
        <w:t xml:space="preserve">the look-up tables are in </w:t>
      </w:r>
      <w:proofErr w:type="spellStart"/>
      <w:r w:rsidR="00AF0132">
        <w:rPr>
          <w:rFonts w:cs="Arial"/>
        </w:rPr>
        <w:t>TransCAD</w:t>
      </w:r>
      <w:proofErr w:type="spellEnd"/>
      <w:r w:rsidR="005D2C7D" w:rsidRPr="00783205">
        <w:rPr>
          <w:rFonts w:cs="Arial"/>
        </w:rPr>
        <w:t xml:space="preserve"> binary format, so they can be opened only through </w:t>
      </w:r>
      <w:proofErr w:type="spellStart"/>
      <w:r w:rsidR="00AF0132">
        <w:rPr>
          <w:rFonts w:cs="Arial"/>
        </w:rPr>
        <w:t>TransCAD</w:t>
      </w:r>
      <w:proofErr w:type="spellEnd"/>
      <w:r w:rsidR="005D2C7D" w:rsidRPr="00783205">
        <w:rPr>
          <w:rFonts w:cs="Arial"/>
        </w:rPr>
        <w:t xml:space="preserve">. </w:t>
      </w:r>
    </w:p>
    <w:p w:rsidR="005B6438" w:rsidRDefault="005B6438" w:rsidP="005D2C7D">
      <w:pPr>
        <w:rPr>
          <w:rFonts w:cs="Arial"/>
        </w:rPr>
      </w:pPr>
    </w:p>
    <w:p w:rsidR="005B6438" w:rsidRDefault="005B6438" w:rsidP="005B6438">
      <w:pPr>
        <w:pStyle w:val="Caption"/>
        <w:rPr>
          <w:rFonts w:cs="Arial"/>
        </w:rPr>
      </w:pPr>
      <w:bookmarkStart w:id="101" w:name="_Ref202342268"/>
      <w:bookmarkStart w:id="102" w:name="_Toc358794012"/>
      <w:r>
        <w:t xml:space="preserve">Table </w:t>
      </w:r>
      <w:fldSimple w:instr=" SEQ Table \* ARABIC ">
        <w:r w:rsidR="001B67BC">
          <w:rPr>
            <w:noProof/>
          </w:rPr>
          <w:t>15</w:t>
        </w:r>
      </w:fldSimple>
      <w:r>
        <w:t xml:space="preserve">:  </w:t>
      </w:r>
      <w:r w:rsidR="00E75473">
        <w:t>Facility Types</w:t>
      </w:r>
      <w:bookmarkEnd w:id="101"/>
      <w:bookmarkEnd w:id="102"/>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161"/>
        <w:gridCol w:w="2357"/>
      </w:tblGrid>
      <w:tr w:rsidR="005B6438">
        <w:tc>
          <w:tcPr>
            <w:tcW w:w="2161" w:type="dxa"/>
          </w:tcPr>
          <w:p w:rsidR="005B6438" w:rsidRPr="00796A95" w:rsidRDefault="005B6438" w:rsidP="005D2C7D">
            <w:pPr>
              <w:rPr>
                <w:rFonts w:cs="Arial"/>
              </w:rPr>
            </w:pPr>
            <w:r w:rsidRPr="00796A95">
              <w:rPr>
                <w:rFonts w:cs="Arial"/>
              </w:rPr>
              <w:t>Facility Type Code</w:t>
            </w:r>
          </w:p>
        </w:tc>
        <w:tc>
          <w:tcPr>
            <w:tcW w:w="2357" w:type="dxa"/>
          </w:tcPr>
          <w:p w:rsidR="005B6438" w:rsidRPr="00796A95" w:rsidRDefault="005B6438" w:rsidP="005D2C7D">
            <w:pPr>
              <w:rPr>
                <w:rFonts w:cs="Arial"/>
              </w:rPr>
            </w:pPr>
            <w:r w:rsidRPr="00796A95">
              <w:rPr>
                <w:rFonts w:cs="Arial"/>
              </w:rPr>
              <w:t>Description</w:t>
            </w:r>
          </w:p>
        </w:tc>
      </w:tr>
      <w:tr w:rsidR="005B6438">
        <w:tc>
          <w:tcPr>
            <w:tcW w:w="2161" w:type="dxa"/>
          </w:tcPr>
          <w:p w:rsidR="005B6438" w:rsidRPr="00796A95" w:rsidRDefault="005B6438" w:rsidP="005D2C7D">
            <w:pPr>
              <w:rPr>
                <w:rFonts w:cs="Arial"/>
              </w:rPr>
            </w:pPr>
            <w:r w:rsidRPr="00796A95">
              <w:rPr>
                <w:rFonts w:cs="Arial"/>
              </w:rPr>
              <w:t>1</w:t>
            </w:r>
          </w:p>
        </w:tc>
        <w:tc>
          <w:tcPr>
            <w:tcW w:w="2357" w:type="dxa"/>
          </w:tcPr>
          <w:p w:rsidR="005B6438" w:rsidRPr="00796A95" w:rsidRDefault="00E75473" w:rsidP="005D2C7D">
            <w:pPr>
              <w:rPr>
                <w:rFonts w:cs="Arial"/>
              </w:rPr>
            </w:pPr>
            <w:r w:rsidRPr="00796A95">
              <w:rPr>
                <w:rFonts w:cs="Arial"/>
              </w:rPr>
              <w:t>Freeways</w:t>
            </w:r>
          </w:p>
        </w:tc>
      </w:tr>
      <w:tr w:rsidR="005B6438">
        <w:tc>
          <w:tcPr>
            <w:tcW w:w="2161" w:type="dxa"/>
          </w:tcPr>
          <w:p w:rsidR="005B6438" w:rsidRPr="00796A95" w:rsidRDefault="005B6438" w:rsidP="005D2C7D">
            <w:pPr>
              <w:rPr>
                <w:rFonts w:cs="Arial"/>
              </w:rPr>
            </w:pPr>
            <w:r w:rsidRPr="00796A95">
              <w:rPr>
                <w:rFonts w:cs="Arial"/>
              </w:rPr>
              <w:t>2</w:t>
            </w:r>
          </w:p>
        </w:tc>
        <w:tc>
          <w:tcPr>
            <w:tcW w:w="2357" w:type="dxa"/>
          </w:tcPr>
          <w:p w:rsidR="005B6438" w:rsidRPr="00796A95" w:rsidRDefault="00E75473" w:rsidP="005D2C7D">
            <w:pPr>
              <w:rPr>
                <w:rFonts w:cs="Arial"/>
              </w:rPr>
            </w:pPr>
            <w:r w:rsidRPr="00796A95">
              <w:rPr>
                <w:rFonts w:cs="Arial"/>
              </w:rPr>
              <w:t>Expressways</w:t>
            </w:r>
          </w:p>
        </w:tc>
      </w:tr>
      <w:tr w:rsidR="005B6438">
        <w:tc>
          <w:tcPr>
            <w:tcW w:w="2161" w:type="dxa"/>
          </w:tcPr>
          <w:p w:rsidR="005B6438" w:rsidRPr="00796A95" w:rsidRDefault="005B6438" w:rsidP="005D2C7D">
            <w:pPr>
              <w:rPr>
                <w:rFonts w:cs="Arial"/>
              </w:rPr>
            </w:pPr>
            <w:r w:rsidRPr="00796A95">
              <w:rPr>
                <w:rFonts w:cs="Arial"/>
              </w:rPr>
              <w:t>3</w:t>
            </w:r>
          </w:p>
        </w:tc>
        <w:tc>
          <w:tcPr>
            <w:tcW w:w="2357" w:type="dxa"/>
          </w:tcPr>
          <w:p w:rsidR="005B6438" w:rsidRPr="00796A95" w:rsidRDefault="00E75473" w:rsidP="005D2C7D">
            <w:pPr>
              <w:rPr>
                <w:rFonts w:cs="Arial"/>
              </w:rPr>
            </w:pPr>
            <w:r w:rsidRPr="00796A95">
              <w:rPr>
                <w:rFonts w:cs="Arial"/>
              </w:rPr>
              <w:t>Class-1 Arterials</w:t>
            </w:r>
          </w:p>
        </w:tc>
      </w:tr>
      <w:tr w:rsidR="005B6438">
        <w:tc>
          <w:tcPr>
            <w:tcW w:w="2161" w:type="dxa"/>
          </w:tcPr>
          <w:p w:rsidR="005B6438" w:rsidRPr="00796A95" w:rsidRDefault="005B6438" w:rsidP="005D2C7D">
            <w:pPr>
              <w:rPr>
                <w:rFonts w:cs="Arial"/>
              </w:rPr>
            </w:pPr>
            <w:r w:rsidRPr="00796A95">
              <w:rPr>
                <w:rFonts w:cs="Arial"/>
              </w:rPr>
              <w:t>4</w:t>
            </w:r>
          </w:p>
        </w:tc>
        <w:tc>
          <w:tcPr>
            <w:tcW w:w="2357" w:type="dxa"/>
          </w:tcPr>
          <w:p w:rsidR="005B6438" w:rsidRPr="00796A95" w:rsidRDefault="00E75473" w:rsidP="005D2C7D">
            <w:pPr>
              <w:rPr>
                <w:rFonts w:cs="Arial"/>
              </w:rPr>
            </w:pPr>
            <w:r w:rsidRPr="00796A95">
              <w:rPr>
                <w:rFonts w:cs="Arial"/>
              </w:rPr>
              <w:t>Class-2 Arterials</w:t>
            </w:r>
          </w:p>
        </w:tc>
      </w:tr>
      <w:tr w:rsidR="005B6438">
        <w:tc>
          <w:tcPr>
            <w:tcW w:w="2161" w:type="dxa"/>
          </w:tcPr>
          <w:p w:rsidR="005B6438" w:rsidRPr="00796A95" w:rsidRDefault="005B6438" w:rsidP="005D2C7D">
            <w:pPr>
              <w:rPr>
                <w:rFonts w:cs="Arial"/>
              </w:rPr>
            </w:pPr>
            <w:r w:rsidRPr="00796A95">
              <w:rPr>
                <w:rFonts w:cs="Arial"/>
              </w:rPr>
              <w:t>5</w:t>
            </w:r>
          </w:p>
        </w:tc>
        <w:tc>
          <w:tcPr>
            <w:tcW w:w="2357" w:type="dxa"/>
          </w:tcPr>
          <w:p w:rsidR="005B6438" w:rsidRPr="00796A95" w:rsidRDefault="00E75473" w:rsidP="005D2C7D">
            <w:pPr>
              <w:rPr>
                <w:rFonts w:cs="Arial"/>
              </w:rPr>
            </w:pPr>
            <w:r w:rsidRPr="00796A95">
              <w:rPr>
                <w:rFonts w:cs="Arial"/>
              </w:rPr>
              <w:t>Class-3 Arterials</w:t>
            </w:r>
          </w:p>
        </w:tc>
      </w:tr>
      <w:tr w:rsidR="005B6438">
        <w:tc>
          <w:tcPr>
            <w:tcW w:w="2161" w:type="dxa"/>
          </w:tcPr>
          <w:p w:rsidR="005B6438" w:rsidRPr="00796A95" w:rsidRDefault="005B6438" w:rsidP="005D2C7D">
            <w:pPr>
              <w:rPr>
                <w:rFonts w:cs="Arial"/>
              </w:rPr>
            </w:pPr>
            <w:r w:rsidRPr="00796A95">
              <w:rPr>
                <w:rFonts w:cs="Arial"/>
              </w:rPr>
              <w:t>6</w:t>
            </w:r>
          </w:p>
        </w:tc>
        <w:tc>
          <w:tcPr>
            <w:tcW w:w="2357" w:type="dxa"/>
          </w:tcPr>
          <w:p w:rsidR="005B6438" w:rsidRPr="00796A95" w:rsidRDefault="00E75473" w:rsidP="005D2C7D">
            <w:pPr>
              <w:rPr>
                <w:rFonts w:cs="Arial"/>
              </w:rPr>
            </w:pPr>
            <w:r w:rsidRPr="00796A95">
              <w:rPr>
                <w:rFonts w:cs="Arial"/>
              </w:rPr>
              <w:t>Class-1 Collectors</w:t>
            </w:r>
          </w:p>
        </w:tc>
      </w:tr>
      <w:tr w:rsidR="005B6438">
        <w:tc>
          <w:tcPr>
            <w:tcW w:w="2161" w:type="dxa"/>
          </w:tcPr>
          <w:p w:rsidR="005B6438" w:rsidRPr="00796A95" w:rsidRDefault="005B6438" w:rsidP="005D2C7D">
            <w:pPr>
              <w:rPr>
                <w:rFonts w:cs="Arial"/>
              </w:rPr>
            </w:pPr>
            <w:r w:rsidRPr="00796A95">
              <w:rPr>
                <w:rFonts w:cs="Arial"/>
              </w:rPr>
              <w:t>7</w:t>
            </w:r>
          </w:p>
        </w:tc>
        <w:tc>
          <w:tcPr>
            <w:tcW w:w="2357" w:type="dxa"/>
          </w:tcPr>
          <w:p w:rsidR="005B6438" w:rsidRPr="00796A95" w:rsidRDefault="00E75473" w:rsidP="005D2C7D">
            <w:pPr>
              <w:rPr>
                <w:rFonts w:cs="Arial"/>
              </w:rPr>
            </w:pPr>
            <w:r w:rsidRPr="00796A95">
              <w:rPr>
                <w:rFonts w:cs="Arial"/>
              </w:rPr>
              <w:t>Class-2 Collectors</w:t>
            </w:r>
          </w:p>
        </w:tc>
      </w:tr>
      <w:tr w:rsidR="005B6438">
        <w:tc>
          <w:tcPr>
            <w:tcW w:w="2161" w:type="dxa"/>
          </w:tcPr>
          <w:p w:rsidR="005B6438" w:rsidRPr="00796A95" w:rsidRDefault="005B6438" w:rsidP="005D2C7D">
            <w:pPr>
              <w:rPr>
                <w:rFonts w:cs="Arial"/>
              </w:rPr>
            </w:pPr>
            <w:r w:rsidRPr="00796A95">
              <w:rPr>
                <w:rFonts w:cs="Arial"/>
              </w:rPr>
              <w:t>8</w:t>
            </w:r>
          </w:p>
        </w:tc>
        <w:tc>
          <w:tcPr>
            <w:tcW w:w="2357" w:type="dxa"/>
          </w:tcPr>
          <w:p w:rsidR="005B6438" w:rsidRPr="00796A95" w:rsidRDefault="00E75473" w:rsidP="005D2C7D">
            <w:pPr>
              <w:rPr>
                <w:rFonts w:cs="Arial"/>
              </w:rPr>
            </w:pPr>
            <w:r w:rsidRPr="00796A95">
              <w:rPr>
                <w:rFonts w:cs="Arial"/>
              </w:rPr>
              <w:t>Local Streets</w:t>
            </w:r>
          </w:p>
        </w:tc>
      </w:tr>
      <w:tr w:rsidR="005B6438">
        <w:tc>
          <w:tcPr>
            <w:tcW w:w="2161" w:type="dxa"/>
          </w:tcPr>
          <w:p w:rsidR="005B6438" w:rsidRPr="00796A95" w:rsidRDefault="005B6438" w:rsidP="005D2C7D">
            <w:pPr>
              <w:rPr>
                <w:rFonts w:cs="Arial"/>
              </w:rPr>
            </w:pPr>
            <w:r w:rsidRPr="00796A95">
              <w:rPr>
                <w:rFonts w:cs="Arial"/>
              </w:rPr>
              <w:t>9</w:t>
            </w:r>
          </w:p>
        </w:tc>
        <w:tc>
          <w:tcPr>
            <w:tcW w:w="2357" w:type="dxa"/>
          </w:tcPr>
          <w:p w:rsidR="005B6438" w:rsidRPr="00796A95" w:rsidRDefault="00E75473" w:rsidP="005D2C7D">
            <w:pPr>
              <w:rPr>
                <w:rFonts w:cs="Arial"/>
              </w:rPr>
            </w:pPr>
            <w:r w:rsidRPr="00796A95">
              <w:rPr>
                <w:rFonts w:cs="Arial"/>
              </w:rPr>
              <w:t>High Speed Ramps</w:t>
            </w:r>
          </w:p>
        </w:tc>
      </w:tr>
      <w:tr w:rsidR="005B6438">
        <w:tc>
          <w:tcPr>
            <w:tcW w:w="2161" w:type="dxa"/>
          </w:tcPr>
          <w:p w:rsidR="005B6438" w:rsidRPr="00796A95" w:rsidRDefault="005B6438" w:rsidP="005D2C7D">
            <w:pPr>
              <w:rPr>
                <w:rFonts w:cs="Arial"/>
              </w:rPr>
            </w:pPr>
            <w:r w:rsidRPr="00796A95">
              <w:rPr>
                <w:rFonts w:cs="Arial"/>
              </w:rPr>
              <w:t>10</w:t>
            </w:r>
          </w:p>
        </w:tc>
        <w:tc>
          <w:tcPr>
            <w:tcW w:w="2357" w:type="dxa"/>
          </w:tcPr>
          <w:p w:rsidR="005B6438" w:rsidRPr="00796A95" w:rsidRDefault="00E75473" w:rsidP="005D2C7D">
            <w:pPr>
              <w:rPr>
                <w:rFonts w:cs="Arial"/>
              </w:rPr>
            </w:pPr>
            <w:r w:rsidRPr="00796A95">
              <w:rPr>
                <w:rFonts w:cs="Arial"/>
              </w:rPr>
              <w:t>Low Speed Ramps</w:t>
            </w:r>
          </w:p>
        </w:tc>
      </w:tr>
      <w:tr w:rsidR="00E75473">
        <w:tc>
          <w:tcPr>
            <w:tcW w:w="2161" w:type="dxa"/>
          </w:tcPr>
          <w:p w:rsidR="00E75473" w:rsidRPr="00796A95" w:rsidRDefault="00E75473" w:rsidP="003B494D">
            <w:pPr>
              <w:rPr>
                <w:rFonts w:cs="Arial"/>
              </w:rPr>
            </w:pPr>
            <w:r w:rsidRPr="00796A95">
              <w:rPr>
                <w:rFonts w:cs="Arial"/>
              </w:rPr>
              <w:t>12</w:t>
            </w:r>
          </w:p>
        </w:tc>
        <w:tc>
          <w:tcPr>
            <w:tcW w:w="2357" w:type="dxa"/>
          </w:tcPr>
          <w:p w:rsidR="00E75473" w:rsidRPr="00796A95" w:rsidRDefault="00E75473" w:rsidP="005D2C7D">
            <w:pPr>
              <w:rPr>
                <w:rFonts w:cs="Arial"/>
              </w:rPr>
            </w:pPr>
            <w:proofErr w:type="spellStart"/>
            <w:r w:rsidRPr="00796A95">
              <w:rPr>
                <w:rFonts w:cs="Arial"/>
              </w:rPr>
              <w:t>Centroid</w:t>
            </w:r>
            <w:proofErr w:type="spellEnd"/>
            <w:r w:rsidRPr="00796A95">
              <w:rPr>
                <w:rFonts w:cs="Arial"/>
              </w:rPr>
              <w:t xml:space="preserve"> Connectors</w:t>
            </w:r>
          </w:p>
        </w:tc>
      </w:tr>
      <w:tr w:rsidR="00E75473">
        <w:tc>
          <w:tcPr>
            <w:tcW w:w="2161" w:type="dxa"/>
          </w:tcPr>
          <w:p w:rsidR="00E75473" w:rsidRPr="00796A95" w:rsidRDefault="00E75473" w:rsidP="003B494D">
            <w:pPr>
              <w:rPr>
                <w:rFonts w:cs="Arial"/>
              </w:rPr>
            </w:pPr>
            <w:r w:rsidRPr="00796A95">
              <w:rPr>
                <w:rFonts w:cs="Arial"/>
              </w:rPr>
              <w:t>13</w:t>
            </w:r>
          </w:p>
        </w:tc>
        <w:tc>
          <w:tcPr>
            <w:tcW w:w="2357" w:type="dxa"/>
          </w:tcPr>
          <w:p w:rsidR="00E75473" w:rsidRPr="00796A95" w:rsidRDefault="00E75473" w:rsidP="005D2C7D">
            <w:pPr>
              <w:rPr>
                <w:rFonts w:cs="Arial"/>
              </w:rPr>
            </w:pPr>
            <w:r w:rsidRPr="00796A95">
              <w:rPr>
                <w:rFonts w:cs="Arial"/>
              </w:rPr>
              <w:t>HOV Lanes</w:t>
            </w:r>
          </w:p>
        </w:tc>
      </w:tr>
      <w:tr w:rsidR="00E75473">
        <w:tc>
          <w:tcPr>
            <w:tcW w:w="2161" w:type="dxa"/>
          </w:tcPr>
          <w:p w:rsidR="00E75473" w:rsidRPr="00796A95" w:rsidRDefault="00E75473" w:rsidP="003B494D">
            <w:pPr>
              <w:rPr>
                <w:rFonts w:cs="Arial"/>
              </w:rPr>
            </w:pPr>
            <w:r w:rsidRPr="00796A95">
              <w:rPr>
                <w:rFonts w:cs="Arial"/>
              </w:rPr>
              <w:t>14</w:t>
            </w:r>
          </w:p>
        </w:tc>
        <w:tc>
          <w:tcPr>
            <w:tcW w:w="2357" w:type="dxa"/>
          </w:tcPr>
          <w:p w:rsidR="00E75473" w:rsidRPr="00796A95" w:rsidRDefault="00E75473" w:rsidP="005D2C7D">
            <w:pPr>
              <w:rPr>
                <w:rFonts w:cs="Arial"/>
              </w:rPr>
            </w:pPr>
            <w:r w:rsidRPr="00796A95">
              <w:rPr>
                <w:rFonts w:cs="Arial"/>
              </w:rPr>
              <w:t>Transit Only Lanes</w:t>
            </w:r>
          </w:p>
        </w:tc>
      </w:tr>
      <w:tr w:rsidR="005B6438">
        <w:tc>
          <w:tcPr>
            <w:tcW w:w="2161" w:type="dxa"/>
          </w:tcPr>
          <w:p w:rsidR="005B6438" w:rsidRPr="00796A95" w:rsidRDefault="005B6438" w:rsidP="00E75473">
            <w:pPr>
              <w:rPr>
                <w:rFonts w:cs="Arial"/>
              </w:rPr>
            </w:pPr>
            <w:r w:rsidRPr="00796A95">
              <w:rPr>
                <w:rFonts w:cs="Arial"/>
              </w:rPr>
              <w:t>1</w:t>
            </w:r>
            <w:r w:rsidR="00E75473" w:rsidRPr="00796A95">
              <w:rPr>
                <w:rFonts w:cs="Arial"/>
              </w:rPr>
              <w:t>97</w:t>
            </w:r>
          </w:p>
        </w:tc>
        <w:tc>
          <w:tcPr>
            <w:tcW w:w="2357" w:type="dxa"/>
          </w:tcPr>
          <w:p w:rsidR="005B6438" w:rsidRPr="00796A95" w:rsidRDefault="00E75473" w:rsidP="005D2C7D">
            <w:pPr>
              <w:rPr>
                <w:rFonts w:cs="Arial"/>
              </w:rPr>
            </w:pPr>
            <w:r w:rsidRPr="00796A95">
              <w:rPr>
                <w:rFonts w:cs="Arial"/>
              </w:rPr>
              <w:t>Walk Access Lanes</w:t>
            </w:r>
          </w:p>
        </w:tc>
      </w:tr>
    </w:tbl>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5B6438" w:rsidRDefault="005B6438" w:rsidP="005D2C7D">
      <w:pPr>
        <w:rPr>
          <w:rFonts w:cs="Arial"/>
        </w:rPr>
      </w:pPr>
    </w:p>
    <w:p w:rsidR="00B4523B" w:rsidRPr="00E30573" w:rsidRDefault="004E1DDF" w:rsidP="004E1DDF">
      <w:pPr>
        <w:pStyle w:val="Caption"/>
        <w:keepNext/>
        <w:rPr>
          <w:rFonts w:ascii="Arial" w:hAnsi="Arial" w:cs="Arial"/>
          <w:sz w:val="22"/>
          <w:szCs w:val="22"/>
        </w:rPr>
      </w:pPr>
      <w:bookmarkStart w:id="103" w:name="_Ref200956479"/>
      <w:bookmarkStart w:id="104" w:name="_Toc358794013"/>
      <w:r w:rsidRPr="00E30573">
        <w:rPr>
          <w:rFonts w:ascii="Arial" w:hAnsi="Arial" w:cs="Arial"/>
          <w:sz w:val="22"/>
          <w:szCs w:val="22"/>
        </w:rPr>
        <w:lastRenderedPageBreak/>
        <w:t xml:space="preserve">Table </w:t>
      </w:r>
      <w:r w:rsidR="0015799B" w:rsidRPr="00E30573">
        <w:rPr>
          <w:rFonts w:ascii="Arial" w:hAnsi="Arial" w:cs="Arial"/>
          <w:sz w:val="22"/>
          <w:szCs w:val="22"/>
        </w:rPr>
        <w:fldChar w:fldCharType="begin"/>
      </w:r>
      <w:r w:rsidRPr="00E30573">
        <w:rPr>
          <w:rFonts w:ascii="Arial" w:hAnsi="Arial" w:cs="Arial"/>
          <w:sz w:val="22"/>
          <w:szCs w:val="22"/>
        </w:rPr>
        <w:instrText xml:space="preserve"> SEQ Table \* ARABIC </w:instrText>
      </w:r>
      <w:r w:rsidR="0015799B" w:rsidRPr="00E30573">
        <w:rPr>
          <w:rFonts w:ascii="Arial" w:hAnsi="Arial" w:cs="Arial"/>
          <w:sz w:val="22"/>
          <w:szCs w:val="22"/>
        </w:rPr>
        <w:fldChar w:fldCharType="separate"/>
      </w:r>
      <w:r w:rsidR="001B67BC">
        <w:rPr>
          <w:rFonts w:ascii="Arial" w:hAnsi="Arial" w:cs="Arial"/>
          <w:noProof/>
          <w:sz w:val="22"/>
          <w:szCs w:val="22"/>
        </w:rPr>
        <w:t>16</w:t>
      </w:r>
      <w:r w:rsidR="0015799B" w:rsidRPr="00E30573">
        <w:rPr>
          <w:rFonts w:ascii="Arial" w:hAnsi="Arial" w:cs="Arial"/>
          <w:sz w:val="22"/>
          <w:szCs w:val="22"/>
        </w:rPr>
        <w:fldChar w:fldCharType="end"/>
      </w:r>
      <w:bookmarkEnd w:id="103"/>
      <w:r w:rsidRPr="00E30573">
        <w:rPr>
          <w:rFonts w:ascii="Arial" w:hAnsi="Arial" w:cs="Arial"/>
          <w:sz w:val="22"/>
          <w:szCs w:val="22"/>
        </w:rPr>
        <w:t xml:space="preserve">: </w:t>
      </w:r>
      <w:r w:rsidR="00B4523B" w:rsidRPr="00E30573">
        <w:rPr>
          <w:rFonts w:ascii="Arial" w:hAnsi="Arial" w:cs="Arial"/>
          <w:sz w:val="22"/>
          <w:szCs w:val="22"/>
        </w:rPr>
        <w:t>Area-Type Definitions Based on Population and Employment Densities</w:t>
      </w:r>
      <w:r w:rsidR="00AA33A9">
        <w:rPr>
          <w:rFonts w:ascii="Arial" w:hAnsi="Arial" w:cs="Arial"/>
          <w:sz w:val="22"/>
          <w:szCs w:val="22"/>
        </w:rPr>
        <w:t>*</w:t>
      </w:r>
      <w:bookmarkEnd w:id="1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232"/>
        <w:gridCol w:w="720"/>
        <w:gridCol w:w="720"/>
        <w:gridCol w:w="936"/>
        <w:gridCol w:w="936"/>
        <w:gridCol w:w="936"/>
        <w:gridCol w:w="1008"/>
        <w:gridCol w:w="1008"/>
        <w:gridCol w:w="1008"/>
      </w:tblGrid>
      <w:tr w:rsidR="00B4523B" w:rsidRPr="00BF36E6">
        <w:trPr>
          <w:cantSplit/>
          <w:jc w:val="center"/>
        </w:trPr>
        <w:tc>
          <w:tcPr>
            <w:tcW w:w="2232" w:type="dxa"/>
            <w:tcBorders>
              <w:top w:val="single" w:sz="4" w:space="0" w:color="auto"/>
              <w:left w:val="single" w:sz="4" w:space="0" w:color="auto"/>
              <w:bottom w:val="single" w:sz="4" w:space="0" w:color="auto"/>
            </w:tcBorders>
          </w:tcPr>
          <w:p w:rsidR="00B4523B" w:rsidRPr="00E748B0" w:rsidRDefault="00B4523B" w:rsidP="00512301">
            <w:pPr>
              <w:pStyle w:val="BodyText"/>
              <w:spacing w:before="20" w:after="20"/>
              <w:jc w:val="right"/>
              <w:rPr>
                <w:rFonts w:cs="Arial"/>
                <w:sz w:val="22"/>
              </w:rPr>
            </w:pPr>
            <w:r w:rsidRPr="00E748B0">
              <w:rPr>
                <w:rFonts w:cs="Arial"/>
                <w:b/>
                <w:sz w:val="22"/>
              </w:rPr>
              <w:t xml:space="preserve">Employment Category </w:t>
            </w:r>
            <w:r w:rsidRPr="00E748B0">
              <w:rPr>
                <w:rFonts w:cs="Arial"/>
                <w:sz w:val="22"/>
              </w:rPr>
              <w:t>(Employees per Square Mile)</w:t>
            </w:r>
          </w:p>
        </w:tc>
        <w:tc>
          <w:tcPr>
            <w:tcW w:w="720" w:type="dxa"/>
          </w:tcPr>
          <w:p w:rsidR="00B4523B" w:rsidRPr="00E748B0" w:rsidRDefault="00B4523B" w:rsidP="00512301">
            <w:pPr>
              <w:pStyle w:val="BodyText"/>
              <w:spacing w:before="380" w:after="20"/>
              <w:jc w:val="center"/>
              <w:rPr>
                <w:rFonts w:cs="Arial"/>
                <w:sz w:val="22"/>
              </w:rPr>
            </w:pPr>
            <w:r w:rsidRPr="00E748B0">
              <w:rPr>
                <w:rFonts w:cs="Arial"/>
              </w:rPr>
              <w:sym w:font="Symbol" w:char="F0A3"/>
            </w:r>
            <w:r w:rsidRPr="00E748B0">
              <w:rPr>
                <w:rFonts w:cs="Arial"/>
              </w:rPr>
              <w:t>12</w:t>
            </w:r>
          </w:p>
        </w:tc>
        <w:tc>
          <w:tcPr>
            <w:tcW w:w="720" w:type="dxa"/>
          </w:tcPr>
          <w:p w:rsidR="00B4523B" w:rsidRPr="00E748B0" w:rsidRDefault="00B4523B" w:rsidP="00512301">
            <w:pPr>
              <w:pStyle w:val="BodyText"/>
              <w:spacing w:before="380" w:after="20"/>
              <w:jc w:val="center"/>
              <w:rPr>
                <w:rFonts w:cs="Arial"/>
                <w:sz w:val="22"/>
              </w:rPr>
            </w:pPr>
            <w:r w:rsidRPr="00E748B0">
              <w:rPr>
                <w:rFonts w:cs="Arial"/>
              </w:rPr>
              <w:sym w:font="Symbol" w:char="F0A3"/>
            </w:r>
            <w:r w:rsidRPr="00E748B0">
              <w:rPr>
                <w:rFonts w:cs="Arial"/>
              </w:rPr>
              <w:t>93</w:t>
            </w:r>
          </w:p>
        </w:tc>
        <w:tc>
          <w:tcPr>
            <w:tcW w:w="936" w:type="dxa"/>
          </w:tcPr>
          <w:p w:rsidR="00B4523B" w:rsidRPr="00E748B0" w:rsidRDefault="00B4523B" w:rsidP="00512301">
            <w:pPr>
              <w:pStyle w:val="BodyText"/>
              <w:spacing w:before="380" w:after="20"/>
              <w:jc w:val="center"/>
              <w:rPr>
                <w:rFonts w:cs="Arial"/>
                <w:sz w:val="22"/>
              </w:rPr>
            </w:pPr>
            <w:r w:rsidRPr="00E748B0">
              <w:rPr>
                <w:rFonts w:cs="Arial"/>
              </w:rPr>
              <w:sym w:font="Symbol" w:char="F0A3"/>
            </w:r>
            <w:r w:rsidRPr="00E748B0">
              <w:rPr>
                <w:rFonts w:cs="Arial"/>
              </w:rPr>
              <w:t>397</w:t>
            </w:r>
          </w:p>
        </w:tc>
        <w:tc>
          <w:tcPr>
            <w:tcW w:w="936" w:type="dxa"/>
          </w:tcPr>
          <w:p w:rsidR="00B4523B" w:rsidRPr="00E748B0" w:rsidRDefault="00B4523B" w:rsidP="00512301">
            <w:pPr>
              <w:pStyle w:val="BodyText"/>
              <w:spacing w:before="380" w:after="20"/>
              <w:jc w:val="center"/>
              <w:rPr>
                <w:rFonts w:cs="Arial"/>
                <w:sz w:val="22"/>
              </w:rPr>
            </w:pPr>
            <w:r w:rsidRPr="00E748B0">
              <w:rPr>
                <w:rFonts w:cs="Arial"/>
              </w:rPr>
              <w:sym w:font="Symbol" w:char="F0A3"/>
            </w:r>
            <w:r w:rsidRPr="00E748B0">
              <w:rPr>
                <w:rFonts w:cs="Arial"/>
              </w:rPr>
              <w:t>1,615</w:t>
            </w:r>
          </w:p>
        </w:tc>
        <w:tc>
          <w:tcPr>
            <w:tcW w:w="936" w:type="dxa"/>
          </w:tcPr>
          <w:p w:rsidR="00B4523B" w:rsidRPr="00E748B0" w:rsidRDefault="00B4523B" w:rsidP="00512301">
            <w:pPr>
              <w:pStyle w:val="BodyText"/>
              <w:spacing w:before="380" w:after="20"/>
              <w:jc w:val="center"/>
              <w:rPr>
                <w:rFonts w:cs="Arial"/>
                <w:sz w:val="22"/>
              </w:rPr>
            </w:pPr>
            <w:r w:rsidRPr="00E748B0">
              <w:rPr>
                <w:rFonts w:cs="Arial"/>
              </w:rPr>
              <w:sym w:font="Symbol" w:char="F0A3"/>
            </w:r>
            <w:r w:rsidRPr="00E748B0">
              <w:rPr>
                <w:rFonts w:cs="Arial"/>
              </w:rPr>
              <w:t>6,202</w:t>
            </w:r>
          </w:p>
        </w:tc>
        <w:tc>
          <w:tcPr>
            <w:tcW w:w="1008" w:type="dxa"/>
          </w:tcPr>
          <w:p w:rsidR="00B4523B" w:rsidRPr="00E748B0" w:rsidRDefault="00B4523B" w:rsidP="00512301">
            <w:pPr>
              <w:pStyle w:val="BodyText"/>
              <w:spacing w:before="380" w:after="20"/>
              <w:jc w:val="center"/>
              <w:rPr>
                <w:rFonts w:cs="Arial"/>
                <w:sz w:val="22"/>
              </w:rPr>
            </w:pPr>
            <w:r w:rsidRPr="00E748B0">
              <w:rPr>
                <w:rFonts w:cs="Arial"/>
              </w:rPr>
              <w:sym w:font="Symbol" w:char="F0A3"/>
            </w:r>
            <w:r w:rsidRPr="00E748B0">
              <w:rPr>
                <w:rFonts w:cs="Arial"/>
              </w:rPr>
              <w:t>22,630</w:t>
            </w:r>
          </w:p>
        </w:tc>
        <w:tc>
          <w:tcPr>
            <w:tcW w:w="1008" w:type="dxa"/>
          </w:tcPr>
          <w:p w:rsidR="00B4523B" w:rsidRPr="00E748B0" w:rsidRDefault="00B4523B" w:rsidP="00512301">
            <w:pPr>
              <w:pStyle w:val="BodyText"/>
              <w:spacing w:before="380" w:after="20"/>
              <w:jc w:val="center"/>
              <w:rPr>
                <w:rFonts w:cs="Arial"/>
                <w:sz w:val="22"/>
              </w:rPr>
            </w:pPr>
            <w:r w:rsidRPr="00E748B0">
              <w:rPr>
                <w:rFonts w:cs="Arial"/>
              </w:rPr>
              <w:sym w:font="Symbol" w:char="F0A3"/>
            </w:r>
            <w:r w:rsidRPr="00E748B0">
              <w:rPr>
                <w:rFonts w:cs="Arial"/>
              </w:rPr>
              <w:t>78,500</w:t>
            </w:r>
          </w:p>
        </w:tc>
        <w:tc>
          <w:tcPr>
            <w:tcW w:w="1008" w:type="dxa"/>
          </w:tcPr>
          <w:p w:rsidR="00B4523B" w:rsidRPr="00E748B0" w:rsidRDefault="00B4523B" w:rsidP="00512301">
            <w:pPr>
              <w:pStyle w:val="BodyText"/>
              <w:spacing w:before="380" w:after="20"/>
              <w:jc w:val="center"/>
              <w:rPr>
                <w:rFonts w:cs="Arial"/>
                <w:sz w:val="22"/>
              </w:rPr>
            </w:pPr>
            <w:r w:rsidRPr="00E748B0">
              <w:rPr>
                <w:rFonts w:cs="Arial"/>
              </w:rPr>
              <w:sym w:font="Symbol" w:char="F03E"/>
            </w:r>
            <w:r w:rsidRPr="00E748B0">
              <w:rPr>
                <w:rFonts w:cs="Arial"/>
              </w:rPr>
              <w:t>78,500</w:t>
            </w:r>
          </w:p>
        </w:tc>
      </w:tr>
      <w:tr w:rsidR="00B4523B" w:rsidRPr="00BF36E6">
        <w:trPr>
          <w:cantSplit/>
          <w:jc w:val="center"/>
        </w:trPr>
        <w:tc>
          <w:tcPr>
            <w:tcW w:w="2232" w:type="dxa"/>
            <w:tcBorders>
              <w:top w:val="nil"/>
            </w:tcBorders>
          </w:tcPr>
          <w:p w:rsidR="00B4523B" w:rsidRPr="00E748B0" w:rsidRDefault="00B4523B" w:rsidP="00512301">
            <w:pPr>
              <w:pStyle w:val="BodyText"/>
              <w:spacing w:before="20" w:after="20"/>
              <w:rPr>
                <w:rFonts w:cs="Arial"/>
                <w:sz w:val="22"/>
              </w:rPr>
            </w:pPr>
            <w:r w:rsidRPr="00E748B0">
              <w:rPr>
                <w:rFonts w:cs="Arial"/>
                <w:b/>
                <w:sz w:val="22"/>
              </w:rPr>
              <w:t xml:space="preserve">Population Category </w:t>
            </w:r>
            <w:r w:rsidRPr="00E748B0">
              <w:rPr>
                <w:rFonts w:cs="Arial"/>
                <w:sz w:val="22"/>
              </w:rPr>
              <w:t>(Population per Square Mile)</w:t>
            </w:r>
          </w:p>
        </w:tc>
        <w:tc>
          <w:tcPr>
            <w:tcW w:w="720" w:type="dxa"/>
          </w:tcPr>
          <w:p w:rsidR="00B4523B" w:rsidRPr="00E748B0" w:rsidRDefault="00B4523B" w:rsidP="00512301">
            <w:pPr>
              <w:pStyle w:val="BodyText"/>
              <w:spacing w:before="20" w:after="20"/>
              <w:jc w:val="center"/>
              <w:rPr>
                <w:rFonts w:cs="Arial"/>
                <w:sz w:val="22"/>
              </w:rPr>
            </w:pPr>
          </w:p>
        </w:tc>
        <w:tc>
          <w:tcPr>
            <w:tcW w:w="720" w:type="dxa"/>
          </w:tcPr>
          <w:p w:rsidR="00B4523B" w:rsidRPr="00E748B0" w:rsidRDefault="00B4523B" w:rsidP="00512301">
            <w:pPr>
              <w:pStyle w:val="BodyText"/>
              <w:spacing w:before="20" w:after="20"/>
              <w:jc w:val="center"/>
              <w:rPr>
                <w:rFonts w:cs="Arial"/>
                <w:sz w:val="22"/>
              </w:rPr>
            </w:pPr>
          </w:p>
        </w:tc>
        <w:tc>
          <w:tcPr>
            <w:tcW w:w="936" w:type="dxa"/>
          </w:tcPr>
          <w:p w:rsidR="00B4523B" w:rsidRPr="00E748B0" w:rsidRDefault="00B4523B" w:rsidP="00512301">
            <w:pPr>
              <w:pStyle w:val="BodyText"/>
              <w:spacing w:before="20" w:after="20"/>
              <w:jc w:val="center"/>
              <w:rPr>
                <w:rFonts w:cs="Arial"/>
                <w:sz w:val="22"/>
              </w:rPr>
            </w:pPr>
          </w:p>
        </w:tc>
        <w:tc>
          <w:tcPr>
            <w:tcW w:w="936" w:type="dxa"/>
          </w:tcPr>
          <w:p w:rsidR="00B4523B" w:rsidRPr="00E748B0" w:rsidRDefault="00B4523B" w:rsidP="00512301">
            <w:pPr>
              <w:pStyle w:val="BodyText"/>
              <w:spacing w:before="20" w:after="20"/>
              <w:jc w:val="center"/>
              <w:rPr>
                <w:rFonts w:cs="Arial"/>
                <w:sz w:val="22"/>
              </w:rPr>
            </w:pPr>
          </w:p>
        </w:tc>
        <w:tc>
          <w:tcPr>
            <w:tcW w:w="936" w:type="dxa"/>
          </w:tcPr>
          <w:p w:rsidR="00B4523B" w:rsidRPr="00E748B0" w:rsidRDefault="00B4523B" w:rsidP="00512301">
            <w:pPr>
              <w:pStyle w:val="BodyText"/>
              <w:spacing w:before="20" w:after="20"/>
              <w:jc w:val="center"/>
              <w:rPr>
                <w:rFonts w:cs="Arial"/>
                <w:sz w:val="22"/>
              </w:rPr>
            </w:pPr>
          </w:p>
        </w:tc>
        <w:tc>
          <w:tcPr>
            <w:tcW w:w="1008" w:type="dxa"/>
          </w:tcPr>
          <w:p w:rsidR="00B4523B" w:rsidRPr="00E748B0" w:rsidRDefault="00B4523B" w:rsidP="00512301">
            <w:pPr>
              <w:pStyle w:val="BodyText"/>
              <w:spacing w:before="20" w:after="20"/>
              <w:jc w:val="center"/>
              <w:rPr>
                <w:rFonts w:cs="Arial"/>
                <w:sz w:val="22"/>
              </w:rPr>
            </w:pPr>
          </w:p>
        </w:tc>
        <w:tc>
          <w:tcPr>
            <w:tcW w:w="1008" w:type="dxa"/>
          </w:tcPr>
          <w:p w:rsidR="00B4523B" w:rsidRPr="00E748B0" w:rsidRDefault="00B4523B" w:rsidP="00512301">
            <w:pPr>
              <w:pStyle w:val="BodyText"/>
              <w:spacing w:before="20" w:after="20"/>
              <w:jc w:val="center"/>
              <w:rPr>
                <w:rFonts w:cs="Arial"/>
                <w:sz w:val="22"/>
              </w:rPr>
            </w:pPr>
          </w:p>
        </w:tc>
        <w:tc>
          <w:tcPr>
            <w:tcW w:w="1008" w:type="dxa"/>
          </w:tcPr>
          <w:p w:rsidR="00B4523B" w:rsidRPr="00E748B0" w:rsidRDefault="00B4523B" w:rsidP="00512301">
            <w:pPr>
              <w:pStyle w:val="BodyText"/>
              <w:spacing w:before="20" w:after="20"/>
              <w:jc w:val="center"/>
              <w:rPr>
                <w:rFonts w:cs="Arial"/>
                <w:sz w:val="22"/>
              </w:rPr>
            </w:pP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rPr>
            </w:pPr>
            <w:r w:rsidRPr="00E748B0">
              <w:rPr>
                <w:rFonts w:cs="Arial"/>
              </w:rPr>
              <w:t>0</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8</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8</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6</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2</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sz w:val="22"/>
              </w:rPr>
            </w:pPr>
            <w:r w:rsidRPr="00E748B0">
              <w:rPr>
                <w:rFonts w:cs="Arial"/>
              </w:rPr>
              <w:sym w:font="Symbol" w:char="F0A3"/>
            </w:r>
            <w:r w:rsidRPr="00E748B0">
              <w:rPr>
                <w:rFonts w:cs="Arial"/>
              </w:rPr>
              <w:t>192</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8</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8</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6</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6</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2</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rPr>
            </w:pPr>
            <w:r w:rsidRPr="00E748B0">
              <w:rPr>
                <w:rFonts w:cs="Arial"/>
              </w:rPr>
              <w:sym w:font="Symbol" w:char="F0A3"/>
            </w:r>
            <w:r w:rsidRPr="00E748B0">
              <w:rPr>
                <w:rFonts w:cs="Arial"/>
              </w:rPr>
              <w:t>1,623</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6</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2</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sz w:val="22"/>
              </w:rPr>
            </w:pPr>
            <w:r w:rsidRPr="00E748B0">
              <w:rPr>
                <w:rFonts w:cs="Arial"/>
              </w:rPr>
              <w:sym w:font="Symbol" w:char="F0A3"/>
            </w:r>
            <w:r w:rsidRPr="00E748B0">
              <w:rPr>
                <w:rFonts w:cs="Arial"/>
              </w:rPr>
              <w:t>4,975</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7</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2</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sz w:val="22"/>
              </w:rPr>
            </w:pPr>
            <w:r w:rsidRPr="00E748B0">
              <w:rPr>
                <w:rFonts w:cs="Arial"/>
              </w:rPr>
              <w:sym w:font="Symbol" w:char="F0A3"/>
            </w:r>
            <w:r w:rsidRPr="00E748B0">
              <w:rPr>
                <w:rFonts w:cs="Arial"/>
              </w:rPr>
              <w:t>11,588</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4</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2</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sz w:val="22"/>
              </w:rPr>
            </w:pPr>
            <w:r w:rsidRPr="00E748B0">
              <w:rPr>
                <w:rFonts w:cs="Arial"/>
              </w:rPr>
              <w:sym w:font="Symbol" w:char="F0A3"/>
            </w:r>
            <w:r w:rsidRPr="00E748B0">
              <w:rPr>
                <w:rFonts w:cs="Arial"/>
              </w:rPr>
              <w:t>24,000</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5</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2</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sz w:val="22"/>
              </w:rPr>
            </w:pPr>
            <w:r w:rsidRPr="00E748B0">
              <w:rPr>
                <w:rFonts w:cs="Arial"/>
              </w:rPr>
              <w:sym w:font="Symbol" w:char="F0A3"/>
            </w:r>
            <w:r w:rsidRPr="00E748B0">
              <w:rPr>
                <w:rFonts w:cs="Arial"/>
              </w:rPr>
              <w:t>42,866</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r w:rsidR="00B4523B" w:rsidRPr="00BF36E6">
        <w:trPr>
          <w:cantSplit/>
          <w:jc w:val="center"/>
        </w:trPr>
        <w:tc>
          <w:tcPr>
            <w:tcW w:w="2232" w:type="dxa"/>
          </w:tcPr>
          <w:p w:rsidR="00B4523B" w:rsidRPr="00E748B0" w:rsidRDefault="00B4523B" w:rsidP="00512301">
            <w:pPr>
              <w:pStyle w:val="BodyText"/>
              <w:spacing w:before="20" w:after="20"/>
              <w:jc w:val="center"/>
              <w:rPr>
                <w:rFonts w:cs="Arial"/>
                <w:sz w:val="22"/>
              </w:rPr>
            </w:pPr>
            <w:r w:rsidRPr="00E748B0">
              <w:rPr>
                <w:rFonts w:cs="Arial"/>
              </w:rPr>
              <w:sym w:font="Symbol" w:char="F03E"/>
            </w:r>
            <w:r w:rsidRPr="00E748B0">
              <w:rPr>
                <w:rFonts w:cs="Arial"/>
              </w:rPr>
              <w:t>42,866</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720"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936"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3</w:t>
            </w:r>
          </w:p>
        </w:tc>
        <w:tc>
          <w:tcPr>
            <w:tcW w:w="1008" w:type="dxa"/>
          </w:tcPr>
          <w:p w:rsidR="00B4523B" w:rsidRPr="00E748B0" w:rsidRDefault="00B4523B" w:rsidP="00512301">
            <w:pPr>
              <w:pStyle w:val="BodyText"/>
              <w:spacing w:before="20" w:after="20"/>
              <w:jc w:val="center"/>
              <w:rPr>
                <w:rFonts w:cs="Arial"/>
                <w:sz w:val="22"/>
              </w:rPr>
            </w:pPr>
            <w:r w:rsidRPr="00E748B0">
              <w:rPr>
                <w:rFonts w:cs="Arial"/>
                <w:sz w:val="22"/>
              </w:rPr>
              <w:t>1</w:t>
            </w:r>
          </w:p>
        </w:tc>
      </w:tr>
    </w:tbl>
    <w:p w:rsidR="00DE1163" w:rsidRDefault="00DE1163" w:rsidP="00DE1163">
      <w:bookmarkStart w:id="105" w:name="_Ref201034030"/>
      <w:bookmarkStart w:id="106" w:name="_Ref201034027"/>
    </w:p>
    <w:p w:rsidR="005B6438" w:rsidRDefault="00DE1163" w:rsidP="00DE1163">
      <w:r>
        <w:t>*Another special area type -</w:t>
      </w:r>
      <w:r w:rsidR="008E2E2C">
        <w:t>- 9 is coded for military area, as the trip rates of military area significantly differ from the other area types</w:t>
      </w:r>
      <w:r w:rsidR="007E386B">
        <w:t xml:space="preserve">. </w:t>
      </w:r>
      <w:r w:rsidR="004C6737">
        <w:t>In the update line layer step of the model, the area type of all zones is calculated using the employment and population densities. However, in the trip generation step, all the military zones are identified and their area type is replaced as “9”.</w:t>
      </w:r>
    </w:p>
    <w:p w:rsidR="005B6438" w:rsidRDefault="005B6438" w:rsidP="00DE1163"/>
    <w:p w:rsidR="001024A1" w:rsidRDefault="001024A1" w:rsidP="00DE1163"/>
    <w:p w:rsidR="001024A1" w:rsidRDefault="001024A1" w:rsidP="00DE1163"/>
    <w:p w:rsidR="001024A1" w:rsidRDefault="001024A1" w:rsidP="00DE1163"/>
    <w:p w:rsidR="001024A1" w:rsidRDefault="001024A1" w:rsidP="00DE1163"/>
    <w:p w:rsidR="001024A1" w:rsidRDefault="001024A1" w:rsidP="00DE1163"/>
    <w:p w:rsidR="001024A1" w:rsidRDefault="001024A1" w:rsidP="00DE1163"/>
    <w:p w:rsidR="001024A1" w:rsidRDefault="001024A1" w:rsidP="00DE1163"/>
    <w:p w:rsidR="00E30573" w:rsidRPr="00E30573" w:rsidRDefault="00E30573" w:rsidP="00AC16F5">
      <w:pPr>
        <w:pStyle w:val="Caption"/>
        <w:keepNext/>
        <w:rPr>
          <w:rFonts w:ascii="Arial" w:hAnsi="Arial" w:cs="Arial"/>
          <w:sz w:val="22"/>
          <w:szCs w:val="22"/>
        </w:rPr>
      </w:pPr>
      <w:bookmarkStart w:id="107" w:name="_Ref201141210"/>
      <w:bookmarkStart w:id="108" w:name="_Toc358794014"/>
      <w:r w:rsidRPr="00E30573">
        <w:rPr>
          <w:rFonts w:ascii="Arial" w:hAnsi="Arial" w:cs="Arial"/>
          <w:sz w:val="22"/>
          <w:szCs w:val="22"/>
        </w:rPr>
        <w:lastRenderedPageBreak/>
        <w:t xml:space="preserve">Table </w:t>
      </w:r>
      <w:r w:rsidR="0015799B" w:rsidRPr="00E30573">
        <w:rPr>
          <w:rFonts w:ascii="Arial" w:hAnsi="Arial" w:cs="Arial"/>
          <w:sz w:val="22"/>
          <w:szCs w:val="22"/>
        </w:rPr>
        <w:fldChar w:fldCharType="begin"/>
      </w:r>
      <w:r w:rsidRPr="00E30573">
        <w:rPr>
          <w:rFonts w:ascii="Arial" w:hAnsi="Arial" w:cs="Arial"/>
          <w:sz w:val="22"/>
          <w:szCs w:val="22"/>
        </w:rPr>
        <w:instrText xml:space="preserve"> SEQ Table \* ARABIC </w:instrText>
      </w:r>
      <w:r w:rsidR="0015799B" w:rsidRPr="00E30573">
        <w:rPr>
          <w:rFonts w:ascii="Arial" w:hAnsi="Arial" w:cs="Arial"/>
          <w:sz w:val="22"/>
          <w:szCs w:val="22"/>
        </w:rPr>
        <w:fldChar w:fldCharType="separate"/>
      </w:r>
      <w:r w:rsidR="001B67BC">
        <w:rPr>
          <w:rFonts w:ascii="Arial" w:hAnsi="Arial" w:cs="Arial"/>
          <w:noProof/>
          <w:sz w:val="22"/>
          <w:szCs w:val="22"/>
        </w:rPr>
        <w:t>17</w:t>
      </w:r>
      <w:r w:rsidR="0015799B" w:rsidRPr="00E30573">
        <w:rPr>
          <w:rFonts w:ascii="Arial" w:hAnsi="Arial" w:cs="Arial"/>
          <w:sz w:val="22"/>
          <w:szCs w:val="22"/>
        </w:rPr>
        <w:fldChar w:fldCharType="end"/>
      </w:r>
      <w:bookmarkEnd w:id="105"/>
      <w:bookmarkEnd w:id="107"/>
      <w:r w:rsidRPr="00E30573">
        <w:rPr>
          <w:rFonts w:ascii="Arial" w:hAnsi="Arial" w:cs="Arial"/>
          <w:sz w:val="22"/>
          <w:szCs w:val="22"/>
        </w:rPr>
        <w:t>: Free-Flow Speed Look-up Table</w:t>
      </w:r>
      <w:bookmarkEnd w:id="106"/>
      <w:r w:rsidR="00130BFF">
        <w:rPr>
          <w:rFonts w:ascii="Arial" w:hAnsi="Arial" w:cs="Arial"/>
          <w:sz w:val="22"/>
          <w:szCs w:val="22"/>
        </w:rPr>
        <w:t xml:space="preserve"> </w:t>
      </w:r>
      <w:r w:rsidR="00130BFF" w:rsidRPr="00B1389E">
        <w:rPr>
          <w:rFonts w:ascii="Arial" w:hAnsi="Arial" w:cs="Arial"/>
          <w:b w:val="0"/>
          <w:sz w:val="22"/>
          <w:szCs w:val="22"/>
        </w:rPr>
        <w:t>(</w:t>
      </w:r>
      <w:r w:rsidR="00B1389E" w:rsidRPr="00B1389E">
        <w:rPr>
          <w:rFonts w:ascii="Arial" w:hAnsi="Arial" w:cs="Arial"/>
          <w:b w:val="0"/>
          <w:sz w:val="22"/>
          <w:szCs w:val="22"/>
        </w:rPr>
        <w:t>\generic\inputs\other\</w:t>
      </w:r>
      <w:r w:rsidR="00B1389E" w:rsidRPr="00B1389E">
        <w:rPr>
          <w:b w:val="0"/>
        </w:rPr>
        <w:t xml:space="preserve"> </w:t>
      </w:r>
      <w:r w:rsidR="00B1389E" w:rsidRPr="00B1389E">
        <w:rPr>
          <w:rFonts w:ascii="Arial" w:hAnsi="Arial" w:cs="Arial"/>
          <w:b w:val="0"/>
          <w:sz w:val="22"/>
          <w:szCs w:val="22"/>
        </w:rPr>
        <w:t>FSPED.bin)</w:t>
      </w:r>
      <w:bookmarkEnd w:id="108"/>
    </w:p>
    <w:p w:rsidR="00760901" w:rsidRDefault="00666890" w:rsidP="002162F4">
      <w:pPr>
        <w:rPr>
          <w:noProof/>
        </w:rPr>
      </w:pPr>
      <w:r w:rsidRPr="00902BA6">
        <w:rPr>
          <w:noProof/>
        </w:rPr>
        <w:drawing>
          <wp:inline distT="0" distB="0" distL="0" distR="0">
            <wp:extent cx="6045200" cy="224345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240" t="68199" r="25439" b="3078"/>
                    <a:stretch>
                      <a:fillRect/>
                    </a:stretch>
                  </pic:blipFill>
                  <pic:spPr bwMode="auto">
                    <a:xfrm>
                      <a:off x="0" y="0"/>
                      <a:ext cx="6045200" cy="2243455"/>
                    </a:xfrm>
                    <a:prstGeom prst="rect">
                      <a:avLst/>
                    </a:prstGeom>
                    <a:noFill/>
                    <a:ln>
                      <a:noFill/>
                    </a:ln>
                  </pic:spPr>
                </pic:pic>
              </a:graphicData>
            </a:graphic>
          </wp:inline>
        </w:drawing>
      </w:r>
    </w:p>
    <w:p w:rsidR="002162F4" w:rsidRPr="002162F4" w:rsidRDefault="002162F4" w:rsidP="002162F4"/>
    <w:p w:rsidR="002162F4" w:rsidRPr="002162F4" w:rsidRDefault="002162F4" w:rsidP="002162F4"/>
    <w:p w:rsidR="00830284" w:rsidRPr="00E30573" w:rsidRDefault="006E794E" w:rsidP="006E794E">
      <w:pPr>
        <w:pStyle w:val="Caption"/>
        <w:keepNext/>
        <w:jc w:val="both"/>
        <w:rPr>
          <w:rFonts w:ascii="Arial" w:hAnsi="Arial" w:cs="Arial"/>
          <w:noProof/>
          <w:sz w:val="22"/>
          <w:szCs w:val="22"/>
        </w:rPr>
      </w:pPr>
      <w:bookmarkStart w:id="109" w:name="_Ref200956290"/>
      <w:bookmarkStart w:id="110" w:name="_Toc358794015"/>
      <w:r w:rsidRPr="00E30573">
        <w:rPr>
          <w:rFonts w:ascii="Arial" w:hAnsi="Arial" w:cs="Arial"/>
          <w:sz w:val="22"/>
          <w:szCs w:val="22"/>
        </w:rPr>
        <w:t xml:space="preserve">Table </w:t>
      </w:r>
      <w:r w:rsidR="0015799B" w:rsidRPr="00E30573">
        <w:rPr>
          <w:rFonts w:ascii="Arial" w:hAnsi="Arial" w:cs="Arial"/>
          <w:sz w:val="22"/>
          <w:szCs w:val="22"/>
        </w:rPr>
        <w:fldChar w:fldCharType="begin"/>
      </w:r>
      <w:r w:rsidRPr="00E30573">
        <w:rPr>
          <w:rFonts w:ascii="Arial" w:hAnsi="Arial" w:cs="Arial"/>
          <w:sz w:val="22"/>
          <w:szCs w:val="22"/>
        </w:rPr>
        <w:instrText xml:space="preserve"> SEQ Table \* ARABIC </w:instrText>
      </w:r>
      <w:r w:rsidR="0015799B" w:rsidRPr="00E30573">
        <w:rPr>
          <w:rFonts w:ascii="Arial" w:hAnsi="Arial" w:cs="Arial"/>
          <w:sz w:val="22"/>
          <w:szCs w:val="22"/>
        </w:rPr>
        <w:fldChar w:fldCharType="separate"/>
      </w:r>
      <w:r w:rsidR="001B67BC">
        <w:rPr>
          <w:rFonts w:ascii="Arial" w:hAnsi="Arial" w:cs="Arial"/>
          <w:noProof/>
          <w:sz w:val="22"/>
          <w:szCs w:val="22"/>
        </w:rPr>
        <w:t>18</w:t>
      </w:r>
      <w:r w:rsidR="0015799B" w:rsidRPr="00E30573">
        <w:rPr>
          <w:rFonts w:ascii="Arial" w:hAnsi="Arial" w:cs="Arial"/>
          <w:sz w:val="22"/>
          <w:szCs w:val="22"/>
        </w:rPr>
        <w:fldChar w:fldCharType="end"/>
      </w:r>
      <w:bookmarkEnd w:id="109"/>
      <w:r w:rsidRPr="00E30573">
        <w:rPr>
          <w:rFonts w:ascii="Arial" w:hAnsi="Arial" w:cs="Arial"/>
          <w:sz w:val="22"/>
          <w:szCs w:val="22"/>
        </w:rPr>
        <w:t>:</w:t>
      </w:r>
      <w:r w:rsidR="00760901" w:rsidRPr="00E30573">
        <w:rPr>
          <w:rFonts w:ascii="Arial" w:hAnsi="Arial" w:cs="Arial"/>
          <w:sz w:val="22"/>
          <w:szCs w:val="22"/>
        </w:rPr>
        <w:t xml:space="preserve"> Congested </w:t>
      </w:r>
      <w:r w:rsidR="0036076E">
        <w:rPr>
          <w:rFonts w:ascii="Arial" w:hAnsi="Arial" w:cs="Arial"/>
          <w:sz w:val="22"/>
          <w:szCs w:val="22"/>
        </w:rPr>
        <w:t>S</w:t>
      </w:r>
      <w:r w:rsidR="00760901" w:rsidRPr="00E30573">
        <w:rPr>
          <w:rFonts w:ascii="Arial" w:hAnsi="Arial" w:cs="Arial"/>
          <w:sz w:val="22"/>
          <w:szCs w:val="22"/>
        </w:rPr>
        <w:t xml:space="preserve">peed </w:t>
      </w:r>
      <w:r w:rsidR="0036076E">
        <w:rPr>
          <w:rFonts w:ascii="Arial" w:hAnsi="Arial" w:cs="Arial"/>
          <w:sz w:val="22"/>
          <w:szCs w:val="22"/>
        </w:rPr>
        <w:t>L</w:t>
      </w:r>
      <w:r w:rsidR="00760901" w:rsidRPr="00E30573">
        <w:rPr>
          <w:rFonts w:ascii="Arial" w:hAnsi="Arial" w:cs="Arial"/>
          <w:sz w:val="22"/>
          <w:szCs w:val="22"/>
        </w:rPr>
        <w:t>ook-up table</w:t>
      </w:r>
      <w:r w:rsidR="00B1389E">
        <w:rPr>
          <w:rFonts w:ascii="Arial" w:hAnsi="Arial" w:cs="Arial"/>
          <w:sz w:val="22"/>
          <w:szCs w:val="22"/>
        </w:rPr>
        <w:t xml:space="preserve"> </w:t>
      </w:r>
      <w:r w:rsidR="00B1389E" w:rsidRPr="00B1389E">
        <w:rPr>
          <w:rFonts w:ascii="Arial" w:hAnsi="Arial" w:cs="Arial"/>
          <w:b w:val="0"/>
          <w:sz w:val="22"/>
          <w:szCs w:val="22"/>
        </w:rPr>
        <w:t>(\generic\inputs\other\</w:t>
      </w:r>
      <w:r w:rsidR="00B1389E" w:rsidRPr="00B1389E">
        <w:rPr>
          <w:b w:val="0"/>
        </w:rPr>
        <w:t xml:space="preserve"> </w:t>
      </w:r>
      <w:r w:rsidR="00B1389E">
        <w:rPr>
          <w:rFonts w:ascii="Arial" w:hAnsi="Arial" w:cs="Arial"/>
          <w:b w:val="0"/>
          <w:sz w:val="22"/>
          <w:szCs w:val="22"/>
        </w:rPr>
        <w:t>C</w:t>
      </w:r>
      <w:r w:rsidR="00B1389E" w:rsidRPr="00B1389E">
        <w:rPr>
          <w:rFonts w:ascii="Arial" w:hAnsi="Arial" w:cs="Arial"/>
          <w:b w:val="0"/>
          <w:sz w:val="22"/>
          <w:szCs w:val="22"/>
        </w:rPr>
        <w:t>SPED.bin)</w:t>
      </w:r>
      <w:bookmarkEnd w:id="110"/>
    </w:p>
    <w:p w:rsidR="00682D28" w:rsidRPr="00BF36E6" w:rsidRDefault="00666890" w:rsidP="00830284">
      <w:pPr>
        <w:pStyle w:val="ListParagraph"/>
        <w:ind w:left="0"/>
        <w:jc w:val="both"/>
        <w:rPr>
          <w:rFonts w:cs="Arial"/>
          <w:noProof/>
          <w:sz w:val="24"/>
          <w:szCs w:val="24"/>
        </w:rPr>
      </w:pPr>
      <w:r w:rsidRPr="00796A95">
        <w:rPr>
          <w:rFonts w:cs="Arial"/>
          <w:noProof/>
          <w:sz w:val="24"/>
          <w:szCs w:val="24"/>
        </w:rPr>
        <w:drawing>
          <wp:inline distT="0" distB="0" distL="0" distR="0">
            <wp:extent cx="5951855" cy="2125345"/>
            <wp:effectExtent l="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0160" t="28291" r="25613" b="44057"/>
                    <a:stretch>
                      <a:fillRect/>
                    </a:stretch>
                  </pic:blipFill>
                  <pic:spPr bwMode="auto">
                    <a:xfrm>
                      <a:off x="0" y="0"/>
                      <a:ext cx="5951855" cy="2125345"/>
                    </a:xfrm>
                    <a:prstGeom prst="rect">
                      <a:avLst/>
                    </a:prstGeom>
                    <a:noFill/>
                    <a:ln>
                      <a:noFill/>
                    </a:ln>
                  </pic:spPr>
                </pic:pic>
              </a:graphicData>
            </a:graphic>
          </wp:inline>
        </w:drawing>
      </w:r>
    </w:p>
    <w:p w:rsidR="00A12429" w:rsidRPr="00355F8F" w:rsidRDefault="00A6198C" w:rsidP="00A6198C">
      <w:pPr>
        <w:pStyle w:val="Caption"/>
        <w:keepNext/>
        <w:jc w:val="both"/>
        <w:rPr>
          <w:rFonts w:ascii="Arial" w:hAnsi="Arial" w:cs="Arial"/>
          <w:noProof/>
          <w:sz w:val="22"/>
          <w:szCs w:val="22"/>
        </w:rPr>
      </w:pPr>
      <w:bookmarkStart w:id="111" w:name="_Ref200956298"/>
      <w:bookmarkStart w:id="112" w:name="_Toc358794016"/>
      <w:r w:rsidRPr="00355F8F">
        <w:rPr>
          <w:rFonts w:ascii="Arial" w:hAnsi="Arial" w:cs="Arial"/>
          <w:sz w:val="22"/>
          <w:szCs w:val="22"/>
        </w:rPr>
        <w:lastRenderedPageBreak/>
        <w:t xml:space="preserve">Table </w:t>
      </w:r>
      <w:r w:rsidR="0015799B" w:rsidRPr="00355F8F">
        <w:rPr>
          <w:rFonts w:ascii="Arial" w:hAnsi="Arial" w:cs="Arial"/>
          <w:sz w:val="22"/>
          <w:szCs w:val="22"/>
        </w:rPr>
        <w:fldChar w:fldCharType="begin"/>
      </w:r>
      <w:r w:rsidRPr="00355F8F">
        <w:rPr>
          <w:rFonts w:ascii="Arial" w:hAnsi="Arial" w:cs="Arial"/>
          <w:sz w:val="22"/>
          <w:szCs w:val="22"/>
        </w:rPr>
        <w:instrText xml:space="preserve"> SEQ Table \* ARABIC </w:instrText>
      </w:r>
      <w:r w:rsidR="0015799B" w:rsidRPr="00355F8F">
        <w:rPr>
          <w:rFonts w:ascii="Arial" w:hAnsi="Arial" w:cs="Arial"/>
          <w:sz w:val="22"/>
          <w:szCs w:val="22"/>
        </w:rPr>
        <w:fldChar w:fldCharType="separate"/>
      </w:r>
      <w:r w:rsidR="001B67BC">
        <w:rPr>
          <w:rFonts w:ascii="Arial" w:hAnsi="Arial" w:cs="Arial"/>
          <w:noProof/>
          <w:sz w:val="22"/>
          <w:szCs w:val="22"/>
        </w:rPr>
        <w:t>19</w:t>
      </w:r>
      <w:r w:rsidR="0015799B" w:rsidRPr="00355F8F">
        <w:rPr>
          <w:rFonts w:ascii="Arial" w:hAnsi="Arial" w:cs="Arial"/>
          <w:sz w:val="22"/>
          <w:szCs w:val="22"/>
        </w:rPr>
        <w:fldChar w:fldCharType="end"/>
      </w:r>
      <w:bookmarkEnd w:id="111"/>
      <w:r w:rsidRPr="00355F8F">
        <w:rPr>
          <w:rFonts w:ascii="Arial" w:hAnsi="Arial" w:cs="Arial"/>
          <w:sz w:val="22"/>
          <w:szCs w:val="22"/>
        </w:rPr>
        <w:t>:</w:t>
      </w:r>
      <w:r w:rsidR="0036076E">
        <w:rPr>
          <w:rFonts w:ascii="Arial" w:hAnsi="Arial" w:cs="Arial"/>
          <w:sz w:val="22"/>
          <w:szCs w:val="22"/>
        </w:rPr>
        <w:t xml:space="preserve"> Capacity L</w:t>
      </w:r>
      <w:r w:rsidR="00760901" w:rsidRPr="00355F8F">
        <w:rPr>
          <w:rFonts w:ascii="Arial" w:hAnsi="Arial" w:cs="Arial"/>
          <w:sz w:val="22"/>
          <w:szCs w:val="22"/>
        </w:rPr>
        <w:t xml:space="preserve">ook-up </w:t>
      </w:r>
      <w:r w:rsidR="0036076E">
        <w:rPr>
          <w:rFonts w:ascii="Arial" w:hAnsi="Arial" w:cs="Arial"/>
          <w:sz w:val="22"/>
          <w:szCs w:val="22"/>
        </w:rPr>
        <w:t>T</w:t>
      </w:r>
      <w:r w:rsidR="00760901" w:rsidRPr="00355F8F">
        <w:rPr>
          <w:rFonts w:ascii="Arial" w:hAnsi="Arial" w:cs="Arial"/>
          <w:sz w:val="22"/>
          <w:szCs w:val="22"/>
        </w:rPr>
        <w:t>able</w:t>
      </w:r>
      <w:r w:rsidR="003C2F00">
        <w:rPr>
          <w:rFonts w:ascii="Arial" w:hAnsi="Arial" w:cs="Arial"/>
          <w:sz w:val="22"/>
          <w:szCs w:val="22"/>
        </w:rPr>
        <w:t xml:space="preserve"> </w:t>
      </w:r>
      <w:r w:rsidR="003C2F00" w:rsidRPr="00B1389E">
        <w:rPr>
          <w:rFonts w:ascii="Arial" w:hAnsi="Arial" w:cs="Arial"/>
          <w:b w:val="0"/>
          <w:sz w:val="22"/>
          <w:szCs w:val="22"/>
        </w:rPr>
        <w:t>(\generic\inputs\other\</w:t>
      </w:r>
      <w:r w:rsidR="003C2F00" w:rsidRPr="00B1389E">
        <w:rPr>
          <w:b w:val="0"/>
        </w:rPr>
        <w:t xml:space="preserve"> </w:t>
      </w:r>
      <w:r w:rsidR="003C2F00" w:rsidRPr="003C2F00">
        <w:rPr>
          <w:rFonts w:ascii="Arial" w:hAnsi="Arial" w:cs="Arial"/>
          <w:b w:val="0"/>
          <w:sz w:val="22"/>
          <w:szCs w:val="22"/>
        </w:rPr>
        <w:t>ACAPA.bin</w:t>
      </w:r>
      <w:r w:rsidR="003C2F00" w:rsidRPr="00B1389E">
        <w:rPr>
          <w:rFonts w:ascii="Arial" w:hAnsi="Arial" w:cs="Arial"/>
          <w:b w:val="0"/>
          <w:sz w:val="22"/>
          <w:szCs w:val="22"/>
        </w:rPr>
        <w:t>)</w:t>
      </w:r>
      <w:bookmarkEnd w:id="112"/>
    </w:p>
    <w:p w:rsidR="00A12429" w:rsidRDefault="00666890" w:rsidP="002162F4">
      <w:pPr>
        <w:rPr>
          <w:noProof/>
        </w:rPr>
      </w:pPr>
      <w:r w:rsidRPr="00902BA6">
        <w:rPr>
          <w:noProof/>
        </w:rPr>
        <w:drawing>
          <wp:inline distT="0" distB="0" distL="0" distR="0">
            <wp:extent cx="5951855" cy="1972945"/>
            <wp:effectExtent l="0" t="0" r="0" b="0"/>
            <wp:docPr id="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65796" t="9811" r="9802" b="64394"/>
                    <a:stretch>
                      <a:fillRect/>
                    </a:stretch>
                  </pic:blipFill>
                  <pic:spPr bwMode="auto">
                    <a:xfrm>
                      <a:off x="0" y="0"/>
                      <a:ext cx="5951855" cy="1972945"/>
                    </a:xfrm>
                    <a:prstGeom prst="rect">
                      <a:avLst/>
                    </a:prstGeom>
                    <a:noFill/>
                    <a:ln>
                      <a:noFill/>
                    </a:ln>
                  </pic:spPr>
                </pic:pic>
              </a:graphicData>
            </a:graphic>
          </wp:inline>
        </w:drawing>
      </w:r>
    </w:p>
    <w:p w:rsidR="002162F4" w:rsidRDefault="002162F4" w:rsidP="002162F4">
      <w:pPr>
        <w:rPr>
          <w:noProof/>
        </w:rPr>
      </w:pPr>
    </w:p>
    <w:p w:rsidR="00F70705" w:rsidRDefault="001C5DDD" w:rsidP="001C5DDD">
      <w:pPr>
        <w:pStyle w:val="Caption"/>
        <w:keepNext/>
        <w:jc w:val="both"/>
        <w:rPr>
          <w:rFonts w:ascii="Arial" w:hAnsi="Arial" w:cs="Arial"/>
          <w:sz w:val="22"/>
          <w:szCs w:val="22"/>
        </w:rPr>
      </w:pPr>
      <w:bookmarkStart w:id="113" w:name="_Ref200956306"/>
      <w:bookmarkStart w:id="114" w:name="_Toc358794017"/>
      <w:r w:rsidRPr="00355F8F">
        <w:rPr>
          <w:rFonts w:ascii="Arial" w:hAnsi="Arial" w:cs="Arial"/>
          <w:sz w:val="22"/>
          <w:szCs w:val="22"/>
        </w:rPr>
        <w:t xml:space="preserve">Table </w:t>
      </w:r>
      <w:r w:rsidR="0015799B" w:rsidRPr="00355F8F">
        <w:rPr>
          <w:rFonts w:ascii="Arial" w:hAnsi="Arial" w:cs="Arial"/>
          <w:sz w:val="22"/>
          <w:szCs w:val="22"/>
        </w:rPr>
        <w:fldChar w:fldCharType="begin"/>
      </w:r>
      <w:r w:rsidRPr="00355F8F">
        <w:rPr>
          <w:rFonts w:ascii="Arial" w:hAnsi="Arial" w:cs="Arial"/>
          <w:sz w:val="22"/>
          <w:szCs w:val="22"/>
        </w:rPr>
        <w:instrText xml:space="preserve"> SEQ Table \* ARABIC </w:instrText>
      </w:r>
      <w:r w:rsidR="0015799B" w:rsidRPr="00355F8F">
        <w:rPr>
          <w:rFonts w:ascii="Arial" w:hAnsi="Arial" w:cs="Arial"/>
          <w:sz w:val="22"/>
          <w:szCs w:val="22"/>
        </w:rPr>
        <w:fldChar w:fldCharType="separate"/>
      </w:r>
      <w:r w:rsidR="001B67BC">
        <w:rPr>
          <w:rFonts w:ascii="Arial" w:hAnsi="Arial" w:cs="Arial"/>
          <w:noProof/>
          <w:sz w:val="22"/>
          <w:szCs w:val="22"/>
        </w:rPr>
        <w:t>20</w:t>
      </w:r>
      <w:r w:rsidR="0015799B" w:rsidRPr="00355F8F">
        <w:rPr>
          <w:rFonts w:ascii="Arial" w:hAnsi="Arial" w:cs="Arial"/>
          <w:sz w:val="22"/>
          <w:szCs w:val="22"/>
        </w:rPr>
        <w:fldChar w:fldCharType="end"/>
      </w:r>
      <w:bookmarkEnd w:id="113"/>
      <w:r w:rsidRPr="00355F8F">
        <w:rPr>
          <w:rFonts w:ascii="Arial" w:hAnsi="Arial" w:cs="Arial"/>
          <w:sz w:val="22"/>
          <w:szCs w:val="22"/>
        </w:rPr>
        <w:t>:</w:t>
      </w:r>
      <w:r w:rsidR="00417FF7" w:rsidRPr="00355F8F">
        <w:rPr>
          <w:rFonts w:ascii="Arial" w:hAnsi="Arial" w:cs="Arial"/>
          <w:sz w:val="22"/>
          <w:szCs w:val="22"/>
        </w:rPr>
        <w:t xml:space="preserve"> </w:t>
      </w:r>
      <w:r w:rsidR="00355F8F">
        <w:rPr>
          <w:rFonts w:ascii="Arial" w:hAnsi="Arial" w:cs="Arial"/>
          <w:sz w:val="22"/>
          <w:szCs w:val="22"/>
        </w:rPr>
        <w:t xml:space="preserve">Alpha </w:t>
      </w:r>
      <w:r w:rsidR="00417FF7" w:rsidRPr="00355F8F">
        <w:rPr>
          <w:rFonts w:ascii="Arial" w:hAnsi="Arial" w:cs="Arial"/>
          <w:sz w:val="22"/>
          <w:szCs w:val="22"/>
        </w:rPr>
        <w:t xml:space="preserve">Parameters in the </w:t>
      </w:r>
      <w:r w:rsidR="00355F8F">
        <w:rPr>
          <w:rFonts w:ascii="Arial" w:hAnsi="Arial" w:cs="Arial"/>
          <w:sz w:val="22"/>
          <w:szCs w:val="22"/>
        </w:rPr>
        <w:t>Volume D</w:t>
      </w:r>
      <w:r w:rsidR="00417FF7" w:rsidRPr="00355F8F">
        <w:rPr>
          <w:rFonts w:ascii="Arial" w:hAnsi="Arial" w:cs="Arial"/>
          <w:sz w:val="22"/>
          <w:szCs w:val="22"/>
        </w:rPr>
        <w:t xml:space="preserve">elay </w:t>
      </w:r>
      <w:r w:rsidR="00355F8F">
        <w:rPr>
          <w:rFonts w:ascii="Arial" w:hAnsi="Arial" w:cs="Arial"/>
          <w:sz w:val="22"/>
          <w:szCs w:val="22"/>
        </w:rPr>
        <w:t>F</w:t>
      </w:r>
      <w:r w:rsidR="00417FF7" w:rsidRPr="00355F8F">
        <w:rPr>
          <w:rFonts w:ascii="Arial" w:hAnsi="Arial" w:cs="Arial"/>
          <w:sz w:val="22"/>
          <w:szCs w:val="22"/>
        </w:rPr>
        <w:t>unction</w:t>
      </w:r>
      <w:bookmarkEnd w:id="114"/>
      <w:r w:rsidR="00F70705">
        <w:rPr>
          <w:rFonts w:ascii="Arial" w:hAnsi="Arial" w:cs="Arial"/>
          <w:sz w:val="22"/>
          <w:szCs w:val="22"/>
        </w:rPr>
        <w:t xml:space="preserve"> </w:t>
      </w:r>
    </w:p>
    <w:p w:rsidR="00682D28" w:rsidRPr="00355F8F" w:rsidRDefault="00F70705" w:rsidP="001C5DDD">
      <w:pPr>
        <w:pStyle w:val="Caption"/>
        <w:keepNext/>
        <w:jc w:val="both"/>
        <w:rPr>
          <w:rFonts w:ascii="Arial" w:hAnsi="Arial" w:cs="Arial"/>
          <w:sz w:val="22"/>
          <w:szCs w:val="22"/>
        </w:rPr>
      </w:pPr>
      <w:r w:rsidRPr="00B1389E">
        <w:rPr>
          <w:rFonts w:ascii="Arial" w:hAnsi="Arial" w:cs="Arial"/>
          <w:b w:val="0"/>
          <w:sz w:val="22"/>
          <w:szCs w:val="22"/>
        </w:rPr>
        <w:t>(\generic\inputs\other\</w:t>
      </w:r>
      <w:r w:rsidRPr="00B1389E">
        <w:rPr>
          <w:b w:val="0"/>
        </w:rPr>
        <w:t xml:space="preserve"> </w:t>
      </w:r>
      <w:r w:rsidRPr="00F70705">
        <w:rPr>
          <w:rFonts w:ascii="Arial" w:hAnsi="Arial" w:cs="Arial"/>
          <w:b w:val="0"/>
          <w:sz w:val="22"/>
          <w:szCs w:val="22"/>
        </w:rPr>
        <w:t>conical.bin</w:t>
      </w:r>
      <w:r w:rsidRPr="00B1389E">
        <w:rPr>
          <w:rFonts w:ascii="Arial" w:hAnsi="Arial" w:cs="Arial"/>
          <w:b w:val="0"/>
          <w:sz w:val="22"/>
          <w:szCs w:val="22"/>
        </w:rPr>
        <w:t>)</w:t>
      </w:r>
    </w:p>
    <w:p w:rsidR="00682D28" w:rsidRPr="00BF36E6" w:rsidRDefault="00666890" w:rsidP="00830284">
      <w:pPr>
        <w:pStyle w:val="ListParagraph"/>
        <w:ind w:left="0"/>
        <w:jc w:val="both"/>
        <w:rPr>
          <w:rFonts w:cs="Arial"/>
          <w:sz w:val="24"/>
          <w:szCs w:val="24"/>
        </w:rPr>
      </w:pPr>
      <w:r w:rsidRPr="00796A95">
        <w:rPr>
          <w:rFonts w:cs="Arial"/>
          <w:noProof/>
          <w:sz w:val="24"/>
          <w:szCs w:val="24"/>
        </w:rPr>
        <w:drawing>
          <wp:inline distT="0" distB="0" distL="0" distR="0">
            <wp:extent cx="2751455" cy="2946400"/>
            <wp:effectExtent l="0" t="0" r="0" b="0"/>
            <wp:docPr id="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78313" t="67525" r="12402" b="3590"/>
                    <a:stretch>
                      <a:fillRect/>
                    </a:stretch>
                  </pic:blipFill>
                  <pic:spPr bwMode="auto">
                    <a:xfrm>
                      <a:off x="0" y="0"/>
                      <a:ext cx="2751455" cy="2946400"/>
                    </a:xfrm>
                    <a:prstGeom prst="rect">
                      <a:avLst/>
                    </a:prstGeom>
                    <a:noFill/>
                    <a:ln>
                      <a:noFill/>
                    </a:ln>
                  </pic:spPr>
                </pic:pic>
              </a:graphicData>
            </a:graphic>
          </wp:inline>
        </w:drawing>
      </w:r>
    </w:p>
    <w:p w:rsidR="00681F0F" w:rsidRPr="00BF36E6" w:rsidRDefault="00681F0F" w:rsidP="00830284">
      <w:pPr>
        <w:pStyle w:val="ListParagraph"/>
        <w:ind w:left="0"/>
        <w:jc w:val="both"/>
        <w:rPr>
          <w:rFonts w:cs="Arial"/>
          <w:sz w:val="24"/>
          <w:szCs w:val="24"/>
        </w:rPr>
      </w:pPr>
    </w:p>
    <w:p w:rsidR="00681F0F" w:rsidRPr="00355F8F" w:rsidRDefault="00CB4F3F" w:rsidP="00CB4F3F">
      <w:pPr>
        <w:pStyle w:val="Caption"/>
        <w:keepNext/>
        <w:jc w:val="both"/>
        <w:rPr>
          <w:rFonts w:ascii="Arial" w:hAnsi="Arial" w:cs="Arial"/>
          <w:sz w:val="22"/>
          <w:szCs w:val="22"/>
        </w:rPr>
      </w:pPr>
      <w:bookmarkStart w:id="115" w:name="_Ref200956312"/>
      <w:bookmarkStart w:id="116" w:name="_Toc358794018"/>
      <w:r w:rsidRPr="00355F8F">
        <w:rPr>
          <w:rFonts w:ascii="Arial" w:hAnsi="Arial" w:cs="Arial"/>
          <w:sz w:val="22"/>
          <w:szCs w:val="22"/>
        </w:rPr>
        <w:lastRenderedPageBreak/>
        <w:t xml:space="preserve">Table </w:t>
      </w:r>
      <w:r w:rsidR="0015799B" w:rsidRPr="00355F8F">
        <w:rPr>
          <w:rFonts w:ascii="Arial" w:hAnsi="Arial" w:cs="Arial"/>
          <w:sz w:val="22"/>
          <w:szCs w:val="22"/>
        </w:rPr>
        <w:fldChar w:fldCharType="begin"/>
      </w:r>
      <w:r w:rsidRPr="00355F8F">
        <w:rPr>
          <w:rFonts w:ascii="Arial" w:hAnsi="Arial" w:cs="Arial"/>
          <w:sz w:val="22"/>
          <w:szCs w:val="22"/>
        </w:rPr>
        <w:instrText xml:space="preserve"> SEQ Table \* ARABIC </w:instrText>
      </w:r>
      <w:r w:rsidR="0015799B" w:rsidRPr="00355F8F">
        <w:rPr>
          <w:rFonts w:ascii="Arial" w:hAnsi="Arial" w:cs="Arial"/>
          <w:sz w:val="22"/>
          <w:szCs w:val="22"/>
        </w:rPr>
        <w:fldChar w:fldCharType="separate"/>
      </w:r>
      <w:r w:rsidR="001B67BC">
        <w:rPr>
          <w:rFonts w:ascii="Arial" w:hAnsi="Arial" w:cs="Arial"/>
          <w:noProof/>
          <w:sz w:val="22"/>
          <w:szCs w:val="22"/>
        </w:rPr>
        <w:t>21</w:t>
      </w:r>
      <w:r w:rsidR="0015799B" w:rsidRPr="00355F8F">
        <w:rPr>
          <w:rFonts w:ascii="Arial" w:hAnsi="Arial" w:cs="Arial"/>
          <w:sz w:val="22"/>
          <w:szCs w:val="22"/>
        </w:rPr>
        <w:fldChar w:fldCharType="end"/>
      </w:r>
      <w:bookmarkEnd w:id="115"/>
      <w:r w:rsidRPr="00355F8F">
        <w:rPr>
          <w:rFonts w:ascii="Arial" w:hAnsi="Arial" w:cs="Arial"/>
          <w:sz w:val="22"/>
          <w:szCs w:val="22"/>
        </w:rPr>
        <w:t>:</w:t>
      </w:r>
      <w:r w:rsidR="00355F8F">
        <w:rPr>
          <w:rFonts w:ascii="Arial" w:hAnsi="Arial" w:cs="Arial"/>
          <w:sz w:val="22"/>
          <w:szCs w:val="22"/>
        </w:rPr>
        <w:t xml:space="preserve"> </w:t>
      </w:r>
      <w:smartTag w:uri="urn:schemas-microsoft-com:office:smarttags" w:element="place">
        <w:smartTag w:uri="urn:schemas-microsoft-com:office:smarttags" w:element="PlaceName">
          <w:r w:rsidR="00355F8F">
            <w:rPr>
              <w:rFonts w:ascii="Arial" w:hAnsi="Arial" w:cs="Arial"/>
              <w:sz w:val="22"/>
              <w:szCs w:val="22"/>
            </w:rPr>
            <w:t>Transit</w:t>
          </w:r>
        </w:smartTag>
        <w:r w:rsidR="00355F8F">
          <w:rPr>
            <w:rFonts w:ascii="Arial" w:hAnsi="Arial" w:cs="Arial"/>
            <w:sz w:val="22"/>
            <w:szCs w:val="22"/>
          </w:rPr>
          <w:t xml:space="preserve"> </w:t>
        </w:r>
        <w:smartTag w:uri="urn:schemas-microsoft-com:office:smarttags" w:element="PlaceType">
          <w:r w:rsidR="00355F8F">
            <w:rPr>
              <w:rFonts w:ascii="Arial" w:hAnsi="Arial" w:cs="Arial"/>
              <w:sz w:val="22"/>
              <w:szCs w:val="22"/>
            </w:rPr>
            <w:t>P</w:t>
          </w:r>
          <w:r w:rsidR="00681F0F" w:rsidRPr="00355F8F">
            <w:rPr>
              <w:rFonts w:ascii="Arial" w:hAnsi="Arial" w:cs="Arial"/>
              <w:sz w:val="22"/>
              <w:szCs w:val="22"/>
            </w:rPr>
            <w:t>eak</w:t>
          </w:r>
        </w:smartTag>
      </w:smartTag>
      <w:r w:rsidR="00681F0F" w:rsidRPr="00355F8F">
        <w:rPr>
          <w:rFonts w:ascii="Arial" w:hAnsi="Arial" w:cs="Arial"/>
          <w:sz w:val="22"/>
          <w:szCs w:val="22"/>
        </w:rPr>
        <w:t xml:space="preserve"> </w:t>
      </w:r>
      <w:r w:rsidR="00355F8F">
        <w:rPr>
          <w:rFonts w:ascii="Arial" w:hAnsi="Arial" w:cs="Arial"/>
          <w:sz w:val="22"/>
          <w:szCs w:val="22"/>
        </w:rPr>
        <w:t>T</w:t>
      </w:r>
      <w:r w:rsidR="00681F0F" w:rsidRPr="00355F8F">
        <w:rPr>
          <w:rFonts w:ascii="Arial" w:hAnsi="Arial" w:cs="Arial"/>
          <w:sz w:val="22"/>
          <w:szCs w:val="22"/>
        </w:rPr>
        <w:t xml:space="preserve">ravel </w:t>
      </w:r>
      <w:r w:rsidR="00355F8F">
        <w:rPr>
          <w:rFonts w:ascii="Arial" w:hAnsi="Arial" w:cs="Arial"/>
          <w:sz w:val="22"/>
          <w:szCs w:val="22"/>
        </w:rPr>
        <w:t>Time F</w:t>
      </w:r>
      <w:r w:rsidR="00681F0F" w:rsidRPr="00355F8F">
        <w:rPr>
          <w:rFonts w:ascii="Arial" w:hAnsi="Arial" w:cs="Arial"/>
          <w:sz w:val="22"/>
          <w:szCs w:val="22"/>
        </w:rPr>
        <w:t>actors</w:t>
      </w:r>
      <w:r w:rsidR="00681F0F" w:rsidRPr="00355F8F">
        <w:rPr>
          <w:rFonts w:ascii="Arial" w:hAnsi="Arial" w:cs="Arial"/>
          <w:noProof/>
          <w:sz w:val="22"/>
          <w:szCs w:val="22"/>
        </w:rPr>
        <w:t xml:space="preserve"> </w:t>
      </w:r>
      <w:r w:rsidR="00575130" w:rsidRPr="00B1389E">
        <w:rPr>
          <w:rFonts w:ascii="Arial" w:hAnsi="Arial" w:cs="Arial"/>
          <w:b w:val="0"/>
          <w:sz w:val="22"/>
          <w:szCs w:val="22"/>
        </w:rPr>
        <w:t>(\generic\inputs\other\</w:t>
      </w:r>
      <w:r w:rsidR="00575130" w:rsidRPr="00B1389E">
        <w:rPr>
          <w:b w:val="0"/>
        </w:rPr>
        <w:t xml:space="preserve"> </w:t>
      </w:r>
      <w:r w:rsidR="008A1F5B" w:rsidRPr="008A1F5B">
        <w:rPr>
          <w:rFonts w:ascii="Arial" w:hAnsi="Arial" w:cs="Arial"/>
          <w:b w:val="0"/>
          <w:sz w:val="22"/>
          <w:szCs w:val="22"/>
        </w:rPr>
        <w:t>TRANPKTIMEFAC.bin</w:t>
      </w:r>
      <w:r w:rsidR="00575130" w:rsidRPr="00B1389E">
        <w:rPr>
          <w:rFonts w:ascii="Arial" w:hAnsi="Arial" w:cs="Arial"/>
          <w:b w:val="0"/>
          <w:sz w:val="22"/>
          <w:szCs w:val="22"/>
        </w:rPr>
        <w:t>)</w:t>
      </w:r>
      <w:bookmarkEnd w:id="116"/>
    </w:p>
    <w:p w:rsidR="00682D28" w:rsidRPr="00BF36E6" w:rsidRDefault="00666890" w:rsidP="00830284">
      <w:pPr>
        <w:pStyle w:val="ListParagraph"/>
        <w:ind w:left="0"/>
        <w:jc w:val="both"/>
        <w:rPr>
          <w:rFonts w:cs="Arial"/>
          <w:noProof/>
          <w:sz w:val="24"/>
          <w:szCs w:val="24"/>
        </w:rPr>
      </w:pPr>
      <w:r w:rsidRPr="00796A95">
        <w:rPr>
          <w:rFonts w:cs="Arial"/>
          <w:noProof/>
          <w:sz w:val="24"/>
          <w:szCs w:val="24"/>
        </w:rPr>
        <w:drawing>
          <wp:inline distT="0" distB="0" distL="0" distR="0">
            <wp:extent cx="1938655" cy="2963545"/>
            <wp:effectExtent l="0" t="0" r="0" b="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505" t="19121" r="3183" b="54872"/>
                    <a:stretch>
                      <a:fillRect/>
                    </a:stretch>
                  </pic:blipFill>
                  <pic:spPr bwMode="auto">
                    <a:xfrm>
                      <a:off x="0" y="0"/>
                      <a:ext cx="1938655" cy="2963545"/>
                    </a:xfrm>
                    <a:prstGeom prst="rect">
                      <a:avLst/>
                    </a:prstGeom>
                    <a:noFill/>
                    <a:ln>
                      <a:noFill/>
                    </a:ln>
                  </pic:spPr>
                </pic:pic>
              </a:graphicData>
            </a:graphic>
          </wp:inline>
        </w:drawing>
      </w:r>
    </w:p>
    <w:p w:rsidR="00A437BC" w:rsidRPr="00BF36E6" w:rsidRDefault="00A437BC" w:rsidP="00830284">
      <w:pPr>
        <w:pStyle w:val="ListParagraph"/>
        <w:ind w:left="0"/>
        <w:jc w:val="both"/>
        <w:rPr>
          <w:rFonts w:cs="Arial"/>
          <w:noProof/>
          <w:sz w:val="24"/>
          <w:szCs w:val="24"/>
        </w:rPr>
      </w:pPr>
    </w:p>
    <w:p w:rsidR="00C16C68" w:rsidRDefault="00A437BC" w:rsidP="00A437BC">
      <w:pPr>
        <w:pStyle w:val="Caption"/>
        <w:keepNext/>
        <w:jc w:val="both"/>
        <w:rPr>
          <w:rFonts w:ascii="Arial" w:hAnsi="Arial" w:cs="Arial"/>
          <w:sz w:val="22"/>
          <w:szCs w:val="22"/>
        </w:rPr>
      </w:pPr>
      <w:bookmarkStart w:id="117" w:name="_Ref200956318"/>
      <w:bookmarkStart w:id="118" w:name="_Toc358794019"/>
      <w:r w:rsidRPr="00355F8F">
        <w:rPr>
          <w:rFonts w:ascii="Arial" w:hAnsi="Arial" w:cs="Arial"/>
          <w:sz w:val="22"/>
          <w:szCs w:val="22"/>
        </w:rPr>
        <w:t xml:space="preserve">Table </w:t>
      </w:r>
      <w:r w:rsidR="0015799B" w:rsidRPr="00355F8F">
        <w:rPr>
          <w:rFonts w:ascii="Arial" w:hAnsi="Arial" w:cs="Arial"/>
          <w:sz w:val="22"/>
          <w:szCs w:val="22"/>
        </w:rPr>
        <w:fldChar w:fldCharType="begin"/>
      </w:r>
      <w:r w:rsidRPr="00355F8F">
        <w:rPr>
          <w:rFonts w:ascii="Arial" w:hAnsi="Arial" w:cs="Arial"/>
          <w:sz w:val="22"/>
          <w:szCs w:val="22"/>
        </w:rPr>
        <w:instrText xml:space="preserve"> SEQ Table \* ARABIC </w:instrText>
      </w:r>
      <w:r w:rsidR="0015799B" w:rsidRPr="00355F8F">
        <w:rPr>
          <w:rFonts w:ascii="Arial" w:hAnsi="Arial" w:cs="Arial"/>
          <w:sz w:val="22"/>
          <w:szCs w:val="22"/>
        </w:rPr>
        <w:fldChar w:fldCharType="separate"/>
      </w:r>
      <w:r w:rsidR="001B67BC">
        <w:rPr>
          <w:rFonts w:ascii="Arial" w:hAnsi="Arial" w:cs="Arial"/>
          <w:noProof/>
          <w:sz w:val="22"/>
          <w:szCs w:val="22"/>
        </w:rPr>
        <w:t>22</w:t>
      </w:r>
      <w:r w:rsidR="0015799B" w:rsidRPr="00355F8F">
        <w:rPr>
          <w:rFonts w:ascii="Arial" w:hAnsi="Arial" w:cs="Arial"/>
          <w:sz w:val="22"/>
          <w:szCs w:val="22"/>
        </w:rPr>
        <w:fldChar w:fldCharType="end"/>
      </w:r>
      <w:bookmarkEnd w:id="117"/>
      <w:r w:rsidRPr="00355F8F">
        <w:rPr>
          <w:rFonts w:ascii="Arial" w:hAnsi="Arial" w:cs="Arial"/>
          <w:sz w:val="22"/>
          <w:szCs w:val="22"/>
        </w:rPr>
        <w:t>:</w:t>
      </w:r>
      <w:r w:rsidR="00CF4D56" w:rsidRPr="00355F8F">
        <w:rPr>
          <w:rFonts w:ascii="Arial" w:hAnsi="Arial" w:cs="Arial"/>
          <w:sz w:val="22"/>
          <w:szCs w:val="22"/>
        </w:rPr>
        <w:t xml:space="preserve"> </w:t>
      </w:r>
      <w:r w:rsidR="00355F8F">
        <w:rPr>
          <w:rFonts w:ascii="Arial" w:hAnsi="Arial" w:cs="Arial"/>
          <w:sz w:val="22"/>
          <w:szCs w:val="22"/>
        </w:rPr>
        <w:t>Transit O</w:t>
      </w:r>
      <w:r w:rsidR="00B22B39" w:rsidRPr="00355F8F">
        <w:rPr>
          <w:rFonts w:ascii="Arial" w:hAnsi="Arial" w:cs="Arial"/>
          <w:sz w:val="22"/>
          <w:szCs w:val="22"/>
        </w:rPr>
        <w:t>ff-</w:t>
      </w:r>
      <w:r w:rsidR="00355F8F">
        <w:rPr>
          <w:rFonts w:ascii="Arial" w:hAnsi="Arial" w:cs="Arial"/>
          <w:sz w:val="22"/>
          <w:szCs w:val="22"/>
        </w:rPr>
        <w:t>P</w:t>
      </w:r>
      <w:r w:rsidR="00B22B39" w:rsidRPr="00355F8F">
        <w:rPr>
          <w:rFonts w:ascii="Arial" w:hAnsi="Arial" w:cs="Arial"/>
          <w:sz w:val="22"/>
          <w:szCs w:val="22"/>
        </w:rPr>
        <w:t xml:space="preserve">eak </w:t>
      </w:r>
      <w:r w:rsidR="00355F8F">
        <w:rPr>
          <w:rFonts w:ascii="Arial" w:hAnsi="Arial" w:cs="Arial"/>
          <w:sz w:val="22"/>
          <w:szCs w:val="22"/>
        </w:rPr>
        <w:t>T</w:t>
      </w:r>
      <w:r w:rsidR="00B22B39" w:rsidRPr="00355F8F">
        <w:rPr>
          <w:rFonts w:ascii="Arial" w:hAnsi="Arial" w:cs="Arial"/>
          <w:sz w:val="22"/>
          <w:szCs w:val="22"/>
        </w:rPr>
        <w:t xml:space="preserve">ravel </w:t>
      </w:r>
      <w:r w:rsidR="00355F8F">
        <w:rPr>
          <w:rFonts w:ascii="Arial" w:hAnsi="Arial" w:cs="Arial"/>
          <w:sz w:val="22"/>
          <w:szCs w:val="22"/>
        </w:rPr>
        <w:t>Time F</w:t>
      </w:r>
      <w:r w:rsidR="00B22B39" w:rsidRPr="00355F8F">
        <w:rPr>
          <w:rFonts w:ascii="Arial" w:hAnsi="Arial" w:cs="Arial"/>
          <w:sz w:val="22"/>
          <w:szCs w:val="22"/>
        </w:rPr>
        <w:t>actors</w:t>
      </w:r>
      <w:bookmarkEnd w:id="118"/>
      <w:r w:rsidR="00575130">
        <w:rPr>
          <w:rFonts w:ascii="Arial" w:hAnsi="Arial" w:cs="Arial"/>
          <w:sz w:val="22"/>
          <w:szCs w:val="22"/>
        </w:rPr>
        <w:t xml:space="preserve"> </w:t>
      </w:r>
    </w:p>
    <w:p w:rsidR="00B22B39" w:rsidRPr="00355F8F" w:rsidRDefault="00575130" w:rsidP="00A437BC">
      <w:pPr>
        <w:pStyle w:val="Caption"/>
        <w:keepNext/>
        <w:jc w:val="both"/>
        <w:rPr>
          <w:rFonts w:ascii="Arial" w:hAnsi="Arial" w:cs="Arial"/>
          <w:sz w:val="22"/>
          <w:szCs w:val="22"/>
        </w:rPr>
      </w:pPr>
      <w:r w:rsidRPr="00B1389E">
        <w:rPr>
          <w:rFonts w:ascii="Arial" w:hAnsi="Arial" w:cs="Arial"/>
          <w:b w:val="0"/>
          <w:sz w:val="22"/>
          <w:szCs w:val="22"/>
        </w:rPr>
        <w:t>(\generic\inputs\other\</w:t>
      </w:r>
      <w:r w:rsidRPr="00B1389E">
        <w:rPr>
          <w:b w:val="0"/>
        </w:rPr>
        <w:t xml:space="preserve"> </w:t>
      </w:r>
      <w:r w:rsidR="00F94A83" w:rsidRPr="00F94A83">
        <w:rPr>
          <w:rFonts w:ascii="Arial" w:hAnsi="Arial" w:cs="Arial"/>
          <w:b w:val="0"/>
          <w:sz w:val="22"/>
          <w:szCs w:val="22"/>
        </w:rPr>
        <w:t>TRANOPTIMEFAC.bin</w:t>
      </w:r>
      <w:r w:rsidRPr="00B1389E">
        <w:rPr>
          <w:rFonts w:ascii="Arial" w:hAnsi="Arial" w:cs="Arial"/>
          <w:b w:val="0"/>
          <w:sz w:val="22"/>
          <w:szCs w:val="22"/>
        </w:rPr>
        <w:t>)</w:t>
      </w:r>
    </w:p>
    <w:p w:rsidR="00682D28" w:rsidRPr="00BF36E6" w:rsidRDefault="00666890" w:rsidP="00830284">
      <w:pPr>
        <w:pStyle w:val="ListParagraph"/>
        <w:ind w:left="0"/>
        <w:jc w:val="both"/>
        <w:rPr>
          <w:rFonts w:cs="Arial"/>
          <w:sz w:val="24"/>
          <w:szCs w:val="24"/>
        </w:rPr>
      </w:pPr>
      <w:r w:rsidRPr="00796A95">
        <w:rPr>
          <w:rFonts w:cs="Arial"/>
          <w:noProof/>
          <w:sz w:val="24"/>
          <w:szCs w:val="24"/>
        </w:rPr>
        <w:drawing>
          <wp:inline distT="0" distB="0" distL="0" distR="0">
            <wp:extent cx="1837055" cy="2946400"/>
            <wp:effectExtent l="0" t="0" r="0"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91328" t="49615" r="3391" b="23392"/>
                    <a:stretch>
                      <a:fillRect/>
                    </a:stretch>
                  </pic:blipFill>
                  <pic:spPr bwMode="auto">
                    <a:xfrm>
                      <a:off x="0" y="0"/>
                      <a:ext cx="1837055" cy="2946400"/>
                    </a:xfrm>
                    <a:prstGeom prst="rect">
                      <a:avLst/>
                    </a:prstGeom>
                    <a:noFill/>
                    <a:ln>
                      <a:noFill/>
                    </a:ln>
                  </pic:spPr>
                </pic:pic>
              </a:graphicData>
            </a:graphic>
          </wp:inline>
        </w:drawing>
      </w:r>
    </w:p>
    <w:p w:rsidR="00682D28" w:rsidRPr="00BF36E6" w:rsidRDefault="00682D28" w:rsidP="00682D28">
      <w:pPr>
        <w:pStyle w:val="ListParagraph"/>
        <w:jc w:val="both"/>
        <w:rPr>
          <w:rFonts w:cs="Arial"/>
          <w:sz w:val="24"/>
          <w:szCs w:val="24"/>
        </w:rPr>
      </w:pPr>
    </w:p>
    <w:p w:rsidR="00752498" w:rsidRPr="00355F8F" w:rsidRDefault="00752498" w:rsidP="00EB2465">
      <w:pPr>
        <w:jc w:val="both"/>
        <w:rPr>
          <w:rFonts w:cs="Arial"/>
        </w:rPr>
      </w:pPr>
    </w:p>
    <w:p w:rsidR="00752498" w:rsidRPr="00052B19" w:rsidRDefault="008113A8" w:rsidP="00C91E88">
      <w:pPr>
        <w:pStyle w:val="ListParagraph"/>
        <w:numPr>
          <w:ilvl w:val="0"/>
          <w:numId w:val="9"/>
        </w:numPr>
        <w:jc w:val="both"/>
        <w:rPr>
          <w:rFonts w:cs="Arial"/>
        </w:rPr>
      </w:pPr>
      <w:r w:rsidRPr="00052B19">
        <w:rPr>
          <w:rFonts w:cs="Arial"/>
          <w:b/>
        </w:rPr>
        <w:lastRenderedPageBreak/>
        <w:t>CreateHighwayNetwork</w:t>
      </w:r>
      <w:r w:rsidR="004A33EA" w:rsidRPr="00052B19">
        <w:rPr>
          <w:rFonts w:cs="Arial"/>
          <w:b/>
        </w:rPr>
        <w:t>.rsc</w:t>
      </w:r>
      <w:r w:rsidRPr="00052B19">
        <w:rPr>
          <w:rFonts w:cs="Arial"/>
          <w:b/>
        </w:rPr>
        <w:t xml:space="preserve">: </w:t>
      </w:r>
      <w:r w:rsidR="004A33EA" w:rsidRPr="00052B19">
        <w:rPr>
          <w:rFonts w:cs="Arial"/>
        </w:rPr>
        <w:t>This GISD-K script creates a highway network for use in the first iteration of the model system</w:t>
      </w:r>
      <w:r w:rsidR="006B5770" w:rsidRPr="00052B19">
        <w:rPr>
          <w:rFonts w:cs="Arial"/>
        </w:rPr>
        <w:t>.</w:t>
      </w:r>
      <w:r w:rsidR="007C67C7" w:rsidRPr="00052B19">
        <w:rPr>
          <w:rFonts w:cs="Arial"/>
        </w:rPr>
        <w:t xml:space="preserve"> The input files and output files for this task are listed below:</w:t>
      </w:r>
    </w:p>
    <w:p w:rsidR="006B5770" w:rsidRPr="00052B19" w:rsidRDefault="006B5770" w:rsidP="006B5770">
      <w:pPr>
        <w:pStyle w:val="ListParagraph"/>
        <w:ind w:left="360"/>
        <w:jc w:val="both"/>
        <w:rPr>
          <w:rFonts w:cs="Arial"/>
        </w:rPr>
      </w:pPr>
      <w:r w:rsidRPr="00052B19">
        <w:rPr>
          <w:rFonts w:cs="Arial"/>
          <w:b/>
        </w:rPr>
        <w:t>Input Files:</w:t>
      </w:r>
    </w:p>
    <w:p w:rsidR="006B5770" w:rsidRPr="00052B19" w:rsidRDefault="006B5770" w:rsidP="006B5770">
      <w:pPr>
        <w:pStyle w:val="ListParagraph"/>
        <w:jc w:val="both"/>
        <w:rPr>
          <w:rFonts w:cs="Arial"/>
        </w:rPr>
      </w:pPr>
      <w:proofErr w:type="spellStart"/>
      <w:r w:rsidRPr="00052B19">
        <w:rPr>
          <w:rFonts w:cs="Arial"/>
        </w:rPr>
        <w:t>Hwyfile</w:t>
      </w:r>
      <w:proofErr w:type="spellEnd"/>
      <w:r w:rsidRPr="00052B19">
        <w:rPr>
          <w:rFonts w:cs="Arial"/>
        </w:rPr>
        <w:t>: Scenario line layer</w:t>
      </w:r>
    </w:p>
    <w:p w:rsidR="006B5770" w:rsidRPr="00052B19" w:rsidRDefault="006B5770" w:rsidP="006B5770">
      <w:pPr>
        <w:jc w:val="both"/>
        <w:rPr>
          <w:rFonts w:cs="Arial"/>
          <w:b/>
        </w:rPr>
      </w:pPr>
      <w:r w:rsidRPr="00052B19">
        <w:rPr>
          <w:rFonts w:cs="Arial"/>
          <w:b/>
        </w:rPr>
        <w:t xml:space="preserve">     Output Files</w:t>
      </w:r>
    </w:p>
    <w:p w:rsidR="006B5770" w:rsidRPr="00052B19" w:rsidRDefault="006B5770" w:rsidP="006B5770">
      <w:pPr>
        <w:pStyle w:val="ListParagraph"/>
        <w:jc w:val="both"/>
        <w:rPr>
          <w:rFonts w:cs="Arial"/>
        </w:rPr>
      </w:pPr>
      <w:proofErr w:type="spellStart"/>
      <w:r w:rsidRPr="00052B19">
        <w:rPr>
          <w:rFonts w:cs="Arial"/>
        </w:rPr>
        <w:t>Hnetfile</w:t>
      </w:r>
      <w:proofErr w:type="spellEnd"/>
      <w:r w:rsidRPr="00052B19">
        <w:rPr>
          <w:rFonts w:cs="Arial"/>
        </w:rPr>
        <w:t xml:space="preserve">: </w:t>
      </w:r>
      <w:r w:rsidR="00A246EF" w:rsidRPr="00052B19">
        <w:rPr>
          <w:rFonts w:cs="Arial"/>
        </w:rPr>
        <w:t>Highway network</w:t>
      </w:r>
    </w:p>
    <w:p w:rsidR="00797474" w:rsidRPr="00052B19" w:rsidRDefault="00CC5149" w:rsidP="00C91E88">
      <w:pPr>
        <w:pStyle w:val="ListParagraph"/>
        <w:numPr>
          <w:ilvl w:val="0"/>
          <w:numId w:val="9"/>
        </w:numPr>
        <w:jc w:val="both"/>
        <w:rPr>
          <w:rFonts w:cs="Arial"/>
        </w:rPr>
      </w:pPr>
      <w:r w:rsidRPr="00052B19">
        <w:rPr>
          <w:rFonts w:cs="Arial"/>
          <w:b/>
        </w:rPr>
        <w:t>TransitAccessLinks</w:t>
      </w:r>
      <w:r w:rsidR="004A33EA" w:rsidRPr="00052B19">
        <w:rPr>
          <w:rFonts w:cs="Arial"/>
          <w:b/>
        </w:rPr>
        <w:t>.rsc</w:t>
      </w:r>
      <w:r w:rsidRPr="00052B19">
        <w:rPr>
          <w:rFonts w:cs="Arial"/>
        </w:rPr>
        <w:t>:</w:t>
      </w:r>
      <w:r w:rsidR="004A33EA" w:rsidRPr="00052B19">
        <w:rPr>
          <w:rFonts w:cs="Arial"/>
        </w:rPr>
        <w:t xml:space="preserve"> This GISD-K script creates walk access links </w:t>
      </w:r>
      <w:r w:rsidR="007C67C7" w:rsidRPr="00052B19">
        <w:rPr>
          <w:rFonts w:cs="Arial"/>
        </w:rPr>
        <w:t xml:space="preserve">from </w:t>
      </w:r>
      <w:r w:rsidR="004A33EA" w:rsidRPr="00052B19">
        <w:rPr>
          <w:rFonts w:cs="Arial"/>
        </w:rPr>
        <w:t xml:space="preserve">each </w:t>
      </w:r>
      <w:proofErr w:type="spellStart"/>
      <w:r w:rsidR="007C67C7" w:rsidRPr="00052B19">
        <w:rPr>
          <w:rFonts w:cs="Arial"/>
        </w:rPr>
        <w:t>centroid</w:t>
      </w:r>
      <w:proofErr w:type="spellEnd"/>
      <w:r w:rsidR="007C67C7" w:rsidRPr="00052B19">
        <w:rPr>
          <w:rFonts w:cs="Arial"/>
        </w:rPr>
        <w:t xml:space="preserve"> to the nearest bus transit stop</w:t>
      </w:r>
      <w:r w:rsidR="004A33EA" w:rsidRPr="00052B19">
        <w:rPr>
          <w:rFonts w:cs="Arial"/>
        </w:rPr>
        <w:t>s</w:t>
      </w:r>
      <w:r w:rsidR="007C67C7" w:rsidRPr="00052B19">
        <w:rPr>
          <w:rFonts w:cs="Arial"/>
        </w:rPr>
        <w:t>.</w:t>
      </w:r>
      <w:r w:rsidR="00E94A9A" w:rsidRPr="00052B19">
        <w:rPr>
          <w:rFonts w:cs="Arial"/>
        </w:rPr>
        <w:t xml:space="preserve"> </w:t>
      </w:r>
      <w:r w:rsidR="004A33EA" w:rsidRPr="00052B19">
        <w:rPr>
          <w:rFonts w:cs="Arial"/>
        </w:rPr>
        <w:t xml:space="preserve">The script also creates a PNR and a KNR </w:t>
      </w:r>
      <w:proofErr w:type="spellStart"/>
      <w:r w:rsidR="004A33EA" w:rsidRPr="00052B19">
        <w:rPr>
          <w:rFonts w:cs="Arial"/>
        </w:rPr>
        <w:t>centroid</w:t>
      </w:r>
      <w:proofErr w:type="spellEnd"/>
      <w:r w:rsidR="004A33EA" w:rsidRPr="00052B19">
        <w:rPr>
          <w:rFonts w:cs="Arial"/>
        </w:rPr>
        <w:t xml:space="preserve"> to highway node skim matrix that is used for transit drive skims.  The algorithm used in the creation of the links and connection of the </w:t>
      </w:r>
      <w:proofErr w:type="spellStart"/>
      <w:r w:rsidR="004A33EA" w:rsidRPr="00052B19">
        <w:rPr>
          <w:rFonts w:cs="Arial"/>
        </w:rPr>
        <w:t>centroids</w:t>
      </w:r>
      <w:proofErr w:type="spellEnd"/>
      <w:r w:rsidR="004A33EA" w:rsidRPr="00052B19">
        <w:rPr>
          <w:rFonts w:cs="Arial"/>
        </w:rPr>
        <w:t xml:space="preserve"> to highway nodes is intelligent in that access is only built to nodes that provide route service that isn’t already provided by an existing, closer link.  The thresholds that are currently in place which restrict the number of links and maximum connection distance by access mode are given in </w:t>
      </w:r>
      <w:fldSimple w:instr=" REF _Ref201035213 \h  \* MERGEFORMAT ">
        <w:r w:rsidR="001B67BC" w:rsidRPr="004A33EA">
          <w:rPr>
            <w:rFonts w:cs="Arial"/>
          </w:rPr>
          <w:t xml:space="preserve">Table </w:t>
        </w:r>
        <w:r w:rsidR="001B67BC">
          <w:rPr>
            <w:rFonts w:cs="Arial"/>
            <w:noProof/>
          </w:rPr>
          <w:t>23</w:t>
        </w:r>
      </w:fldSimple>
      <w:r w:rsidR="004A33EA" w:rsidRPr="00052B19">
        <w:rPr>
          <w:rFonts w:cs="Arial"/>
        </w:rPr>
        <w:t xml:space="preserve">.  </w:t>
      </w:r>
      <w:r w:rsidR="00013993" w:rsidRPr="00052B19">
        <w:rPr>
          <w:rFonts w:cs="Arial"/>
        </w:rPr>
        <w:t xml:space="preserve"> These parameters are currently hard-coded in the GISD-K script.  Note that it is possible for the transit path-finder to walk along links in the highway network to access other transit stops that do not have a direct connection according to access links provided.  </w:t>
      </w:r>
      <w:r w:rsidR="00E94A9A" w:rsidRPr="00052B19">
        <w:rPr>
          <w:rFonts w:cs="Arial"/>
        </w:rPr>
        <w:t>The input files and output files for this task are listed below:</w:t>
      </w:r>
    </w:p>
    <w:p w:rsidR="0097795B" w:rsidRPr="00052B19" w:rsidRDefault="0097795B" w:rsidP="0097795B">
      <w:pPr>
        <w:pStyle w:val="ListParagraph"/>
        <w:ind w:left="360"/>
        <w:jc w:val="both"/>
        <w:rPr>
          <w:rFonts w:cs="Arial"/>
        </w:rPr>
      </w:pPr>
      <w:r w:rsidRPr="00052B19">
        <w:rPr>
          <w:rFonts w:cs="Arial"/>
          <w:b/>
        </w:rPr>
        <w:t>Input Files:</w:t>
      </w:r>
    </w:p>
    <w:p w:rsidR="0097795B" w:rsidRPr="00052B19" w:rsidRDefault="0097795B" w:rsidP="0097795B">
      <w:pPr>
        <w:pStyle w:val="ListParagraph"/>
        <w:ind w:left="360" w:firstLine="360"/>
        <w:jc w:val="both"/>
        <w:rPr>
          <w:rFonts w:cs="Arial"/>
        </w:rPr>
      </w:pPr>
      <w:bookmarkStart w:id="119" w:name="OLE_LINK1"/>
      <w:bookmarkStart w:id="120" w:name="OLE_LINK2"/>
      <w:proofErr w:type="spellStart"/>
      <w:r w:rsidRPr="00052B19">
        <w:rPr>
          <w:rFonts w:cs="Arial"/>
        </w:rPr>
        <w:t>Hwyfile</w:t>
      </w:r>
      <w:bookmarkEnd w:id="119"/>
      <w:bookmarkEnd w:id="120"/>
      <w:proofErr w:type="spellEnd"/>
      <w:r w:rsidRPr="00052B19">
        <w:rPr>
          <w:rFonts w:cs="Arial"/>
        </w:rPr>
        <w:t>: Scenario line layer</w:t>
      </w:r>
    </w:p>
    <w:p w:rsidR="00CE4119" w:rsidRPr="00052B19" w:rsidRDefault="00CE4119" w:rsidP="0097795B">
      <w:pPr>
        <w:pStyle w:val="ListParagraph"/>
        <w:ind w:left="360" w:firstLine="360"/>
        <w:jc w:val="both"/>
        <w:rPr>
          <w:rFonts w:cs="Arial"/>
        </w:rPr>
      </w:pPr>
      <w:proofErr w:type="spellStart"/>
      <w:r w:rsidRPr="00052B19">
        <w:rPr>
          <w:rFonts w:cs="Arial"/>
        </w:rPr>
        <w:t>Rtsfile</w:t>
      </w:r>
      <w:proofErr w:type="spellEnd"/>
      <w:r w:rsidRPr="00052B19">
        <w:rPr>
          <w:rFonts w:cs="Arial"/>
        </w:rPr>
        <w:t>: Route system file</w:t>
      </w:r>
    </w:p>
    <w:p w:rsidR="0097795B" w:rsidRPr="00052B19" w:rsidRDefault="0097795B" w:rsidP="0097795B">
      <w:pPr>
        <w:pStyle w:val="ListParagraph"/>
        <w:ind w:left="360"/>
        <w:jc w:val="both"/>
        <w:rPr>
          <w:rFonts w:cs="Arial"/>
          <w:b/>
        </w:rPr>
      </w:pPr>
      <w:bookmarkStart w:id="121" w:name="OLE_LINK3"/>
      <w:bookmarkStart w:id="122" w:name="OLE_LINK4"/>
      <w:r w:rsidRPr="00052B19">
        <w:rPr>
          <w:rFonts w:cs="Arial"/>
          <w:b/>
        </w:rPr>
        <w:t>Output Files</w:t>
      </w:r>
      <w:r w:rsidR="00A342F9" w:rsidRPr="00052B19">
        <w:rPr>
          <w:rFonts w:cs="Arial"/>
          <w:b/>
        </w:rPr>
        <w:t>:</w:t>
      </w:r>
    </w:p>
    <w:bookmarkEnd w:id="121"/>
    <w:bookmarkEnd w:id="122"/>
    <w:p w:rsidR="003243E3" w:rsidRPr="00052B19" w:rsidRDefault="00F63860" w:rsidP="00FB61C4">
      <w:pPr>
        <w:pStyle w:val="ListParagraph"/>
        <w:ind w:left="360" w:firstLine="360"/>
        <w:jc w:val="both"/>
        <w:rPr>
          <w:rFonts w:cs="Arial"/>
        </w:rPr>
      </w:pPr>
      <w:proofErr w:type="spellStart"/>
      <w:r w:rsidRPr="00052B19">
        <w:rPr>
          <w:rFonts w:cs="Arial"/>
        </w:rPr>
        <w:t>Hwyfile</w:t>
      </w:r>
      <w:proofErr w:type="spellEnd"/>
      <w:r w:rsidR="0097795B" w:rsidRPr="00052B19">
        <w:rPr>
          <w:rFonts w:cs="Arial"/>
        </w:rPr>
        <w:t xml:space="preserve">: </w:t>
      </w:r>
      <w:r w:rsidR="00FB61C4" w:rsidRPr="00052B19">
        <w:rPr>
          <w:rFonts w:cs="Arial"/>
        </w:rPr>
        <w:t>Updated scenario line layer</w:t>
      </w:r>
      <w:r w:rsidR="00907F64" w:rsidRPr="00052B19">
        <w:rPr>
          <w:rFonts w:cs="Arial"/>
        </w:rPr>
        <w:t xml:space="preserve"> with transit access links.</w:t>
      </w:r>
    </w:p>
    <w:p w:rsidR="00013993" w:rsidRPr="00052B19" w:rsidRDefault="00013993" w:rsidP="00FB61C4">
      <w:pPr>
        <w:pStyle w:val="ListParagraph"/>
        <w:ind w:left="360" w:firstLine="360"/>
        <w:jc w:val="both"/>
        <w:rPr>
          <w:rFonts w:cs="Arial"/>
        </w:rPr>
      </w:pPr>
      <w:r w:rsidRPr="00052B19">
        <w:rPr>
          <w:rFonts w:cs="Arial"/>
        </w:rPr>
        <w:t xml:space="preserve">pnracc.mtx:  PNR </w:t>
      </w:r>
      <w:proofErr w:type="spellStart"/>
      <w:r w:rsidRPr="00052B19">
        <w:rPr>
          <w:rFonts w:cs="Arial"/>
        </w:rPr>
        <w:t>centroid</w:t>
      </w:r>
      <w:proofErr w:type="spellEnd"/>
      <w:r w:rsidRPr="00052B19">
        <w:rPr>
          <w:rFonts w:cs="Arial"/>
        </w:rPr>
        <w:t xml:space="preserve"> to highway node matrix (length, peak time, and off-peak time)</w:t>
      </w:r>
    </w:p>
    <w:p w:rsidR="00013993" w:rsidRPr="00052B19" w:rsidRDefault="00013993" w:rsidP="00FB61C4">
      <w:pPr>
        <w:pStyle w:val="ListParagraph"/>
        <w:ind w:left="360" w:firstLine="360"/>
        <w:jc w:val="both"/>
        <w:rPr>
          <w:rFonts w:cs="Arial"/>
        </w:rPr>
      </w:pPr>
      <w:proofErr w:type="spellStart"/>
      <w:r w:rsidRPr="00052B19">
        <w:rPr>
          <w:rFonts w:cs="Arial"/>
        </w:rPr>
        <w:t>knracc.matx</w:t>
      </w:r>
      <w:proofErr w:type="spellEnd"/>
      <w:r w:rsidRPr="00052B19">
        <w:rPr>
          <w:rFonts w:cs="Arial"/>
        </w:rPr>
        <w:t xml:space="preserve">: KNR </w:t>
      </w:r>
      <w:proofErr w:type="spellStart"/>
      <w:r w:rsidRPr="00052B19">
        <w:rPr>
          <w:rFonts w:cs="Arial"/>
        </w:rPr>
        <w:t>centroid</w:t>
      </w:r>
      <w:proofErr w:type="spellEnd"/>
      <w:r w:rsidRPr="00052B19">
        <w:rPr>
          <w:rFonts w:cs="Arial"/>
        </w:rPr>
        <w:t xml:space="preserve"> to highway node matrix (length, peak time, and off-peak time)</w:t>
      </w:r>
    </w:p>
    <w:p w:rsidR="004A33EA" w:rsidRDefault="004A33EA" w:rsidP="004A33EA"/>
    <w:p w:rsidR="004A33EA" w:rsidRPr="004A33EA" w:rsidRDefault="004A33EA" w:rsidP="004A33EA">
      <w:pPr>
        <w:pStyle w:val="Caption"/>
        <w:rPr>
          <w:rFonts w:ascii="Arial" w:hAnsi="Arial" w:cs="Arial"/>
          <w:sz w:val="22"/>
          <w:szCs w:val="22"/>
        </w:rPr>
      </w:pPr>
      <w:bookmarkStart w:id="123" w:name="_Ref201035213"/>
      <w:bookmarkStart w:id="124" w:name="_Toc358794020"/>
      <w:r w:rsidRPr="004A33EA">
        <w:rPr>
          <w:rFonts w:ascii="Arial" w:hAnsi="Arial" w:cs="Arial"/>
          <w:sz w:val="22"/>
          <w:szCs w:val="22"/>
        </w:rPr>
        <w:t xml:space="preserve">Table </w:t>
      </w:r>
      <w:r w:rsidR="0015799B" w:rsidRPr="004A33EA">
        <w:rPr>
          <w:rFonts w:ascii="Arial" w:hAnsi="Arial" w:cs="Arial"/>
          <w:sz w:val="22"/>
          <w:szCs w:val="22"/>
        </w:rPr>
        <w:fldChar w:fldCharType="begin"/>
      </w:r>
      <w:r w:rsidRPr="004A33EA">
        <w:rPr>
          <w:rFonts w:ascii="Arial" w:hAnsi="Arial" w:cs="Arial"/>
          <w:sz w:val="22"/>
          <w:szCs w:val="22"/>
        </w:rPr>
        <w:instrText xml:space="preserve"> SEQ Table \* ARABIC </w:instrText>
      </w:r>
      <w:r w:rsidR="0015799B" w:rsidRPr="004A33EA">
        <w:rPr>
          <w:rFonts w:ascii="Arial" w:hAnsi="Arial" w:cs="Arial"/>
          <w:sz w:val="22"/>
          <w:szCs w:val="22"/>
        </w:rPr>
        <w:fldChar w:fldCharType="separate"/>
      </w:r>
      <w:r w:rsidR="001B67BC">
        <w:rPr>
          <w:rFonts w:ascii="Arial" w:hAnsi="Arial" w:cs="Arial"/>
          <w:noProof/>
          <w:sz w:val="22"/>
          <w:szCs w:val="22"/>
        </w:rPr>
        <w:t>23</w:t>
      </w:r>
      <w:r w:rsidR="0015799B" w:rsidRPr="004A33EA">
        <w:rPr>
          <w:rFonts w:ascii="Arial" w:hAnsi="Arial" w:cs="Arial"/>
          <w:sz w:val="22"/>
          <w:szCs w:val="22"/>
        </w:rPr>
        <w:fldChar w:fldCharType="end"/>
      </w:r>
      <w:bookmarkEnd w:id="123"/>
      <w:r w:rsidRPr="004A33EA">
        <w:rPr>
          <w:rFonts w:ascii="Arial" w:hAnsi="Arial" w:cs="Arial"/>
          <w:sz w:val="22"/>
          <w:szCs w:val="22"/>
        </w:rPr>
        <w:t>:  Link and Distance Thresholds Used in Transit Access Connections</w:t>
      </w:r>
      <w:bookmarkEnd w:id="124"/>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394"/>
        <w:gridCol w:w="2754"/>
        <w:gridCol w:w="2340"/>
      </w:tblGrid>
      <w:tr w:rsidR="004A33EA">
        <w:tc>
          <w:tcPr>
            <w:tcW w:w="2394" w:type="dxa"/>
          </w:tcPr>
          <w:p w:rsidR="004A33EA" w:rsidRPr="00796A95" w:rsidRDefault="004A33EA" w:rsidP="004A33EA">
            <w:pPr>
              <w:rPr>
                <w:b/>
              </w:rPr>
            </w:pPr>
            <w:r w:rsidRPr="00796A95">
              <w:rPr>
                <w:b/>
              </w:rPr>
              <w:t>Access Mode</w:t>
            </w:r>
          </w:p>
        </w:tc>
        <w:tc>
          <w:tcPr>
            <w:tcW w:w="2754" w:type="dxa"/>
          </w:tcPr>
          <w:p w:rsidR="004A33EA" w:rsidRPr="00796A95" w:rsidRDefault="004A33EA" w:rsidP="004A33EA">
            <w:pPr>
              <w:rPr>
                <w:b/>
              </w:rPr>
            </w:pPr>
            <w:r w:rsidRPr="00796A95">
              <w:rPr>
                <w:b/>
              </w:rPr>
              <w:t>Max. Number of Links</w:t>
            </w:r>
          </w:p>
        </w:tc>
        <w:tc>
          <w:tcPr>
            <w:tcW w:w="2340" w:type="dxa"/>
          </w:tcPr>
          <w:p w:rsidR="004A33EA" w:rsidRPr="00796A95" w:rsidRDefault="004A33EA" w:rsidP="004A33EA">
            <w:pPr>
              <w:rPr>
                <w:b/>
              </w:rPr>
            </w:pPr>
            <w:r w:rsidRPr="00796A95">
              <w:rPr>
                <w:b/>
              </w:rPr>
              <w:t>Max. Distance (mi)</w:t>
            </w:r>
          </w:p>
        </w:tc>
      </w:tr>
      <w:tr w:rsidR="004A33EA">
        <w:tc>
          <w:tcPr>
            <w:tcW w:w="2394" w:type="dxa"/>
          </w:tcPr>
          <w:p w:rsidR="004A33EA" w:rsidRDefault="004A33EA" w:rsidP="004A33EA">
            <w:r>
              <w:t>Walk</w:t>
            </w:r>
          </w:p>
        </w:tc>
        <w:tc>
          <w:tcPr>
            <w:tcW w:w="2754" w:type="dxa"/>
          </w:tcPr>
          <w:p w:rsidR="004A33EA" w:rsidRDefault="00855F82" w:rsidP="00796A95">
            <w:pPr>
              <w:jc w:val="center"/>
            </w:pPr>
            <w:r>
              <w:t>10</w:t>
            </w:r>
          </w:p>
        </w:tc>
        <w:tc>
          <w:tcPr>
            <w:tcW w:w="2340" w:type="dxa"/>
          </w:tcPr>
          <w:p w:rsidR="004A33EA" w:rsidRDefault="004A33EA" w:rsidP="00796A95">
            <w:pPr>
              <w:jc w:val="center"/>
            </w:pPr>
            <w:r>
              <w:t>2</w:t>
            </w:r>
          </w:p>
        </w:tc>
      </w:tr>
      <w:tr w:rsidR="004A33EA">
        <w:tc>
          <w:tcPr>
            <w:tcW w:w="2394" w:type="dxa"/>
          </w:tcPr>
          <w:p w:rsidR="004A33EA" w:rsidRDefault="004A33EA" w:rsidP="004A33EA">
            <w:r>
              <w:t>PNR</w:t>
            </w:r>
          </w:p>
        </w:tc>
        <w:tc>
          <w:tcPr>
            <w:tcW w:w="2754" w:type="dxa"/>
          </w:tcPr>
          <w:p w:rsidR="004A33EA" w:rsidRDefault="004A33EA" w:rsidP="00796A95">
            <w:pPr>
              <w:jc w:val="center"/>
            </w:pPr>
            <w:r>
              <w:t>6</w:t>
            </w:r>
          </w:p>
        </w:tc>
        <w:tc>
          <w:tcPr>
            <w:tcW w:w="2340" w:type="dxa"/>
          </w:tcPr>
          <w:p w:rsidR="004A33EA" w:rsidRDefault="004A33EA" w:rsidP="00796A95">
            <w:pPr>
              <w:jc w:val="center"/>
            </w:pPr>
            <w:r>
              <w:t>8</w:t>
            </w:r>
          </w:p>
        </w:tc>
      </w:tr>
      <w:tr w:rsidR="004A33EA">
        <w:tc>
          <w:tcPr>
            <w:tcW w:w="2394" w:type="dxa"/>
          </w:tcPr>
          <w:p w:rsidR="004A33EA" w:rsidRDefault="004A33EA" w:rsidP="004A33EA">
            <w:r>
              <w:t>KNR</w:t>
            </w:r>
          </w:p>
        </w:tc>
        <w:tc>
          <w:tcPr>
            <w:tcW w:w="2754" w:type="dxa"/>
          </w:tcPr>
          <w:p w:rsidR="004A33EA" w:rsidRDefault="004A33EA" w:rsidP="00796A95">
            <w:pPr>
              <w:jc w:val="center"/>
            </w:pPr>
            <w:r>
              <w:t>4</w:t>
            </w:r>
          </w:p>
        </w:tc>
        <w:tc>
          <w:tcPr>
            <w:tcW w:w="2340" w:type="dxa"/>
          </w:tcPr>
          <w:p w:rsidR="004A33EA" w:rsidRDefault="004A33EA" w:rsidP="00796A95">
            <w:pPr>
              <w:jc w:val="center"/>
            </w:pPr>
            <w:r>
              <w:t>8</w:t>
            </w:r>
          </w:p>
        </w:tc>
      </w:tr>
    </w:tbl>
    <w:p w:rsidR="004A33EA" w:rsidRPr="004A33EA" w:rsidRDefault="004A33EA" w:rsidP="004A33EA"/>
    <w:p w:rsidR="00685F67" w:rsidRPr="00BF36E6" w:rsidRDefault="00253A91" w:rsidP="008B7EAD">
      <w:pPr>
        <w:pStyle w:val="Heading3"/>
        <w:rPr>
          <w:rFonts w:ascii="Arial" w:hAnsi="Arial" w:cs="Arial"/>
        </w:rPr>
      </w:pPr>
      <w:bookmarkStart w:id="125" w:name="_Toc358793990"/>
      <w:r>
        <w:rPr>
          <w:rFonts w:ascii="Arial" w:hAnsi="Arial" w:cs="Arial"/>
        </w:rPr>
        <w:lastRenderedPageBreak/>
        <w:t>5</w:t>
      </w:r>
      <w:r w:rsidR="008B7EAD" w:rsidRPr="00BF36E6">
        <w:rPr>
          <w:rFonts w:ascii="Arial" w:hAnsi="Arial" w:cs="Arial"/>
        </w:rPr>
        <w:t xml:space="preserve">.4.2 </w:t>
      </w:r>
      <w:r w:rsidR="00685F67" w:rsidRPr="00BF36E6">
        <w:rPr>
          <w:rFonts w:ascii="Arial" w:hAnsi="Arial" w:cs="Arial"/>
        </w:rPr>
        <w:t>Create Highway Skims</w:t>
      </w:r>
      <w:bookmarkEnd w:id="125"/>
    </w:p>
    <w:p w:rsidR="009422C4" w:rsidRPr="00B10E37" w:rsidRDefault="009422C4" w:rsidP="00383D1B">
      <w:pPr>
        <w:jc w:val="both"/>
        <w:rPr>
          <w:rFonts w:cs="Arial"/>
        </w:rPr>
      </w:pPr>
    </w:p>
    <w:p w:rsidR="000C4B94" w:rsidRPr="00052B19" w:rsidRDefault="009422C4" w:rsidP="00DE4D9C">
      <w:pPr>
        <w:pStyle w:val="ListParagraph"/>
        <w:ind w:left="0"/>
        <w:jc w:val="both"/>
        <w:rPr>
          <w:rFonts w:cs="Arial"/>
        </w:rPr>
      </w:pPr>
      <w:r w:rsidRPr="00052B19">
        <w:rPr>
          <w:rFonts w:cs="Arial"/>
        </w:rPr>
        <w:t>When the user clicks the “Create Highway Skims” button</w:t>
      </w:r>
      <w:r w:rsidR="00DE4D9C" w:rsidRPr="00052B19">
        <w:rPr>
          <w:rFonts w:cs="Arial"/>
        </w:rPr>
        <w:t>, the HighwaySkims.rsc GISD-K script is run.  For</w:t>
      </w:r>
      <w:r w:rsidRPr="00052B19">
        <w:rPr>
          <w:rFonts w:cs="Arial"/>
        </w:rPr>
        <w:t xml:space="preserve"> each O-D pair in the highway network least cost paths are computed and the corresponding </w:t>
      </w:r>
      <w:r w:rsidR="00DE4D9C" w:rsidRPr="00052B19">
        <w:rPr>
          <w:rFonts w:cs="Arial"/>
        </w:rPr>
        <w:t xml:space="preserve">skims </w:t>
      </w:r>
      <w:r w:rsidRPr="00052B19">
        <w:rPr>
          <w:rFonts w:cs="Arial"/>
        </w:rPr>
        <w:t xml:space="preserve">are </w:t>
      </w:r>
      <w:r w:rsidR="00DE4D9C" w:rsidRPr="00052B19">
        <w:rPr>
          <w:rFonts w:cs="Arial"/>
        </w:rPr>
        <w:t>created</w:t>
      </w:r>
      <w:r w:rsidRPr="00052B19">
        <w:rPr>
          <w:rFonts w:cs="Arial"/>
        </w:rPr>
        <w:t xml:space="preserve">. </w:t>
      </w:r>
      <w:r w:rsidR="00657632" w:rsidRPr="00052B19">
        <w:rPr>
          <w:rFonts w:cs="Arial"/>
        </w:rPr>
        <w:t xml:space="preserve">In </w:t>
      </w:r>
      <w:proofErr w:type="spellStart"/>
      <w:r w:rsidR="00055BCF" w:rsidRPr="00052B19">
        <w:rPr>
          <w:rFonts w:cs="Arial"/>
        </w:rPr>
        <w:t>OahuMPO</w:t>
      </w:r>
      <w:proofErr w:type="spellEnd"/>
      <w:r w:rsidR="00657632" w:rsidRPr="00052B19">
        <w:rPr>
          <w:rFonts w:cs="Arial"/>
        </w:rPr>
        <w:t xml:space="preserve"> models, generalized least cost is used for skimming. This generalized cost comprises of time, distance, and turn penalties.</w:t>
      </w:r>
      <w:r w:rsidR="008D0923" w:rsidRPr="00052B19">
        <w:rPr>
          <w:rFonts w:cs="Arial"/>
        </w:rPr>
        <w:t xml:space="preserve"> </w:t>
      </w:r>
      <w:r w:rsidR="004F7405" w:rsidRPr="00052B19">
        <w:rPr>
          <w:rFonts w:cs="Arial"/>
        </w:rPr>
        <w:t xml:space="preserve">In order to generate a single cost a value of 15 $/hr is </w:t>
      </w:r>
      <w:r w:rsidR="00CB6E72" w:rsidRPr="00052B19">
        <w:rPr>
          <w:rFonts w:cs="Arial"/>
        </w:rPr>
        <w:t xml:space="preserve">used </w:t>
      </w:r>
      <w:r w:rsidR="004F7405" w:rsidRPr="00052B19">
        <w:rPr>
          <w:rFonts w:cs="Arial"/>
        </w:rPr>
        <w:t xml:space="preserve">as the value of time and a value of 0.12 $/mi is </w:t>
      </w:r>
      <w:r w:rsidR="00CB6E72" w:rsidRPr="00052B19">
        <w:rPr>
          <w:rFonts w:cs="Arial"/>
        </w:rPr>
        <w:t xml:space="preserve">used </w:t>
      </w:r>
      <w:r w:rsidR="004F7405" w:rsidRPr="00052B19">
        <w:rPr>
          <w:rFonts w:cs="Arial"/>
        </w:rPr>
        <w:t xml:space="preserve">as the value of distance. </w:t>
      </w:r>
      <w:r w:rsidR="006E7EF1" w:rsidRPr="00052B19">
        <w:rPr>
          <w:rFonts w:cs="Arial"/>
        </w:rPr>
        <w:t>The skimming process takes into account the presence of tolls and accordingly generates skims for scenario with tolls</w:t>
      </w:r>
      <w:r w:rsidR="00CB6E72" w:rsidRPr="00052B19">
        <w:rPr>
          <w:rFonts w:cs="Arial"/>
        </w:rPr>
        <w:t xml:space="preserve"> if the “tolls present” option is selected in the OPTIONS section of the GUI</w:t>
      </w:r>
      <w:r w:rsidR="006E7EF1" w:rsidRPr="00052B19">
        <w:rPr>
          <w:rFonts w:cs="Arial"/>
        </w:rPr>
        <w:t xml:space="preserve">. </w:t>
      </w:r>
      <w:r w:rsidR="00CB6E72" w:rsidRPr="00052B19">
        <w:rPr>
          <w:rFonts w:cs="Arial"/>
        </w:rPr>
        <w:t xml:space="preserve">Highway non-toll </w:t>
      </w:r>
      <w:r w:rsidR="0073549C" w:rsidRPr="00052B19">
        <w:rPr>
          <w:rFonts w:cs="Arial"/>
        </w:rPr>
        <w:t>skims</w:t>
      </w:r>
      <w:r w:rsidR="007737EC" w:rsidRPr="00052B19">
        <w:rPr>
          <w:rFonts w:cs="Arial"/>
        </w:rPr>
        <w:t xml:space="preserve"> include: congested travel time, length, initial congested travel time. If tolls are present, </w:t>
      </w:r>
      <w:r w:rsidR="0073549C" w:rsidRPr="00052B19">
        <w:rPr>
          <w:rFonts w:cs="Arial"/>
        </w:rPr>
        <w:t>additional skims are computed which</w:t>
      </w:r>
      <w:r w:rsidR="00F67CED" w:rsidRPr="00052B19">
        <w:rPr>
          <w:rFonts w:cs="Arial"/>
        </w:rPr>
        <w:t xml:space="preserve"> are:</w:t>
      </w:r>
      <w:r w:rsidR="0073549C" w:rsidRPr="00052B19">
        <w:rPr>
          <w:rFonts w:cs="Arial"/>
        </w:rPr>
        <w:t xml:space="preserve"> </w:t>
      </w:r>
      <w:r w:rsidR="007737EC" w:rsidRPr="00052B19">
        <w:rPr>
          <w:rFonts w:cs="Arial"/>
        </w:rPr>
        <w:t xml:space="preserve">the total toll for each O-D pair for SOV, HOV2, and HOV3+ vehicles. </w:t>
      </w:r>
      <w:r w:rsidR="006226ED" w:rsidRPr="00052B19">
        <w:rPr>
          <w:rFonts w:cs="Arial"/>
        </w:rPr>
        <w:t>The input files and output files for this task are listed below:</w:t>
      </w:r>
    </w:p>
    <w:p w:rsidR="009422C4" w:rsidRPr="00052B19" w:rsidRDefault="009422C4" w:rsidP="009422C4">
      <w:pPr>
        <w:pStyle w:val="ListParagraph"/>
        <w:ind w:left="360"/>
        <w:jc w:val="both"/>
        <w:rPr>
          <w:rFonts w:cs="Arial"/>
        </w:rPr>
      </w:pPr>
      <w:r w:rsidRPr="00052B19">
        <w:rPr>
          <w:rFonts w:cs="Arial"/>
          <w:b/>
        </w:rPr>
        <w:t>Input Files:</w:t>
      </w:r>
    </w:p>
    <w:p w:rsidR="006D17CF" w:rsidRPr="00052B19" w:rsidRDefault="006D17CF" w:rsidP="006D17CF">
      <w:pPr>
        <w:pStyle w:val="ListParagraph"/>
        <w:ind w:left="360" w:firstLine="360"/>
        <w:jc w:val="both"/>
        <w:rPr>
          <w:rFonts w:cs="Arial"/>
        </w:rPr>
      </w:pPr>
      <w:proofErr w:type="spellStart"/>
      <w:r w:rsidRPr="00052B19">
        <w:rPr>
          <w:rFonts w:cs="Arial"/>
        </w:rPr>
        <w:t>Hwyfile</w:t>
      </w:r>
      <w:proofErr w:type="spellEnd"/>
      <w:r w:rsidRPr="00052B19">
        <w:rPr>
          <w:rFonts w:cs="Arial"/>
        </w:rPr>
        <w:t>: Scenario line layer</w:t>
      </w:r>
      <w:r w:rsidR="00384037" w:rsidRPr="00052B19">
        <w:rPr>
          <w:rFonts w:cs="Arial"/>
        </w:rPr>
        <w:t>.</w:t>
      </w:r>
    </w:p>
    <w:p w:rsidR="00383D1B" w:rsidRPr="00052B19" w:rsidRDefault="00172CBF" w:rsidP="00383D1B">
      <w:pPr>
        <w:jc w:val="both"/>
        <w:rPr>
          <w:rFonts w:cs="Arial"/>
        </w:rPr>
      </w:pPr>
      <w:r w:rsidRPr="00052B19">
        <w:rPr>
          <w:rFonts w:cs="Arial"/>
        </w:rPr>
        <w:tab/>
      </w:r>
      <w:proofErr w:type="spellStart"/>
      <w:r w:rsidR="006D17CF" w:rsidRPr="00052B19">
        <w:rPr>
          <w:rFonts w:cs="Arial"/>
        </w:rPr>
        <w:t>Tpen</w:t>
      </w:r>
      <w:proofErr w:type="spellEnd"/>
      <w:r w:rsidR="006D17CF" w:rsidRPr="00052B19">
        <w:rPr>
          <w:rFonts w:cs="Arial"/>
        </w:rPr>
        <w:t>: Turn penalties</w:t>
      </w:r>
      <w:r w:rsidR="00B10E37" w:rsidRPr="00052B19">
        <w:rPr>
          <w:rFonts w:cs="Arial"/>
        </w:rPr>
        <w:t xml:space="preserve"> </w:t>
      </w:r>
      <w:r w:rsidR="000C4B94" w:rsidRPr="00052B19">
        <w:rPr>
          <w:rFonts w:cs="Arial"/>
        </w:rPr>
        <w:t>file</w:t>
      </w:r>
      <w:r w:rsidR="00384037" w:rsidRPr="00052B19">
        <w:rPr>
          <w:rFonts w:cs="Arial"/>
        </w:rPr>
        <w:t>.</w:t>
      </w:r>
    </w:p>
    <w:p w:rsidR="00384037" w:rsidRPr="00052B19" w:rsidRDefault="00384037" w:rsidP="00384037">
      <w:pPr>
        <w:ind w:firstLine="720"/>
        <w:jc w:val="both"/>
        <w:rPr>
          <w:rFonts w:cs="Arial"/>
        </w:rPr>
      </w:pPr>
      <w:proofErr w:type="spellStart"/>
      <w:r w:rsidRPr="00052B19">
        <w:rPr>
          <w:rFonts w:cs="Arial"/>
        </w:rPr>
        <w:t>Iftoll</w:t>
      </w:r>
      <w:proofErr w:type="spellEnd"/>
      <w:r w:rsidRPr="00052B19">
        <w:rPr>
          <w:rFonts w:cs="Arial"/>
        </w:rPr>
        <w:t>: A binary variable used as an indicator for the presence of tolls.</w:t>
      </w:r>
    </w:p>
    <w:p w:rsidR="009422C4" w:rsidRPr="00052B19" w:rsidRDefault="009422C4" w:rsidP="009422C4">
      <w:pPr>
        <w:pStyle w:val="ListParagraph"/>
        <w:ind w:left="360"/>
        <w:jc w:val="both"/>
        <w:rPr>
          <w:rFonts w:cs="Arial"/>
          <w:b/>
        </w:rPr>
      </w:pPr>
      <w:r w:rsidRPr="00052B19">
        <w:rPr>
          <w:rFonts w:cs="Arial"/>
          <w:b/>
        </w:rPr>
        <w:t>Output Files:</w:t>
      </w:r>
    </w:p>
    <w:p w:rsidR="00B72BA4" w:rsidRPr="00052B19" w:rsidRDefault="003E2F2A" w:rsidP="00B72BA4">
      <w:pPr>
        <w:ind w:left="720"/>
        <w:jc w:val="both"/>
        <w:rPr>
          <w:rFonts w:cs="Arial"/>
        </w:rPr>
      </w:pPr>
      <w:proofErr w:type="gramStart"/>
      <w:r>
        <w:rPr>
          <w:rFonts w:cs="Arial"/>
        </w:rPr>
        <w:t>h</w:t>
      </w:r>
      <w:r w:rsidR="00B72BA4">
        <w:rPr>
          <w:rFonts w:cs="Arial"/>
        </w:rPr>
        <w:t>wy</w:t>
      </w:r>
      <w:r>
        <w:rPr>
          <w:rFonts w:cs="Arial"/>
        </w:rPr>
        <w:t>&lt;</w:t>
      </w:r>
      <w:proofErr w:type="gramEnd"/>
      <w:r>
        <w:rPr>
          <w:rFonts w:cs="Arial"/>
        </w:rPr>
        <w:t>time period&gt;</w:t>
      </w:r>
      <w:r w:rsidR="00B72BA4" w:rsidRPr="00052B19">
        <w:rPr>
          <w:rFonts w:cs="Arial"/>
        </w:rPr>
        <w:t xml:space="preserve">_sov.mtx: O-D matrix for single occupancy vehicles in </w:t>
      </w:r>
      <w:r>
        <w:rPr>
          <w:rFonts w:cs="Arial"/>
        </w:rPr>
        <w:t>&lt;time period&gt; where time period is EA (early AM), AM (AM Peak period), MD (midday period), PM (PM Peak period), EV (evening period)</w:t>
      </w:r>
      <w:r w:rsidR="00B72BA4" w:rsidRPr="00052B19">
        <w:rPr>
          <w:rFonts w:cs="Arial"/>
        </w:rPr>
        <w:t xml:space="preserve"> consisting of several cores (minutes, </w:t>
      </w:r>
      <w:r>
        <w:rPr>
          <w:rFonts w:cs="Arial"/>
        </w:rPr>
        <w:t>distan</w:t>
      </w:r>
      <w:r w:rsidR="00B72BA4" w:rsidRPr="00052B19">
        <w:rPr>
          <w:rFonts w:cs="Arial"/>
        </w:rPr>
        <w:t>ce in miles)</w:t>
      </w:r>
    </w:p>
    <w:p w:rsidR="00B72BA4" w:rsidRPr="00052B19" w:rsidRDefault="00B72BA4" w:rsidP="00B72BA4">
      <w:pPr>
        <w:ind w:left="720"/>
        <w:jc w:val="both"/>
        <w:rPr>
          <w:rFonts w:cs="Arial"/>
        </w:rPr>
      </w:pPr>
      <w:proofErr w:type="gramStart"/>
      <w:r w:rsidRPr="00052B19">
        <w:rPr>
          <w:rFonts w:cs="Arial"/>
        </w:rPr>
        <w:t>hwy</w:t>
      </w:r>
      <w:r w:rsidR="003E2F2A">
        <w:rPr>
          <w:rFonts w:cs="Arial"/>
        </w:rPr>
        <w:t>&lt;</w:t>
      </w:r>
      <w:proofErr w:type="gramEnd"/>
      <w:r w:rsidR="003E2F2A">
        <w:rPr>
          <w:rFonts w:cs="Arial"/>
        </w:rPr>
        <w:t>time period&gt;</w:t>
      </w:r>
      <w:r w:rsidRPr="00052B19">
        <w:rPr>
          <w:rFonts w:cs="Arial"/>
        </w:rPr>
        <w:t xml:space="preserve">_hov2.mtx: O-D matrix for 2 occupancy vehicles in </w:t>
      </w:r>
      <w:r w:rsidR="003E2F2A">
        <w:rPr>
          <w:rFonts w:cs="Arial"/>
        </w:rPr>
        <w:t xml:space="preserve">&lt;time period&gt; </w:t>
      </w:r>
      <w:r w:rsidRPr="00052B19">
        <w:rPr>
          <w:rFonts w:cs="Arial"/>
        </w:rPr>
        <w:t>consisting of several cores, as described above except for 2 occupant vehicles (which can use 2+ HOV lanes).</w:t>
      </w:r>
    </w:p>
    <w:p w:rsidR="00B72BA4" w:rsidRPr="00052B19" w:rsidRDefault="00B72BA4" w:rsidP="00B72BA4">
      <w:pPr>
        <w:ind w:left="720"/>
        <w:jc w:val="both"/>
        <w:rPr>
          <w:rFonts w:cs="Arial"/>
        </w:rPr>
      </w:pPr>
      <w:r w:rsidRPr="00052B19">
        <w:rPr>
          <w:rFonts w:cs="Arial"/>
        </w:rPr>
        <w:t>hwy</w:t>
      </w:r>
      <w:r w:rsidR="003E2F2A">
        <w:rPr>
          <w:rFonts w:cs="Arial"/>
        </w:rPr>
        <w:t>&lt;time period&gt;</w:t>
      </w:r>
      <w:r w:rsidRPr="00052B19">
        <w:rPr>
          <w:rFonts w:cs="Arial"/>
        </w:rPr>
        <w:t xml:space="preserve">_hov3.mtx: O-D matrix for 3+ occupancy vehicles in </w:t>
      </w:r>
      <w:r w:rsidR="003E2F2A">
        <w:rPr>
          <w:rFonts w:cs="Arial"/>
        </w:rPr>
        <w:t xml:space="preserve">&lt;time period&gt; </w:t>
      </w:r>
      <w:r w:rsidRPr="00052B19">
        <w:rPr>
          <w:rFonts w:cs="Arial"/>
        </w:rPr>
        <w:t>consisting of several cores as described above except for 3 occupant vehicles, which can use 3+ occupant HOV lanes)</w:t>
      </w:r>
    </w:p>
    <w:p w:rsidR="001F6A6B" w:rsidRPr="00052B19" w:rsidRDefault="001F6A6B" w:rsidP="00600A90">
      <w:pPr>
        <w:ind w:left="720"/>
        <w:jc w:val="both"/>
        <w:rPr>
          <w:rFonts w:cs="Arial"/>
        </w:rPr>
      </w:pPr>
    </w:p>
    <w:p w:rsidR="00383D1B" w:rsidRPr="00052B19" w:rsidRDefault="00C66186" w:rsidP="00383D1B">
      <w:pPr>
        <w:jc w:val="both"/>
        <w:rPr>
          <w:rFonts w:cs="Arial"/>
        </w:rPr>
      </w:pPr>
      <w:r w:rsidRPr="00052B19">
        <w:rPr>
          <w:rFonts w:cs="Arial"/>
        </w:rPr>
        <w:t>If the user chooses to run a scenario with tolls</w:t>
      </w:r>
      <w:r w:rsidR="00B10E37" w:rsidRPr="00052B19">
        <w:rPr>
          <w:rFonts w:cs="Arial"/>
        </w:rPr>
        <w:t xml:space="preserve"> (“Toll Present” selected)</w:t>
      </w:r>
      <w:r w:rsidRPr="00052B19">
        <w:rPr>
          <w:rFonts w:cs="Arial"/>
        </w:rPr>
        <w:t>, then additio</w:t>
      </w:r>
      <w:r w:rsidR="001F6A6B" w:rsidRPr="00052B19">
        <w:rPr>
          <w:rFonts w:cs="Arial"/>
        </w:rPr>
        <w:t xml:space="preserve">nal output files are generated with toll cost and distance traveled on toll lanes.  These matrix cores are then appended to the original highway files listed above so that those files contain both non-toll </w:t>
      </w:r>
      <w:r w:rsidR="001F6A6B" w:rsidRPr="00052B19">
        <w:rPr>
          <w:rFonts w:cs="Arial"/>
        </w:rPr>
        <w:lastRenderedPageBreak/>
        <w:t xml:space="preserve">and toll paths for each occupancy class, similar to the MINUTP models.  The matrix cores for each set of highway skims are given in </w:t>
      </w:r>
      <w:fldSimple w:instr=" REF _Ref201060272 \h  \* MERGEFORMAT ">
        <w:r w:rsidR="001B67BC" w:rsidRPr="002A6BD8">
          <w:rPr>
            <w:rFonts w:cs="Arial"/>
          </w:rPr>
          <w:t xml:space="preserve">Table </w:t>
        </w:r>
        <w:r w:rsidR="001B67BC">
          <w:rPr>
            <w:rFonts w:cs="Arial"/>
            <w:noProof/>
          </w:rPr>
          <w:t>24</w:t>
        </w:r>
      </w:fldSimple>
      <w:r w:rsidR="002B424C" w:rsidRPr="00052B19">
        <w:rPr>
          <w:rFonts w:cs="Arial"/>
        </w:rPr>
        <w:t>.</w:t>
      </w:r>
    </w:p>
    <w:p w:rsidR="001F6A6B" w:rsidRPr="00B10E37" w:rsidRDefault="001F6A6B" w:rsidP="00383D1B">
      <w:pPr>
        <w:jc w:val="both"/>
        <w:rPr>
          <w:rFonts w:cs="Arial"/>
        </w:rPr>
      </w:pPr>
    </w:p>
    <w:p w:rsidR="00685F67" w:rsidRPr="00BF36E6" w:rsidRDefault="00253A91" w:rsidP="008B7EAD">
      <w:pPr>
        <w:pStyle w:val="Heading3"/>
        <w:rPr>
          <w:rFonts w:ascii="Arial" w:hAnsi="Arial" w:cs="Arial"/>
        </w:rPr>
      </w:pPr>
      <w:bookmarkStart w:id="126" w:name="_Toc358793991"/>
      <w:r>
        <w:rPr>
          <w:rFonts w:ascii="Arial" w:hAnsi="Arial" w:cs="Arial"/>
        </w:rPr>
        <w:t>5</w:t>
      </w:r>
      <w:r w:rsidR="008B7EAD" w:rsidRPr="00BF36E6">
        <w:rPr>
          <w:rFonts w:ascii="Arial" w:hAnsi="Arial" w:cs="Arial"/>
        </w:rPr>
        <w:t xml:space="preserve">.4.3 </w:t>
      </w:r>
      <w:r w:rsidR="00685F67" w:rsidRPr="00BF36E6">
        <w:rPr>
          <w:rFonts w:ascii="Arial" w:hAnsi="Arial" w:cs="Arial"/>
        </w:rPr>
        <w:t>Create Transit Skims</w:t>
      </w:r>
      <w:bookmarkEnd w:id="126"/>
    </w:p>
    <w:p w:rsidR="008B7EAD" w:rsidRPr="00BF36E6" w:rsidRDefault="008B7EAD" w:rsidP="008B7EAD">
      <w:pPr>
        <w:rPr>
          <w:rFonts w:cs="Arial"/>
          <w:sz w:val="24"/>
          <w:szCs w:val="24"/>
        </w:rPr>
      </w:pPr>
    </w:p>
    <w:p w:rsidR="00093CF0" w:rsidRPr="00B10E37" w:rsidRDefault="00B17EBA" w:rsidP="003036A2">
      <w:pPr>
        <w:jc w:val="both"/>
        <w:rPr>
          <w:rFonts w:cs="Arial"/>
        </w:rPr>
      </w:pPr>
      <w:r w:rsidRPr="00B10E37">
        <w:rPr>
          <w:rFonts w:cs="Arial"/>
        </w:rPr>
        <w:t>When the user clicks the “Create Transit Skims</w:t>
      </w:r>
      <w:r w:rsidR="007A4818" w:rsidRPr="00B10E37">
        <w:rPr>
          <w:rFonts w:cs="Arial"/>
        </w:rPr>
        <w:t>” button,</w:t>
      </w:r>
      <w:r w:rsidR="00023E1C">
        <w:rPr>
          <w:rFonts w:cs="Arial"/>
        </w:rPr>
        <w:t xml:space="preserve"> the TransitSkims.rsc GISD-K script is run.  F</w:t>
      </w:r>
      <w:r w:rsidR="007A4818" w:rsidRPr="00B10E37">
        <w:rPr>
          <w:rFonts w:cs="Arial"/>
        </w:rPr>
        <w:t>irst</w:t>
      </w:r>
      <w:r w:rsidR="00023E1C">
        <w:rPr>
          <w:rFonts w:cs="Arial"/>
        </w:rPr>
        <w:t>, this macro computes</w:t>
      </w:r>
      <w:r w:rsidR="007A4818" w:rsidRPr="00B10E37">
        <w:rPr>
          <w:rFonts w:cs="Arial"/>
        </w:rPr>
        <w:t xml:space="preserve"> transit travel times from the corresponding highway travel times. </w:t>
      </w:r>
      <w:r w:rsidR="001F6A6B">
        <w:rPr>
          <w:rFonts w:cs="Arial"/>
        </w:rPr>
        <w:t xml:space="preserve"> In the first iteration, the coded times are used based on the lookup tables given up.  In subsequent iterations, the travel times are appended from the congested times obtained by the method of successive averages.  </w:t>
      </w:r>
      <w:r w:rsidR="00D86C4B" w:rsidRPr="00B10E37">
        <w:rPr>
          <w:rFonts w:cs="Arial"/>
        </w:rPr>
        <w:t xml:space="preserve">Next, skims are generated for local bus, express bus, </w:t>
      </w:r>
      <w:r w:rsidR="001F6A6B">
        <w:rPr>
          <w:rFonts w:cs="Arial"/>
        </w:rPr>
        <w:t xml:space="preserve">and </w:t>
      </w:r>
      <w:r w:rsidR="00D86C4B" w:rsidRPr="00B10E37">
        <w:rPr>
          <w:rFonts w:cs="Arial"/>
        </w:rPr>
        <w:t xml:space="preserve">fixed </w:t>
      </w:r>
      <w:proofErr w:type="spellStart"/>
      <w:r w:rsidR="00D86C4B" w:rsidRPr="00B10E37">
        <w:rPr>
          <w:rFonts w:cs="Arial"/>
        </w:rPr>
        <w:t>guide</w:t>
      </w:r>
      <w:r w:rsidR="001F6A6B">
        <w:rPr>
          <w:rFonts w:cs="Arial"/>
        </w:rPr>
        <w:t>way</w:t>
      </w:r>
      <w:proofErr w:type="spellEnd"/>
      <w:r w:rsidR="001F6A6B">
        <w:rPr>
          <w:rFonts w:cs="Arial"/>
        </w:rPr>
        <w:t xml:space="preserve"> walk modes, and </w:t>
      </w:r>
      <w:r w:rsidR="00D86C4B" w:rsidRPr="00B10E37">
        <w:rPr>
          <w:rFonts w:cs="Arial"/>
        </w:rPr>
        <w:t xml:space="preserve">by </w:t>
      </w:r>
      <w:r w:rsidR="001F6A6B">
        <w:rPr>
          <w:rFonts w:cs="Arial"/>
        </w:rPr>
        <w:t>park-and-ride</w:t>
      </w:r>
      <w:r w:rsidR="00717BA2" w:rsidRPr="00B10E37">
        <w:rPr>
          <w:rFonts w:cs="Arial"/>
        </w:rPr>
        <w:t xml:space="preserve"> and kiss</w:t>
      </w:r>
      <w:r w:rsidR="001F6A6B">
        <w:rPr>
          <w:rFonts w:cs="Arial"/>
        </w:rPr>
        <w:t>-</w:t>
      </w:r>
      <w:r w:rsidR="00717BA2" w:rsidRPr="00B10E37">
        <w:rPr>
          <w:rFonts w:cs="Arial"/>
        </w:rPr>
        <w:t>and</w:t>
      </w:r>
      <w:r w:rsidR="001F6A6B">
        <w:rPr>
          <w:rFonts w:cs="Arial"/>
        </w:rPr>
        <w:t>-</w:t>
      </w:r>
      <w:r w:rsidR="00717BA2" w:rsidRPr="00B10E37">
        <w:rPr>
          <w:rFonts w:cs="Arial"/>
        </w:rPr>
        <w:t>ride</w:t>
      </w:r>
      <w:r w:rsidR="001F6A6B">
        <w:rPr>
          <w:rFonts w:cs="Arial"/>
        </w:rPr>
        <w:t xml:space="preserve"> drive modes, using the </w:t>
      </w:r>
      <w:proofErr w:type="spellStart"/>
      <w:r w:rsidR="00AF0132">
        <w:rPr>
          <w:rFonts w:cs="Arial"/>
        </w:rPr>
        <w:t>TransCAD</w:t>
      </w:r>
      <w:proofErr w:type="spellEnd"/>
      <w:r w:rsidR="001F6A6B">
        <w:rPr>
          <w:rFonts w:cs="Arial"/>
        </w:rPr>
        <w:t xml:space="preserve"> Pathfinder algorithm</w:t>
      </w:r>
      <w:r w:rsidR="00717BA2" w:rsidRPr="00B10E37">
        <w:rPr>
          <w:rFonts w:cs="Arial"/>
        </w:rPr>
        <w:t>.</w:t>
      </w:r>
      <w:r w:rsidR="001F6A6B">
        <w:rPr>
          <w:rFonts w:cs="Arial"/>
        </w:rPr>
        <w:t xml:space="preserve">  The </w:t>
      </w:r>
      <w:r w:rsidR="00B06F76">
        <w:rPr>
          <w:rFonts w:cs="Arial"/>
        </w:rPr>
        <w:t xml:space="preserve">mode-specific </w:t>
      </w:r>
      <w:r w:rsidR="001F6A6B">
        <w:rPr>
          <w:rFonts w:cs="Arial"/>
        </w:rPr>
        <w:t xml:space="preserve">weights used in path-finding are given in the transit mode table, shown in </w:t>
      </w:r>
      <w:r w:rsidR="0015799B">
        <w:rPr>
          <w:rFonts w:cs="Arial"/>
        </w:rPr>
        <w:fldChar w:fldCharType="begin"/>
      </w:r>
      <w:r w:rsidR="001F6A6B">
        <w:rPr>
          <w:rFonts w:cs="Arial"/>
        </w:rPr>
        <w:instrText xml:space="preserve"> REF _Ref201058218 \h </w:instrText>
      </w:r>
      <w:r w:rsidR="0015799B">
        <w:rPr>
          <w:rFonts w:cs="Arial"/>
        </w:rPr>
      </w:r>
      <w:r w:rsidR="0015799B">
        <w:rPr>
          <w:rFonts w:cs="Arial"/>
        </w:rPr>
        <w:fldChar w:fldCharType="separate"/>
      </w:r>
      <w:r w:rsidR="001B67BC" w:rsidRPr="001F6A6B">
        <w:rPr>
          <w:rFonts w:cs="Arial"/>
        </w:rPr>
        <w:t xml:space="preserve">Table </w:t>
      </w:r>
      <w:r w:rsidR="001B67BC">
        <w:rPr>
          <w:rFonts w:cs="Arial"/>
          <w:noProof/>
        </w:rPr>
        <w:t>25</w:t>
      </w:r>
      <w:r w:rsidR="0015799B">
        <w:rPr>
          <w:rFonts w:cs="Arial"/>
        </w:rPr>
        <w:fldChar w:fldCharType="end"/>
      </w:r>
      <w:r w:rsidR="001F6A6B">
        <w:rPr>
          <w:rFonts w:cs="Arial"/>
        </w:rPr>
        <w:t>.</w:t>
      </w:r>
      <w:r w:rsidR="00093CF0" w:rsidRPr="00B10E37">
        <w:rPr>
          <w:rFonts w:cs="Arial"/>
        </w:rPr>
        <w:t xml:space="preserve"> </w:t>
      </w:r>
      <w:r w:rsidR="00B06F76">
        <w:rPr>
          <w:rFonts w:cs="Arial"/>
        </w:rPr>
        <w:t xml:space="preserve">The global parameters used in pathfinder are given in </w:t>
      </w:r>
      <w:r w:rsidR="0015799B">
        <w:rPr>
          <w:rFonts w:cs="Arial"/>
        </w:rPr>
        <w:fldChar w:fldCharType="begin"/>
      </w:r>
      <w:r w:rsidR="00B06F76">
        <w:rPr>
          <w:rFonts w:cs="Arial"/>
        </w:rPr>
        <w:instrText xml:space="preserve"> REF _Ref201059110 \h </w:instrText>
      </w:r>
      <w:r w:rsidR="0015799B">
        <w:rPr>
          <w:rFonts w:cs="Arial"/>
        </w:rPr>
      </w:r>
      <w:r w:rsidR="0015799B">
        <w:rPr>
          <w:rFonts w:cs="Arial"/>
        </w:rPr>
        <w:fldChar w:fldCharType="separate"/>
      </w:r>
      <w:r w:rsidR="001B67BC" w:rsidRPr="00B06F76">
        <w:rPr>
          <w:rFonts w:cs="Arial"/>
        </w:rPr>
        <w:t xml:space="preserve">Table </w:t>
      </w:r>
      <w:r w:rsidR="001B67BC">
        <w:rPr>
          <w:rFonts w:cs="Arial"/>
          <w:noProof/>
        </w:rPr>
        <w:t>26</w:t>
      </w:r>
      <w:r w:rsidR="0015799B">
        <w:rPr>
          <w:rFonts w:cs="Arial"/>
        </w:rPr>
        <w:fldChar w:fldCharType="end"/>
      </w:r>
      <w:r w:rsidR="00B06F76">
        <w:rPr>
          <w:rFonts w:cs="Arial"/>
        </w:rPr>
        <w:t xml:space="preserve">.  </w:t>
      </w:r>
      <w:r w:rsidR="00093CF0" w:rsidRPr="00B10E37">
        <w:rPr>
          <w:rFonts w:cs="Arial"/>
        </w:rPr>
        <w:t>The input files and output files</w:t>
      </w:r>
      <w:r w:rsidR="00287B64">
        <w:rPr>
          <w:rFonts w:cs="Arial"/>
        </w:rPr>
        <w:t xml:space="preserve"> for this task are listed below.  The matrix cores for each set of transit skims are given in </w:t>
      </w:r>
      <w:r w:rsidR="0015799B">
        <w:rPr>
          <w:rFonts w:cs="Arial"/>
        </w:rPr>
        <w:fldChar w:fldCharType="begin"/>
      </w:r>
      <w:r w:rsidR="002B424C">
        <w:rPr>
          <w:rFonts w:cs="Arial"/>
        </w:rPr>
        <w:instrText xml:space="preserve"> REF _Ref201060272 \h </w:instrText>
      </w:r>
      <w:r w:rsidR="0015799B">
        <w:rPr>
          <w:rFonts w:cs="Arial"/>
        </w:rPr>
      </w:r>
      <w:r w:rsidR="0015799B">
        <w:rPr>
          <w:rFonts w:cs="Arial"/>
        </w:rPr>
        <w:fldChar w:fldCharType="separate"/>
      </w:r>
      <w:r w:rsidR="001B67BC" w:rsidRPr="002A6BD8">
        <w:rPr>
          <w:rFonts w:cs="Arial"/>
        </w:rPr>
        <w:t xml:space="preserve">Table </w:t>
      </w:r>
      <w:r w:rsidR="001B67BC">
        <w:rPr>
          <w:rFonts w:cs="Arial"/>
          <w:noProof/>
        </w:rPr>
        <w:t>24</w:t>
      </w:r>
      <w:r w:rsidR="0015799B">
        <w:rPr>
          <w:rFonts w:cs="Arial"/>
        </w:rPr>
        <w:fldChar w:fldCharType="end"/>
      </w:r>
      <w:r w:rsidR="002B424C">
        <w:rPr>
          <w:rFonts w:cs="Arial"/>
        </w:rPr>
        <w:t>.</w:t>
      </w:r>
    </w:p>
    <w:p w:rsidR="006A2445" w:rsidRPr="00B10E37" w:rsidRDefault="006A2445" w:rsidP="00EE1BA4">
      <w:pPr>
        <w:pStyle w:val="ListParagraph"/>
        <w:ind w:left="360"/>
        <w:jc w:val="both"/>
        <w:rPr>
          <w:rFonts w:cs="Arial"/>
        </w:rPr>
      </w:pPr>
      <w:r w:rsidRPr="00B10E37">
        <w:rPr>
          <w:rFonts w:cs="Arial"/>
          <w:b/>
        </w:rPr>
        <w:t>Input Files:</w:t>
      </w:r>
    </w:p>
    <w:p w:rsidR="002B29B6" w:rsidRPr="00B10E37" w:rsidRDefault="002B29B6" w:rsidP="00F14105">
      <w:pPr>
        <w:ind w:left="720"/>
        <w:jc w:val="both"/>
        <w:rPr>
          <w:rFonts w:cs="Arial"/>
        </w:rPr>
      </w:pPr>
      <w:proofErr w:type="spellStart"/>
      <w:r w:rsidRPr="00B10E37">
        <w:rPr>
          <w:rFonts w:cs="Arial"/>
        </w:rPr>
        <w:t>Hwyfile</w:t>
      </w:r>
      <w:proofErr w:type="spellEnd"/>
      <w:r w:rsidRPr="00B10E37">
        <w:rPr>
          <w:rFonts w:cs="Arial"/>
        </w:rPr>
        <w:t>:</w:t>
      </w:r>
      <w:r w:rsidR="002E0942" w:rsidRPr="00B10E37">
        <w:rPr>
          <w:rFonts w:cs="Arial"/>
        </w:rPr>
        <w:t xml:space="preserve"> </w:t>
      </w:r>
      <w:r w:rsidR="00D11E69" w:rsidRPr="00B10E37">
        <w:rPr>
          <w:rFonts w:cs="Arial"/>
        </w:rPr>
        <w:t>Scenario line layer.</w:t>
      </w:r>
    </w:p>
    <w:p w:rsidR="002B29B6" w:rsidRPr="00B10E37" w:rsidRDefault="002B29B6" w:rsidP="00F14105">
      <w:pPr>
        <w:ind w:left="720"/>
        <w:jc w:val="both"/>
        <w:rPr>
          <w:rFonts w:cs="Arial"/>
        </w:rPr>
      </w:pPr>
      <w:proofErr w:type="spellStart"/>
      <w:r w:rsidRPr="00B10E37">
        <w:rPr>
          <w:rFonts w:cs="Arial"/>
        </w:rPr>
        <w:t>Rtsfile</w:t>
      </w:r>
      <w:proofErr w:type="spellEnd"/>
      <w:r w:rsidRPr="00B10E37">
        <w:rPr>
          <w:rFonts w:cs="Arial"/>
        </w:rPr>
        <w:t>:</w:t>
      </w:r>
      <w:r w:rsidR="002E0942" w:rsidRPr="00B10E37">
        <w:rPr>
          <w:rFonts w:cs="Arial"/>
        </w:rPr>
        <w:t xml:space="preserve"> </w:t>
      </w:r>
      <w:r w:rsidR="00D11E69" w:rsidRPr="00B10E37">
        <w:rPr>
          <w:rFonts w:cs="Arial"/>
        </w:rPr>
        <w:t>Scenario route system file.</w:t>
      </w:r>
    </w:p>
    <w:p w:rsidR="002B29B6" w:rsidRPr="00B10E37" w:rsidRDefault="002B29B6" w:rsidP="00F14105">
      <w:pPr>
        <w:ind w:left="720"/>
        <w:jc w:val="both"/>
        <w:rPr>
          <w:rFonts w:cs="Arial"/>
        </w:rPr>
      </w:pPr>
      <w:proofErr w:type="spellStart"/>
      <w:r w:rsidRPr="00B10E37">
        <w:rPr>
          <w:rFonts w:cs="Arial"/>
        </w:rPr>
        <w:t>Rstopfile</w:t>
      </w:r>
      <w:proofErr w:type="spellEnd"/>
      <w:r w:rsidRPr="00B10E37">
        <w:rPr>
          <w:rFonts w:cs="Arial"/>
        </w:rPr>
        <w:t>:</w:t>
      </w:r>
      <w:r w:rsidR="002E0942" w:rsidRPr="00B10E37">
        <w:rPr>
          <w:rFonts w:cs="Arial"/>
        </w:rPr>
        <w:t xml:space="preserve"> </w:t>
      </w:r>
      <w:r w:rsidR="00D11E69" w:rsidRPr="00B10E37">
        <w:rPr>
          <w:rFonts w:cs="Arial"/>
        </w:rPr>
        <w:t>Scenario transit stop layer.</w:t>
      </w:r>
    </w:p>
    <w:p w:rsidR="002B29B6" w:rsidRPr="00B10E37" w:rsidRDefault="002B29B6" w:rsidP="00F14105">
      <w:pPr>
        <w:ind w:left="720"/>
        <w:jc w:val="both"/>
        <w:rPr>
          <w:rFonts w:cs="Arial"/>
        </w:rPr>
      </w:pPr>
      <w:proofErr w:type="spellStart"/>
      <w:r w:rsidRPr="00B10E37">
        <w:rPr>
          <w:rFonts w:cs="Arial"/>
        </w:rPr>
        <w:t>Modefile</w:t>
      </w:r>
      <w:proofErr w:type="spellEnd"/>
      <w:r w:rsidRPr="00B10E37">
        <w:rPr>
          <w:rFonts w:cs="Arial"/>
        </w:rPr>
        <w:t>:</w:t>
      </w:r>
      <w:r w:rsidR="002E0942" w:rsidRPr="00B10E37">
        <w:rPr>
          <w:rFonts w:cs="Arial"/>
        </w:rPr>
        <w:t xml:space="preserve"> </w:t>
      </w:r>
      <w:r w:rsidR="005C26C3" w:rsidRPr="00B10E37">
        <w:rPr>
          <w:rFonts w:cs="Arial"/>
        </w:rPr>
        <w:t>Transit mode attributes table.</w:t>
      </w:r>
    </w:p>
    <w:p w:rsidR="00383D1B" w:rsidRDefault="002B29B6" w:rsidP="00AF695B">
      <w:pPr>
        <w:ind w:left="720"/>
        <w:jc w:val="both"/>
        <w:rPr>
          <w:rFonts w:cs="Arial"/>
        </w:rPr>
      </w:pPr>
      <w:proofErr w:type="spellStart"/>
      <w:r w:rsidRPr="00B10E37">
        <w:rPr>
          <w:rFonts w:cs="Arial"/>
        </w:rPr>
        <w:t>Xferfile</w:t>
      </w:r>
      <w:proofErr w:type="spellEnd"/>
      <w:r w:rsidRPr="00B10E37">
        <w:rPr>
          <w:rFonts w:cs="Arial"/>
        </w:rPr>
        <w:t xml:space="preserve">: </w:t>
      </w:r>
      <w:r w:rsidR="005C26C3" w:rsidRPr="00B10E37">
        <w:rPr>
          <w:rFonts w:cs="Arial"/>
        </w:rPr>
        <w:t>Inter mode transfer cost table</w:t>
      </w:r>
    </w:p>
    <w:p w:rsidR="00B10E37" w:rsidRDefault="00B10E37" w:rsidP="00B10E37">
      <w:pPr>
        <w:pStyle w:val="ListParagraph"/>
        <w:ind w:left="360" w:firstLine="360"/>
        <w:jc w:val="both"/>
        <w:rPr>
          <w:rFonts w:cs="Arial"/>
        </w:rPr>
      </w:pPr>
      <w:r w:rsidRPr="00013993">
        <w:rPr>
          <w:rFonts w:cs="Arial"/>
        </w:rPr>
        <w:t>pnracc.mtx</w:t>
      </w:r>
      <w:r>
        <w:rPr>
          <w:rFonts w:cs="Arial"/>
        </w:rPr>
        <w:t xml:space="preserve">:  PNR </w:t>
      </w:r>
      <w:proofErr w:type="spellStart"/>
      <w:r>
        <w:rPr>
          <w:rFonts w:cs="Arial"/>
        </w:rPr>
        <w:t>centroid</w:t>
      </w:r>
      <w:proofErr w:type="spellEnd"/>
      <w:r>
        <w:rPr>
          <w:rFonts w:cs="Arial"/>
        </w:rPr>
        <w:t xml:space="preserve"> to highway node matrix (length, peak time, and off-peak time)</w:t>
      </w:r>
    </w:p>
    <w:p w:rsidR="00B10E37" w:rsidRPr="00013993" w:rsidRDefault="00B10E37" w:rsidP="00B10E37">
      <w:pPr>
        <w:pStyle w:val="ListParagraph"/>
        <w:ind w:left="360" w:firstLine="360"/>
        <w:jc w:val="both"/>
        <w:rPr>
          <w:rFonts w:cs="Arial"/>
        </w:rPr>
      </w:pPr>
      <w:proofErr w:type="spellStart"/>
      <w:r>
        <w:rPr>
          <w:rFonts w:cs="Arial"/>
        </w:rPr>
        <w:t>knracc.matx</w:t>
      </w:r>
      <w:proofErr w:type="spellEnd"/>
      <w:r>
        <w:rPr>
          <w:rFonts w:cs="Arial"/>
        </w:rPr>
        <w:t xml:space="preserve">: KNR </w:t>
      </w:r>
      <w:proofErr w:type="spellStart"/>
      <w:r>
        <w:rPr>
          <w:rFonts w:cs="Arial"/>
        </w:rPr>
        <w:t>centroid</w:t>
      </w:r>
      <w:proofErr w:type="spellEnd"/>
      <w:r>
        <w:rPr>
          <w:rFonts w:cs="Arial"/>
        </w:rPr>
        <w:t xml:space="preserve"> to highway node matrix (length, peak time, and off-peak </w:t>
      </w:r>
      <w:r>
        <w:rPr>
          <w:rFonts w:cs="Arial"/>
        </w:rPr>
        <w:tab/>
        <w:t>time)</w:t>
      </w:r>
    </w:p>
    <w:p w:rsidR="00B10E37" w:rsidRDefault="00B10E37" w:rsidP="00AF695B">
      <w:pPr>
        <w:ind w:left="720"/>
        <w:jc w:val="both"/>
        <w:rPr>
          <w:rFonts w:cs="Arial"/>
        </w:rPr>
      </w:pPr>
    </w:p>
    <w:p w:rsidR="00967F8E" w:rsidRPr="00B10E37" w:rsidRDefault="00967F8E" w:rsidP="00AF695B">
      <w:pPr>
        <w:ind w:left="720"/>
        <w:jc w:val="both"/>
        <w:rPr>
          <w:rFonts w:cs="Arial"/>
        </w:rPr>
      </w:pPr>
    </w:p>
    <w:p w:rsidR="00C234C5" w:rsidRPr="00B10E37" w:rsidRDefault="00C234C5" w:rsidP="00C234C5">
      <w:pPr>
        <w:pStyle w:val="ListParagraph"/>
        <w:ind w:left="360"/>
        <w:jc w:val="both"/>
        <w:rPr>
          <w:rFonts w:cs="Arial"/>
          <w:b/>
        </w:rPr>
      </w:pPr>
      <w:r w:rsidRPr="00B10E37">
        <w:rPr>
          <w:rFonts w:cs="Arial"/>
          <w:b/>
        </w:rPr>
        <w:t>Output Files:</w:t>
      </w:r>
    </w:p>
    <w:p w:rsidR="002B73EF" w:rsidRPr="00B10E37" w:rsidRDefault="001D5FC9" w:rsidP="00C91E88">
      <w:pPr>
        <w:pStyle w:val="ListParagraph"/>
        <w:numPr>
          <w:ilvl w:val="0"/>
          <w:numId w:val="12"/>
        </w:numPr>
        <w:tabs>
          <w:tab w:val="clear" w:pos="360"/>
          <w:tab w:val="num" w:pos="1080"/>
        </w:tabs>
        <w:ind w:left="1080"/>
        <w:jc w:val="both"/>
        <w:rPr>
          <w:rFonts w:cs="Arial"/>
        </w:rPr>
      </w:pPr>
      <w:proofErr w:type="spellStart"/>
      <w:r>
        <w:rPr>
          <w:rFonts w:cs="Arial"/>
        </w:rPr>
        <w:t>transit</w:t>
      </w:r>
      <w:r w:rsidR="003E2F2A">
        <w:rPr>
          <w:rFonts w:cs="Arial"/>
        </w:rPr>
        <w:t>_wloc</w:t>
      </w:r>
      <w:proofErr w:type="spellEnd"/>
      <w:r w:rsidR="003E2F2A">
        <w:rPr>
          <w:rFonts w:cs="Arial"/>
        </w:rPr>
        <w:t>_&lt;time period&gt;</w:t>
      </w:r>
      <w:r w:rsidR="002B73EF" w:rsidRPr="00B10E37">
        <w:rPr>
          <w:rFonts w:cs="Arial"/>
        </w:rPr>
        <w:t xml:space="preserve">.bin: Transit skims for walk to local in </w:t>
      </w:r>
      <w:r w:rsidR="003E2F2A">
        <w:rPr>
          <w:rFonts w:cs="Arial"/>
        </w:rPr>
        <w:t>&lt;time period&gt;</w:t>
      </w:r>
      <w:r w:rsidR="002B73EF" w:rsidRPr="00B10E37">
        <w:rPr>
          <w:rFonts w:cs="Arial"/>
        </w:rPr>
        <w:t xml:space="preserve"> </w:t>
      </w:r>
      <w:r w:rsidR="003E2F2A">
        <w:rPr>
          <w:rFonts w:cs="Arial"/>
        </w:rPr>
        <w:t>where time period is EA (early AM), AM (AM Peak period), MD (midday period), PM (PM Peak period), EV (evening period)</w:t>
      </w:r>
    </w:p>
    <w:p w:rsidR="002B73EF" w:rsidRPr="00B10E37" w:rsidRDefault="001D5FC9" w:rsidP="00C91E88">
      <w:pPr>
        <w:pStyle w:val="ListParagraph"/>
        <w:numPr>
          <w:ilvl w:val="0"/>
          <w:numId w:val="12"/>
        </w:numPr>
        <w:tabs>
          <w:tab w:val="clear" w:pos="360"/>
          <w:tab w:val="num" w:pos="1080"/>
        </w:tabs>
        <w:ind w:left="1080"/>
        <w:jc w:val="both"/>
        <w:rPr>
          <w:rFonts w:cs="Arial"/>
        </w:rPr>
      </w:pPr>
      <w:proofErr w:type="spellStart"/>
      <w:r>
        <w:rPr>
          <w:rFonts w:cs="Arial"/>
        </w:rPr>
        <w:t>transit</w:t>
      </w:r>
      <w:r w:rsidR="002B73EF" w:rsidRPr="00B10E37">
        <w:rPr>
          <w:rFonts w:cs="Arial"/>
        </w:rPr>
        <w:t>_wexp</w:t>
      </w:r>
      <w:proofErr w:type="spellEnd"/>
      <w:r w:rsidR="002B73EF" w:rsidRPr="00B10E37">
        <w:rPr>
          <w:rFonts w:cs="Arial"/>
        </w:rPr>
        <w:t>_</w:t>
      </w:r>
      <w:r w:rsidR="003E2F2A">
        <w:rPr>
          <w:rFonts w:cs="Arial"/>
        </w:rPr>
        <w:t>&lt;time period&gt;</w:t>
      </w:r>
      <w:r w:rsidR="002B73EF" w:rsidRPr="00B10E37">
        <w:rPr>
          <w:rFonts w:cs="Arial"/>
        </w:rPr>
        <w:t xml:space="preserve">bin: Transit skims for walk to express in </w:t>
      </w:r>
      <w:r w:rsidR="003E2F2A">
        <w:rPr>
          <w:rFonts w:cs="Arial"/>
        </w:rPr>
        <w:t>&lt;time period&gt;</w:t>
      </w:r>
    </w:p>
    <w:p w:rsidR="003E2F2A" w:rsidRDefault="001D5FC9" w:rsidP="00C91E88">
      <w:pPr>
        <w:pStyle w:val="ListParagraph"/>
        <w:numPr>
          <w:ilvl w:val="0"/>
          <w:numId w:val="12"/>
        </w:numPr>
        <w:tabs>
          <w:tab w:val="clear" w:pos="360"/>
          <w:tab w:val="num" w:pos="1080"/>
        </w:tabs>
        <w:ind w:left="1080"/>
        <w:jc w:val="both"/>
        <w:rPr>
          <w:rFonts w:cs="Arial"/>
        </w:rPr>
      </w:pPr>
      <w:proofErr w:type="spellStart"/>
      <w:r>
        <w:rPr>
          <w:rFonts w:cs="Arial"/>
        </w:rPr>
        <w:t>transit</w:t>
      </w:r>
      <w:r w:rsidR="002B73EF" w:rsidRPr="003E2F2A">
        <w:rPr>
          <w:rFonts w:cs="Arial"/>
        </w:rPr>
        <w:t>_wfxg</w:t>
      </w:r>
      <w:proofErr w:type="spellEnd"/>
      <w:r w:rsidR="002B73EF" w:rsidRPr="003E2F2A">
        <w:rPr>
          <w:rFonts w:cs="Arial"/>
        </w:rPr>
        <w:t>_</w:t>
      </w:r>
      <w:r w:rsidR="003E2F2A" w:rsidRPr="003E2F2A">
        <w:rPr>
          <w:rFonts w:cs="Arial"/>
        </w:rPr>
        <w:t>&lt;time period&gt;.</w:t>
      </w:r>
      <w:r w:rsidR="002B73EF" w:rsidRPr="003E2F2A">
        <w:rPr>
          <w:rFonts w:cs="Arial"/>
        </w:rPr>
        <w:t>bin: Transi</w:t>
      </w:r>
      <w:r w:rsidR="00287B64" w:rsidRPr="003E2F2A">
        <w:rPr>
          <w:rFonts w:cs="Arial"/>
        </w:rPr>
        <w:t xml:space="preserve">t skims for walk to fixed </w:t>
      </w:r>
      <w:proofErr w:type="spellStart"/>
      <w:r w:rsidR="00287B64" w:rsidRPr="003E2F2A">
        <w:rPr>
          <w:rFonts w:cs="Arial"/>
        </w:rPr>
        <w:t>guide</w:t>
      </w:r>
      <w:r w:rsidR="002B73EF" w:rsidRPr="003E2F2A">
        <w:rPr>
          <w:rFonts w:cs="Arial"/>
        </w:rPr>
        <w:t>way</w:t>
      </w:r>
      <w:proofErr w:type="spellEnd"/>
      <w:r w:rsidR="002B73EF" w:rsidRPr="003E2F2A">
        <w:rPr>
          <w:rFonts w:cs="Arial"/>
        </w:rPr>
        <w:t xml:space="preserve"> in </w:t>
      </w:r>
      <w:r w:rsidR="003E2F2A">
        <w:rPr>
          <w:rFonts w:cs="Arial"/>
        </w:rPr>
        <w:t>&lt;time period&gt;</w:t>
      </w:r>
      <w:r w:rsidR="003E2F2A" w:rsidRPr="00B10E37">
        <w:rPr>
          <w:rFonts w:cs="Arial"/>
        </w:rPr>
        <w:t xml:space="preserve"> </w:t>
      </w:r>
    </w:p>
    <w:p w:rsidR="002B73EF" w:rsidRDefault="001D5FC9" w:rsidP="00C91E88">
      <w:pPr>
        <w:pStyle w:val="ListParagraph"/>
        <w:numPr>
          <w:ilvl w:val="0"/>
          <w:numId w:val="12"/>
        </w:numPr>
        <w:tabs>
          <w:tab w:val="clear" w:pos="360"/>
          <w:tab w:val="num" w:pos="1080"/>
        </w:tabs>
        <w:ind w:left="1080"/>
        <w:jc w:val="both"/>
        <w:rPr>
          <w:rFonts w:cs="Arial"/>
        </w:rPr>
      </w:pPr>
      <w:proofErr w:type="spellStart"/>
      <w:r>
        <w:rPr>
          <w:rFonts w:cs="Arial"/>
        </w:rPr>
        <w:lastRenderedPageBreak/>
        <w:t>transit</w:t>
      </w:r>
      <w:r w:rsidR="002B73EF" w:rsidRPr="003E2F2A">
        <w:rPr>
          <w:rFonts w:cs="Arial"/>
        </w:rPr>
        <w:t>_</w:t>
      </w:r>
      <w:r>
        <w:rPr>
          <w:rFonts w:cs="Arial"/>
        </w:rPr>
        <w:t>ptw</w:t>
      </w:r>
      <w:proofErr w:type="spellEnd"/>
      <w:r w:rsidR="003E2F2A" w:rsidRPr="003E2F2A">
        <w:rPr>
          <w:rFonts w:cs="Arial"/>
        </w:rPr>
        <w:t>_&lt;time period&gt;</w:t>
      </w:r>
      <w:r w:rsidR="002B73EF" w:rsidRPr="003E2F2A">
        <w:rPr>
          <w:rFonts w:cs="Arial"/>
        </w:rPr>
        <w:t>.bin: Transit skims for park and ride</w:t>
      </w:r>
      <w:r>
        <w:rPr>
          <w:rFonts w:cs="Arial"/>
        </w:rPr>
        <w:t xml:space="preserve"> access and walk egress</w:t>
      </w:r>
      <w:r w:rsidR="002B73EF" w:rsidRPr="003E2F2A">
        <w:rPr>
          <w:rFonts w:cs="Arial"/>
        </w:rPr>
        <w:t xml:space="preserve"> </w:t>
      </w:r>
      <w:r w:rsidR="003E2F2A">
        <w:rPr>
          <w:rFonts w:cs="Arial"/>
        </w:rPr>
        <w:t>in &lt;time period&gt;</w:t>
      </w:r>
    </w:p>
    <w:p w:rsidR="001D5FC9" w:rsidRPr="001D5FC9" w:rsidRDefault="001D5FC9" w:rsidP="001D5FC9">
      <w:pPr>
        <w:pStyle w:val="ListParagraph"/>
        <w:numPr>
          <w:ilvl w:val="0"/>
          <w:numId w:val="12"/>
        </w:numPr>
        <w:tabs>
          <w:tab w:val="clear" w:pos="360"/>
          <w:tab w:val="num" w:pos="1080"/>
        </w:tabs>
        <w:ind w:left="1080"/>
        <w:jc w:val="both"/>
        <w:rPr>
          <w:rFonts w:cs="Arial"/>
        </w:rPr>
      </w:pPr>
      <w:proofErr w:type="spellStart"/>
      <w:r>
        <w:rPr>
          <w:rFonts w:cs="Arial"/>
        </w:rPr>
        <w:t>transit</w:t>
      </w:r>
      <w:r w:rsidRPr="003E2F2A">
        <w:rPr>
          <w:rFonts w:cs="Arial"/>
        </w:rPr>
        <w:t>_</w:t>
      </w:r>
      <w:r>
        <w:rPr>
          <w:rFonts w:cs="Arial"/>
        </w:rPr>
        <w:t>wtp</w:t>
      </w:r>
      <w:proofErr w:type="spellEnd"/>
      <w:r w:rsidRPr="003E2F2A">
        <w:rPr>
          <w:rFonts w:cs="Arial"/>
        </w:rPr>
        <w:t xml:space="preserve">_&lt;time period&gt;.bin: Transit skims for </w:t>
      </w:r>
      <w:r>
        <w:rPr>
          <w:rFonts w:cs="Arial"/>
        </w:rPr>
        <w:t xml:space="preserve">walk access and </w:t>
      </w:r>
      <w:r w:rsidRPr="003E2F2A">
        <w:rPr>
          <w:rFonts w:cs="Arial"/>
        </w:rPr>
        <w:t>park and ride</w:t>
      </w:r>
      <w:r>
        <w:rPr>
          <w:rFonts w:cs="Arial"/>
        </w:rPr>
        <w:t xml:space="preserve"> egress</w:t>
      </w:r>
      <w:r w:rsidRPr="003E2F2A">
        <w:rPr>
          <w:rFonts w:cs="Arial"/>
        </w:rPr>
        <w:t xml:space="preserve"> </w:t>
      </w:r>
      <w:r>
        <w:rPr>
          <w:rFonts w:cs="Arial"/>
        </w:rPr>
        <w:t>in &lt;time period&gt;</w:t>
      </w:r>
      <w:r w:rsidRPr="003E2F2A">
        <w:rPr>
          <w:rFonts w:cs="Arial"/>
        </w:rPr>
        <w:t>.</w:t>
      </w:r>
    </w:p>
    <w:p w:rsidR="002B73EF" w:rsidRDefault="001D5FC9" w:rsidP="00C91E88">
      <w:pPr>
        <w:pStyle w:val="ListParagraph"/>
        <w:numPr>
          <w:ilvl w:val="0"/>
          <w:numId w:val="12"/>
        </w:numPr>
        <w:tabs>
          <w:tab w:val="clear" w:pos="360"/>
          <w:tab w:val="num" w:pos="1080"/>
        </w:tabs>
        <w:ind w:left="1080"/>
        <w:jc w:val="both"/>
        <w:rPr>
          <w:rFonts w:cs="Arial"/>
        </w:rPr>
      </w:pPr>
      <w:proofErr w:type="spellStart"/>
      <w:r>
        <w:rPr>
          <w:rFonts w:cs="Arial"/>
        </w:rPr>
        <w:t>transit</w:t>
      </w:r>
      <w:r w:rsidR="002B73EF" w:rsidRPr="00B10E37">
        <w:rPr>
          <w:rFonts w:cs="Arial"/>
        </w:rPr>
        <w:t>_</w:t>
      </w:r>
      <w:r>
        <w:rPr>
          <w:rFonts w:cs="Arial"/>
        </w:rPr>
        <w:t>ktw</w:t>
      </w:r>
      <w:proofErr w:type="spellEnd"/>
      <w:r w:rsidR="003E2F2A">
        <w:rPr>
          <w:rFonts w:cs="Arial"/>
        </w:rPr>
        <w:t>_&lt;time period&gt;</w:t>
      </w:r>
      <w:r w:rsidR="003E2F2A" w:rsidRPr="00B10E37">
        <w:rPr>
          <w:rFonts w:cs="Arial"/>
        </w:rPr>
        <w:t>.</w:t>
      </w:r>
      <w:r w:rsidR="002B73EF" w:rsidRPr="00B10E37">
        <w:rPr>
          <w:rFonts w:cs="Arial"/>
        </w:rPr>
        <w:t>bin: Transit skims for kiss and ride</w:t>
      </w:r>
      <w:r>
        <w:rPr>
          <w:rFonts w:cs="Arial"/>
        </w:rPr>
        <w:t xml:space="preserve"> access and </w:t>
      </w:r>
      <w:proofErr w:type="gramStart"/>
      <w:r>
        <w:rPr>
          <w:rFonts w:cs="Arial"/>
        </w:rPr>
        <w:t>walk</w:t>
      </w:r>
      <w:proofErr w:type="gramEnd"/>
      <w:r>
        <w:rPr>
          <w:rFonts w:cs="Arial"/>
        </w:rPr>
        <w:t xml:space="preserve"> egress</w:t>
      </w:r>
      <w:r w:rsidR="002B73EF" w:rsidRPr="00B10E37">
        <w:rPr>
          <w:rFonts w:cs="Arial"/>
        </w:rPr>
        <w:t xml:space="preserve"> in </w:t>
      </w:r>
      <w:r w:rsidR="003E2F2A">
        <w:rPr>
          <w:rFonts w:cs="Arial"/>
        </w:rPr>
        <w:t>&lt;time period&gt;</w:t>
      </w:r>
      <w:r w:rsidR="003E2F2A" w:rsidRPr="003E2F2A">
        <w:rPr>
          <w:rFonts w:cs="Arial"/>
        </w:rPr>
        <w:t>.</w:t>
      </w:r>
    </w:p>
    <w:p w:rsidR="001D5FC9" w:rsidRPr="001D5FC9" w:rsidRDefault="001D5FC9" w:rsidP="001D5FC9">
      <w:pPr>
        <w:pStyle w:val="ListParagraph"/>
        <w:numPr>
          <w:ilvl w:val="0"/>
          <w:numId w:val="12"/>
        </w:numPr>
        <w:tabs>
          <w:tab w:val="clear" w:pos="360"/>
          <w:tab w:val="num" w:pos="1080"/>
        </w:tabs>
        <w:ind w:left="1080"/>
        <w:jc w:val="both"/>
        <w:rPr>
          <w:rFonts w:cs="Arial"/>
        </w:rPr>
      </w:pPr>
      <w:proofErr w:type="spellStart"/>
      <w:r>
        <w:rPr>
          <w:rFonts w:cs="Arial"/>
        </w:rPr>
        <w:t>transit</w:t>
      </w:r>
      <w:r w:rsidRPr="00B10E37">
        <w:rPr>
          <w:rFonts w:cs="Arial"/>
        </w:rPr>
        <w:t>_</w:t>
      </w:r>
      <w:r>
        <w:rPr>
          <w:rFonts w:cs="Arial"/>
        </w:rPr>
        <w:t>wtk</w:t>
      </w:r>
      <w:proofErr w:type="spellEnd"/>
      <w:r>
        <w:rPr>
          <w:rFonts w:cs="Arial"/>
        </w:rPr>
        <w:t>_&lt;time period&gt;</w:t>
      </w:r>
      <w:r w:rsidRPr="00B10E37">
        <w:rPr>
          <w:rFonts w:cs="Arial"/>
        </w:rPr>
        <w:t xml:space="preserve">.bin: Transit skims for </w:t>
      </w:r>
      <w:r>
        <w:rPr>
          <w:rFonts w:cs="Arial"/>
        </w:rPr>
        <w:t xml:space="preserve">walk access and walk </w:t>
      </w:r>
      <w:r w:rsidRPr="00B10E37">
        <w:rPr>
          <w:rFonts w:cs="Arial"/>
        </w:rPr>
        <w:t>kiss and ride</w:t>
      </w:r>
      <w:r>
        <w:rPr>
          <w:rFonts w:cs="Arial"/>
        </w:rPr>
        <w:t xml:space="preserve"> </w:t>
      </w:r>
      <w:r w:rsidRPr="00B10E37">
        <w:rPr>
          <w:rFonts w:cs="Arial"/>
        </w:rPr>
        <w:t xml:space="preserve">in </w:t>
      </w:r>
      <w:r>
        <w:rPr>
          <w:rFonts w:cs="Arial"/>
        </w:rPr>
        <w:t>&lt;time period&gt;</w:t>
      </w:r>
      <w:r w:rsidRPr="003E2F2A">
        <w:rPr>
          <w:rFonts w:cs="Arial"/>
        </w:rPr>
        <w:t>.</w:t>
      </w:r>
    </w:p>
    <w:p w:rsidR="002B73EF" w:rsidRDefault="002B73EF" w:rsidP="003E2F2A">
      <w:pPr>
        <w:pStyle w:val="ListParagraph"/>
        <w:ind w:left="1080"/>
        <w:jc w:val="both"/>
        <w:rPr>
          <w:rFonts w:cs="Arial"/>
        </w:rPr>
      </w:pPr>
    </w:p>
    <w:p w:rsidR="001F6A6B" w:rsidRDefault="001F6A6B" w:rsidP="00287B64">
      <w:pPr>
        <w:sectPr w:rsidR="001F6A6B" w:rsidSect="00A12429">
          <w:headerReference w:type="even" r:id="rId37"/>
          <w:headerReference w:type="default" r:id="rId38"/>
          <w:headerReference w:type="first" r:id="rId39"/>
          <w:pgSz w:w="12240" w:h="15840"/>
          <w:pgMar w:top="1440" w:right="1440" w:bottom="1440" w:left="1440" w:header="720" w:footer="720" w:gutter="0"/>
          <w:cols w:space="720"/>
          <w:docGrid w:linePitch="360"/>
        </w:sectPr>
      </w:pPr>
    </w:p>
    <w:p w:rsidR="00287B64" w:rsidRPr="002A6BD8" w:rsidRDefault="002A6BD8" w:rsidP="002A6BD8">
      <w:pPr>
        <w:pStyle w:val="Caption"/>
        <w:rPr>
          <w:rFonts w:ascii="Arial" w:hAnsi="Arial" w:cs="Arial"/>
          <w:sz w:val="22"/>
          <w:szCs w:val="22"/>
        </w:rPr>
      </w:pPr>
      <w:bookmarkStart w:id="127" w:name="_Ref201060272"/>
      <w:bookmarkStart w:id="128" w:name="_Toc358794021"/>
      <w:r w:rsidRPr="002A6BD8">
        <w:rPr>
          <w:rFonts w:ascii="Arial" w:hAnsi="Arial" w:cs="Arial"/>
          <w:sz w:val="22"/>
          <w:szCs w:val="22"/>
        </w:rPr>
        <w:lastRenderedPageBreak/>
        <w:t xml:space="preserve">Table </w:t>
      </w:r>
      <w:r w:rsidR="0015799B" w:rsidRPr="002A6BD8">
        <w:rPr>
          <w:rFonts w:ascii="Arial" w:hAnsi="Arial" w:cs="Arial"/>
          <w:sz w:val="22"/>
          <w:szCs w:val="22"/>
        </w:rPr>
        <w:fldChar w:fldCharType="begin"/>
      </w:r>
      <w:r w:rsidRPr="002A6BD8">
        <w:rPr>
          <w:rFonts w:ascii="Arial" w:hAnsi="Arial" w:cs="Arial"/>
          <w:sz w:val="22"/>
          <w:szCs w:val="22"/>
        </w:rPr>
        <w:instrText xml:space="preserve"> SEQ Table \* ARABIC </w:instrText>
      </w:r>
      <w:r w:rsidR="0015799B" w:rsidRPr="002A6BD8">
        <w:rPr>
          <w:rFonts w:ascii="Arial" w:hAnsi="Arial" w:cs="Arial"/>
          <w:sz w:val="22"/>
          <w:szCs w:val="22"/>
        </w:rPr>
        <w:fldChar w:fldCharType="separate"/>
      </w:r>
      <w:r w:rsidR="001B67BC">
        <w:rPr>
          <w:rFonts w:ascii="Arial" w:hAnsi="Arial" w:cs="Arial"/>
          <w:noProof/>
          <w:sz w:val="22"/>
          <w:szCs w:val="22"/>
        </w:rPr>
        <w:t>24</w:t>
      </w:r>
      <w:r w:rsidR="0015799B" w:rsidRPr="002A6BD8">
        <w:rPr>
          <w:rFonts w:ascii="Arial" w:hAnsi="Arial" w:cs="Arial"/>
          <w:sz w:val="22"/>
          <w:szCs w:val="22"/>
        </w:rPr>
        <w:fldChar w:fldCharType="end"/>
      </w:r>
      <w:bookmarkEnd w:id="127"/>
      <w:r w:rsidRPr="002A6BD8">
        <w:rPr>
          <w:rFonts w:ascii="Arial" w:hAnsi="Arial" w:cs="Arial"/>
          <w:sz w:val="22"/>
          <w:szCs w:val="22"/>
        </w:rPr>
        <w:t>:  Highway and Transit Skim Tables</w:t>
      </w:r>
      <w:bookmarkEnd w:id="128"/>
    </w:p>
    <w:tbl>
      <w:tblPr>
        <w:tblW w:w="1281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06"/>
        <w:gridCol w:w="1199"/>
        <w:gridCol w:w="1620"/>
        <w:gridCol w:w="1620"/>
        <w:gridCol w:w="1620"/>
        <w:gridCol w:w="1620"/>
        <w:gridCol w:w="1620"/>
        <w:gridCol w:w="1404"/>
        <w:gridCol w:w="1404"/>
      </w:tblGrid>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Matrix</w:t>
            </w:r>
          </w:p>
        </w:tc>
        <w:tc>
          <w:tcPr>
            <w:tcW w:w="1199"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SOV, HOV2, HOV3+</w:t>
            </w:r>
          </w:p>
        </w:tc>
        <w:tc>
          <w:tcPr>
            <w:tcW w:w="1620"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Walk Local</w:t>
            </w:r>
          </w:p>
        </w:tc>
        <w:tc>
          <w:tcPr>
            <w:tcW w:w="1620"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Walk Express</w:t>
            </w:r>
          </w:p>
        </w:tc>
        <w:tc>
          <w:tcPr>
            <w:tcW w:w="1620"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 xml:space="preserve">Walk </w:t>
            </w:r>
            <w:proofErr w:type="spellStart"/>
            <w:r w:rsidRPr="0072557C">
              <w:rPr>
                <w:rFonts w:ascii="Arial Narrow" w:eastAsia="Times New Roman" w:hAnsi="Arial Narrow" w:cs="Arial"/>
                <w:sz w:val="18"/>
                <w:szCs w:val="18"/>
              </w:rPr>
              <w:t>Guideway</w:t>
            </w:r>
            <w:proofErr w:type="spellEnd"/>
          </w:p>
        </w:tc>
        <w:tc>
          <w:tcPr>
            <w:tcW w:w="1620"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PTW</w:t>
            </w:r>
          </w:p>
        </w:tc>
        <w:tc>
          <w:tcPr>
            <w:tcW w:w="1620"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KTW</w:t>
            </w:r>
          </w:p>
        </w:tc>
        <w:tc>
          <w:tcPr>
            <w:tcW w:w="1404" w:type="dxa"/>
            <w:vAlign w:val="bottom"/>
          </w:tcPr>
          <w:p w:rsidR="0072557C" w:rsidRPr="0072557C" w:rsidRDefault="0072557C" w:rsidP="00443A6F">
            <w:pPr>
              <w:spacing w:line="240" w:lineRule="auto"/>
              <w:jc w:val="center"/>
              <w:rPr>
                <w:rFonts w:ascii="Arial Narrow" w:eastAsia="Times New Roman" w:hAnsi="Arial Narrow" w:cs="Arial"/>
                <w:sz w:val="18"/>
                <w:szCs w:val="18"/>
              </w:rPr>
            </w:pPr>
            <w:r>
              <w:rPr>
                <w:rFonts w:ascii="Arial Narrow" w:eastAsia="Times New Roman" w:hAnsi="Arial Narrow" w:cs="Arial"/>
                <w:sz w:val="18"/>
                <w:szCs w:val="18"/>
              </w:rPr>
              <w:t>WTP</w:t>
            </w:r>
          </w:p>
        </w:tc>
        <w:tc>
          <w:tcPr>
            <w:tcW w:w="1404" w:type="dxa"/>
            <w:vAlign w:val="bottom"/>
          </w:tcPr>
          <w:p w:rsidR="0072557C" w:rsidRPr="0072557C" w:rsidRDefault="0072557C" w:rsidP="00443A6F">
            <w:pPr>
              <w:spacing w:line="240" w:lineRule="auto"/>
              <w:jc w:val="center"/>
              <w:rPr>
                <w:rFonts w:ascii="Arial Narrow" w:eastAsia="Times New Roman" w:hAnsi="Arial Narrow" w:cs="Arial"/>
                <w:sz w:val="18"/>
                <w:szCs w:val="18"/>
              </w:rPr>
            </w:pPr>
            <w:r>
              <w:rPr>
                <w:rFonts w:ascii="Arial Narrow" w:eastAsia="Times New Roman" w:hAnsi="Arial Narrow" w:cs="Arial"/>
                <w:sz w:val="18"/>
                <w:szCs w:val="18"/>
              </w:rPr>
              <w:t>WTK</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2</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Length</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Total In-Vehicle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In-Vehicle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In-Vehicle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In-Vehicle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In-Vehicle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In-Vehicle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In-Vehicle Time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3</w:t>
            </w:r>
          </w:p>
        </w:tc>
        <w:tc>
          <w:tcPr>
            <w:tcW w:w="1199" w:type="dxa"/>
            <w:shd w:val="clear" w:color="auto" w:fill="auto"/>
            <w:noWrap/>
            <w:vAlign w:val="bottom"/>
          </w:tcPr>
          <w:p w:rsidR="0072557C" w:rsidRPr="0072557C" w:rsidRDefault="0072557C" w:rsidP="001D5FC9">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Toll Path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Initial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Initial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Initial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Initial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Initial Wait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Initial Wait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Initial Wait Time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4</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Toll Path Length</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Wait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Wait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Wait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Wait Time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5</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Toll Cost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Walk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Walk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Transfer Walk Time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6</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Toll Lane Distance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Access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Access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Access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Egress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Egress Walk Time</w:t>
            </w:r>
          </w:p>
        </w:tc>
        <w:tc>
          <w:tcPr>
            <w:tcW w:w="1404" w:type="dxa"/>
            <w:vAlign w:val="bottom"/>
          </w:tcPr>
          <w:p w:rsidR="0072557C" w:rsidRPr="0072557C" w:rsidRDefault="0072557C" w:rsidP="00443A6F">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Access Walk Time</w:t>
            </w:r>
          </w:p>
        </w:tc>
        <w:tc>
          <w:tcPr>
            <w:tcW w:w="1404" w:type="dxa"/>
            <w:vAlign w:val="bottom"/>
          </w:tcPr>
          <w:p w:rsidR="0072557C" w:rsidRPr="0072557C" w:rsidRDefault="0072557C" w:rsidP="00443A6F">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Access Walk Time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7</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Egress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Egress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Egress Walk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Access Drive Time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Access Drive Time</w:t>
            </w:r>
          </w:p>
        </w:tc>
        <w:tc>
          <w:tcPr>
            <w:tcW w:w="1404" w:type="dxa"/>
            <w:vAlign w:val="bottom"/>
          </w:tcPr>
          <w:p w:rsidR="0072557C" w:rsidRPr="0072557C" w:rsidRDefault="0072557C" w:rsidP="00443A6F">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Egress Drive Time</w:t>
            </w:r>
          </w:p>
        </w:tc>
        <w:tc>
          <w:tcPr>
            <w:tcW w:w="1404" w:type="dxa"/>
            <w:vAlign w:val="bottom"/>
          </w:tcPr>
          <w:p w:rsidR="0072557C" w:rsidRPr="0072557C" w:rsidRDefault="0072557C" w:rsidP="00443A6F">
            <w:pPr>
              <w:spacing w:line="240" w:lineRule="auto"/>
              <w:rPr>
                <w:rFonts w:ascii="Arial Narrow" w:eastAsia="Times New Roman" w:hAnsi="Arial Narrow" w:cs="Arial"/>
                <w:b/>
                <w:color w:val="FF0000"/>
                <w:sz w:val="18"/>
                <w:szCs w:val="18"/>
              </w:rPr>
            </w:pPr>
            <w:r w:rsidRPr="0072557C">
              <w:rPr>
                <w:rFonts w:ascii="Arial Narrow" w:eastAsia="Times New Roman" w:hAnsi="Arial Narrow" w:cs="Arial"/>
                <w:b/>
                <w:color w:val="FF0000"/>
                <w:sz w:val="18"/>
                <w:szCs w:val="18"/>
              </w:rPr>
              <w:t>Egress Drive Time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8</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Fare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9</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Dwelling Time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Dwelling Time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Dwelling Time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Dwelling Time</w:t>
            </w:r>
          </w:p>
        </w:tc>
        <w:tc>
          <w:tcPr>
            <w:tcW w:w="1620" w:type="dxa"/>
            <w:shd w:val="clear" w:color="auto" w:fill="auto"/>
            <w:noWrap/>
            <w:vAlign w:val="bottom"/>
          </w:tcPr>
          <w:p w:rsidR="0072557C" w:rsidRPr="0072557C" w:rsidRDefault="0072557C" w:rsidP="0001164C">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Dwelling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Dwelling Time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Dwelling Time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10</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Number of Transfers</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Number of Transfers</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Number of Transfers</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Number of Transfers</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Number of Transfers</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Number of Transfers</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Number of Transfers</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11</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Local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Local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Drive Distance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Drive Distance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Drive Distance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Drive Distance</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12</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Express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Express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Local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Local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Local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Local IVT</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13</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Limited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Limited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Express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Express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Express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Express IVT</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14</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Ferry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Fixed-</w:t>
            </w:r>
            <w:proofErr w:type="spellStart"/>
            <w:r w:rsidRPr="0072557C">
              <w:rPr>
                <w:rFonts w:ascii="Arial Narrow" w:eastAsia="Times New Roman" w:hAnsi="Arial Narrow" w:cs="Arial"/>
                <w:sz w:val="18"/>
                <w:szCs w:val="18"/>
              </w:rPr>
              <w:t>Guideway</w:t>
            </w:r>
            <w:proofErr w:type="spellEnd"/>
            <w:r w:rsidRPr="0072557C">
              <w:rPr>
                <w:rFonts w:ascii="Arial Narrow" w:eastAsia="Times New Roman" w:hAnsi="Arial Narrow" w:cs="Arial"/>
                <w:sz w:val="18"/>
                <w:szCs w:val="18"/>
              </w:rPr>
              <w:t xml:space="preserve">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Limited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Limited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Limited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Limited IVT</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15</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Ferry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Fixed-</w:t>
            </w:r>
            <w:proofErr w:type="spellStart"/>
            <w:r w:rsidRPr="0072557C">
              <w:rPr>
                <w:rFonts w:ascii="Arial Narrow" w:eastAsia="Times New Roman" w:hAnsi="Arial Narrow" w:cs="Arial"/>
                <w:sz w:val="18"/>
                <w:szCs w:val="18"/>
              </w:rPr>
              <w:t>Guideway</w:t>
            </w:r>
            <w:proofErr w:type="spellEnd"/>
            <w:r w:rsidRPr="0072557C">
              <w:rPr>
                <w:rFonts w:ascii="Arial Narrow" w:eastAsia="Times New Roman" w:hAnsi="Arial Narrow" w:cs="Arial"/>
                <w:sz w:val="18"/>
                <w:szCs w:val="18"/>
              </w:rPr>
              <w:t xml:space="preserve"> IVT</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Fixed-</w:t>
            </w:r>
            <w:proofErr w:type="spellStart"/>
            <w:r w:rsidRPr="0072557C">
              <w:rPr>
                <w:rFonts w:ascii="Arial Narrow" w:eastAsia="Times New Roman" w:hAnsi="Arial Narrow" w:cs="Arial"/>
                <w:sz w:val="18"/>
                <w:szCs w:val="18"/>
              </w:rPr>
              <w:t>Guideway</w:t>
            </w:r>
            <w:proofErr w:type="spellEnd"/>
            <w:r w:rsidRPr="0072557C">
              <w:rPr>
                <w:rFonts w:ascii="Arial Narrow" w:eastAsia="Times New Roman" w:hAnsi="Arial Narrow" w:cs="Arial"/>
                <w:sz w:val="18"/>
                <w:szCs w:val="18"/>
              </w:rPr>
              <w:t xml:space="preserve">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Fixed-</w:t>
            </w:r>
            <w:proofErr w:type="spellStart"/>
            <w:r w:rsidRPr="0072557C">
              <w:rPr>
                <w:rFonts w:ascii="Arial Narrow" w:eastAsia="Times New Roman" w:hAnsi="Arial Narrow" w:cs="Arial"/>
                <w:sz w:val="18"/>
                <w:szCs w:val="18"/>
              </w:rPr>
              <w:t>Guideway</w:t>
            </w:r>
            <w:proofErr w:type="spellEnd"/>
            <w:r w:rsidRPr="0072557C">
              <w:rPr>
                <w:rFonts w:ascii="Arial Narrow" w:eastAsia="Times New Roman" w:hAnsi="Arial Narrow" w:cs="Arial"/>
                <w:sz w:val="18"/>
                <w:szCs w:val="18"/>
              </w:rPr>
              <w:t xml:space="preserve"> IVT</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Fixed-</w:t>
            </w:r>
            <w:proofErr w:type="spellStart"/>
            <w:r w:rsidRPr="0072557C">
              <w:rPr>
                <w:rFonts w:ascii="Arial Narrow" w:eastAsia="Times New Roman" w:hAnsi="Arial Narrow" w:cs="Arial"/>
                <w:sz w:val="18"/>
                <w:szCs w:val="18"/>
              </w:rPr>
              <w:t>Guideway</w:t>
            </w:r>
            <w:proofErr w:type="spellEnd"/>
            <w:r w:rsidRPr="0072557C">
              <w:rPr>
                <w:rFonts w:ascii="Arial Narrow" w:eastAsia="Times New Roman" w:hAnsi="Arial Narrow" w:cs="Arial"/>
                <w:sz w:val="18"/>
                <w:szCs w:val="18"/>
              </w:rPr>
              <w:t xml:space="preserve"> IVT</w:t>
            </w:r>
          </w:p>
        </w:tc>
      </w:tr>
      <w:tr w:rsidR="0072557C" w:rsidRPr="0072557C" w:rsidTr="0072557C">
        <w:trPr>
          <w:trHeight w:val="255"/>
        </w:trPr>
        <w:tc>
          <w:tcPr>
            <w:tcW w:w="706" w:type="dxa"/>
            <w:shd w:val="clear" w:color="auto" w:fill="auto"/>
            <w:noWrap/>
            <w:vAlign w:val="bottom"/>
          </w:tcPr>
          <w:p w:rsidR="0072557C" w:rsidRPr="0072557C" w:rsidRDefault="0072557C" w:rsidP="002A6BD8">
            <w:pPr>
              <w:spacing w:line="240" w:lineRule="auto"/>
              <w:jc w:val="center"/>
              <w:rPr>
                <w:rFonts w:ascii="Arial Narrow" w:eastAsia="Times New Roman" w:hAnsi="Arial Narrow" w:cs="Arial"/>
                <w:sz w:val="18"/>
                <w:szCs w:val="18"/>
              </w:rPr>
            </w:pPr>
            <w:r w:rsidRPr="0072557C">
              <w:rPr>
                <w:rFonts w:ascii="Arial Narrow" w:eastAsia="Times New Roman" w:hAnsi="Arial Narrow" w:cs="Arial"/>
                <w:sz w:val="18"/>
                <w:szCs w:val="18"/>
              </w:rPr>
              <w:t>16</w:t>
            </w:r>
          </w:p>
        </w:tc>
        <w:tc>
          <w:tcPr>
            <w:tcW w:w="1199"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Parking Node</w:t>
            </w:r>
          </w:p>
        </w:tc>
        <w:tc>
          <w:tcPr>
            <w:tcW w:w="1620" w:type="dxa"/>
            <w:shd w:val="clear" w:color="auto" w:fill="auto"/>
            <w:noWrap/>
            <w:vAlign w:val="bottom"/>
          </w:tcPr>
          <w:p w:rsidR="0072557C" w:rsidRPr="0072557C" w:rsidRDefault="0072557C" w:rsidP="002A6BD8">
            <w:pPr>
              <w:spacing w:line="240" w:lineRule="auto"/>
              <w:rPr>
                <w:rFonts w:ascii="Arial Narrow" w:eastAsia="Times New Roman" w:hAnsi="Arial Narrow" w:cs="Arial"/>
                <w:sz w:val="18"/>
                <w:szCs w:val="18"/>
              </w:rPr>
            </w:pP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r w:rsidRPr="0072557C">
              <w:rPr>
                <w:rFonts w:ascii="Arial Narrow" w:eastAsia="Times New Roman" w:hAnsi="Arial Narrow" w:cs="Arial"/>
                <w:sz w:val="18"/>
                <w:szCs w:val="18"/>
              </w:rPr>
              <w:t>Parking Node</w:t>
            </w:r>
          </w:p>
        </w:tc>
        <w:tc>
          <w:tcPr>
            <w:tcW w:w="1404" w:type="dxa"/>
            <w:vAlign w:val="bottom"/>
          </w:tcPr>
          <w:p w:rsidR="0072557C" w:rsidRPr="0072557C" w:rsidRDefault="0072557C" w:rsidP="00443A6F">
            <w:pPr>
              <w:spacing w:line="240" w:lineRule="auto"/>
              <w:rPr>
                <w:rFonts w:ascii="Arial Narrow" w:eastAsia="Times New Roman" w:hAnsi="Arial Narrow" w:cs="Arial"/>
                <w:sz w:val="18"/>
                <w:szCs w:val="18"/>
              </w:rPr>
            </w:pPr>
          </w:p>
        </w:tc>
      </w:tr>
    </w:tbl>
    <w:p w:rsidR="002A6BD8" w:rsidRPr="002A6BD8" w:rsidRDefault="002A6BD8" w:rsidP="002A6BD8"/>
    <w:p w:rsidR="002A6BD8" w:rsidRDefault="002A6BD8" w:rsidP="00287B64"/>
    <w:p w:rsidR="002A6BD8" w:rsidRDefault="002A6BD8" w:rsidP="00287B64"/>
    <w:p w:rsidR="002A6BD8" w:rsidRDefault="002A6BD8" w:rsidP="00287B64"/>
    <w:p w:rsidR="002A6BD8" w:rsidRDefault="002A6BD8" w:rsidP="00287B64"/>
    <w:p w:rsidR="002A6BD8" w:rsidRDefault="002A6BD8" w:rsidP="00287B64"/>
    <w:p w:rsidR="002A6BD8" w:rsidRDefault="002A6BD8" w:rsidP="00287B64"/>
    <w:p w:rsidR="001F6A6B" w:rsidRPr="001F6A6B" w:rsidRDefault="001F6A6B" w:rsidP="004E63BA">
      <w:pPr>
        <w:pStyle w:val="Caption"/>
        <w:keepNext/>
        <w:jc w:val="both"/>
        <w:rPr>
          <w:rFonts w:ascii="Arial" w:hAnsi="Arial" w:cs="Arial"/>
          <w:sz w:val="22"/>
          <w:szCs w:val="22"/>
        </w:rPr>
      </w:pPr>
      <w:bookmarkStart w:id="129" w:name="_Ref201058218"/>
      <w:bookmarkStart w:id="130" w:name="_Toc358794022"/>
      <w:r w:rsidRPr="001F6A6B">
        <w:rPr>
          <w:rFonts w:ascii="Arial" w:hAnsi="Arial" w:cs="Arial"/>
          <w:sz w:val="22"/>
          <w:szCs w:val="22"/>
        </w:rPr>
        <w:lastRenderedPageBreak/>
        <w:t xml:space="preserve">Table </w:t>
      </w:r>
      <w:r w:rsidR="0015799B" w:rsidRPr="001F6A6B">
        <w:rPr>
          <w:rFonts w:ascii="Arial" w:hAnsi="Arial" w:cs="Arial"/>
          <w:sz w:val="22"/>
          <w:szCs w:val="22"/>
        </w:rPr>
        <w:fldChar w:fldCharType="begin"/>
      </w:r>
      <w:r w:rsidRPr="001F6A6B">
        <w:rPr>
          <w:rFonts w:ascii="Arial" w:hAnsi="Arial" w:cs="Arial"/>
          <w:sz w:val="22"/>
          <w:szCs w:val="22"/>
        </w:rPr>
        <w:instrText xml:space="preserve"> SEQ Table \* ARABIC </w:instrText>
      </w:r>
      <w:r w:rsidR="0015799B" w:rsidRPr="001F6A6B">
        <w:rPr>
          <w:rFonts w:ascii="Arial" w:hAnsi="Arial" w:cs="Arial"/>
          <w:sz w:val="22"/>
          <w:szCs w:val="22"/>
        </w:rPr>
        <w:fldChar w:fldCharType="separate"/>
      </w:r>
      <w:r w:rsidR="001B67BC">
        <w:rPr>
          <w:rFonts w:ascii="Arial" w:hAnsi="Arial" w:cs="Arial"/>
          <w:noProof/>
          <w:sz w:val="22"/>
          <w:szCs w:val="22"/>
        </w:rPr>
        <w:t>25</w:t>
      </w:r>
      <w:r w:rsidR="0015799B" w:rsidRPr="001F6A6B">
        <w:rPr>
          <w:rFonts w:ascii="Arial" w:hAnsi="Arial" w:cs="Arial"/>
          <w:sz w:val="22"/>
          <w:szCs w:val="22"/>
        </w:rPr>
        <w:fldChar w:fldCharType="end"/>
      </w:r>
      <w:bookmarkEnd w:id="129"/>
      <w:r w:rsidRPr="001F6A6B">
        <w:rPr>
          <w:rFonts w:ascii="Arial" w:hAnsi="Arial" w:cs="Arial"/>
          <w:sz w:val="22"/>
          <w:szCs w:val="22"/>
        </w:rPr>
        <w:t>:  Transit Mode Table</w:t>
      </w:r>
      <w:r w:rsidR="004E63BA">
        <w:rPr>
          <w:rFonts w:ascii="Arial" w:hAnsi="Arial" w:cs="Arial"/>
          <w:sz w:val="22"/>
          <w:szCs w:val="22"/>
        </w:rPr>
        <w:t xml:space="preserve"> </w:t>
      </w:r>
      <w:r w:rsidR="004E63BA" w:rsidRPr="00B1389E">
        <w:rPr>
          <w:rFonts w:ascii="Arial" w:hAnsi="Arial" w:cs="Arial"/>
          <w:b w:val="0"/>
          <w:sz w:val="22"/>
          <w:szCs w:val="22"/>
        </w:rPr>
        <w:t>(\generic\inputs\other\</w:t>
      </w:r>
      <w:r w:rsidR="004E63BA" w:rsidRPr="004E63BA">
        <w:rPr>
          <w:rFonts w:ascii="Arial" w:hAnsi="Arial" w:cs="Arial"/>
          <w:b w:val="0"/>
          <w:sz w:val="22"/>
          <w:szCs w:val="22"/>
        </w:rPr>
        <w:t>modes.bin</w:t>
      </w:r>
      <w:r w:rsidR="004E63BA" w:rsidRPr="00B1389E">
        <w:rPr>
          <w:rFonts w:ascii="Arial" w:hAnsi="Arial" w:cs="Arial"/>
          <w:b w:val="0"/>
          <w:sz w:val="22"/>
          <w:szCs w:val="22"/>
        </w:rPr>
        <w:t>)</w:t>
      </w:r>
      <w:bookmarkEnd w:id="130"/>
    </w:p>
    <w:p w:rsidR="001F6A6B" w:rsidRDefault="00666890" w:rsidP="00287B64">
      <w:r w:rsidRPr="00902BA6">
        <w:rPr>
          <w:noProof/>
        </w:rPr>
        <w:drawing>
          <wp:inline distT="0" distB="0" distL="0" distR="0">
            <wp:extent cx="8915400" cy="1583055"/>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915400" cy="1583055"/>
                    </a:xfrm>
                    <a:prstGeom prst="rect">
                      <a:avLst/>
                    </a:prstGeom>
                    <a:noFill/>
                    <a:ln>
                      <a:noFill/>
                    </a:ln>
                  </pic:spPr>
                </pic:pic>
              </a:graphicData>
            </a:graphic>
          </wp:inline>
        </w:drawing>
      </w:r>
    </w:p>
    <w:p w:rsidR="001F6A6B" w:rsidRPr="0070551F" w:rsidRDefault="0070551F" w:rsidP="00287B64">
      <w:pPr>
        <w:rPr>
          <w:sz w:val="20"/>
          <w:szCs w:val="20"/>
        </w:rPr>
      </w:pPr>
      <w:r w:rsidRPr="0070551F">
        <w:rPr>
          <w:sz w:val="20"/>
          <w:szCs w:val="20"/>
        </w:rPr>
        <w:t>Note:  Travel time fields not shown</w:t>
      </w:r>
    </w:p>
    <w:p w:rsidR="0070551F" w:rsidRDefault="0070551F" w:rsidP="00287B64"/>
    <w:p w:rsidR="00B06F76" w:rsidRPr="00B06F76" w:rsidRDefault="00B06F76" w:rsidP="00B06F76">
      <w:pPr>
        <w:sectPr w:rsidR="00B06F76" w:rsidRPr="00B06F76" w:rsidSect="001F6A6B">
          <w:pgSz w:w="15840" w:h="12240" w:orient="landscape"/>
          <w:pgMar w:top="1440" w:right="1440" w:bottom="1440" w:left="1440" w:header="720" w:footer="720" w:gutter="0"/>
          <w:cols w:space="720"/>
          <w:docGrid w:linePitch="360"/>
        </w:sectPr>
      </w:pPr>
    </w:p>
    <w:p w:rsidR="001F6A6B" w:rsidRDefault="001F6A6B" w:rsidP="00287B64"/>
    <w:p w:rsidR="00B06F76" w:rsidRPr="00B06F76" w:rsidRDefault="00B06F76" w:rsidP="00B06F76">
      <w:pPr>
        <w:pStyle w:val="Caption"/>
        <w:rPr>
          <w:rFonts w:ascii="Arial" w:hAnsi="Arial" w:cs="Arial"/>
          <w:sz w:val="22"/>
          <w:szCs w:val="22"/>
        </w:rPr>
      </w:pPr>
      <w:bookmarkStart w:id="131" w:name="_Ref201059110"/>
      <w:bookmarkStart w:id="132" w:name="_Toc358794023"/>
      <w:r w:rsidRPr="00B06F76">
        <w:rPr>
          <w:rFonts w:ascii="Arial" w:hAnsi="Arial" w:cs="Arial"/>
          <w:sz w:val="22"/>
          <w:szCs w:val="22"/>
        </w:rPr>
        <w:t xml:space="preserve">Table </w:t>
      </w:r>
      <w:r w:rsidR="0015799B" w:rsidRPr="00B06F76">
        <w:rPr>
          <w:rFonts w:ascii="Arial" w:hAnsi="Arial" w:cs="Arial"/>
          <w:sz w:val="22"/>
          <w:szCs w:val="22"/>
        </w:rPr>
        <w:fldChar w:fldCharType="begin"/>
      </w:r>
      <w:r w:rsidRPr="00B06F76">
        <w:rPr>
          <w:rFonts w:ascii="Arial" w:hAnsi="Arial" w:cs="Arial"/>
          <w:sz w:val="22"/>
          <w:szCs w:val="22"/>
        </w:rPr>
        <w:instrText xml:space="preserve"> SEQ Table \* ARABIC </w:instrText>
      </w:r>
      <w:r w:rsidR="0015799B" w:rsidRPr="00B06F76">
        <w:rPr>
          <w:rFonts w:ascii="Arial" w:hAnsi="Arial" w:cs="Arial"/>
          <w:sz w:val="22"/>
          <w:szCs w:val="22"/>
        </w:rPr>
        <w:fldChar w:fldCharType="separate"/>
      </w:r>
      <w:r w:rsidR="001B67BC">
        <w:rPr>
          <w:rFonts w:ascii="Arial" w:hAnsi="Arial" w:cs="Arial"/>
          <w:noProof/>
          <w:sz w:val="22"/>
          <w:szCs w:val="22"/>
        </w:rPr>
        <w:t>26</w:t>
      </w:r>
      <w:r w:rsidR="0015799B" w:rsidRPr="00B06F76">
        <w:rPr>
          <w:rFonts w:ascii="Arial" w:hAnsi="Arial" w:cs="Arial"/>
          <w:sz w:val="22"/>
          <w:szCs w:val="22"/>
        </w:rPr>
        <w:fldChar w:fldCharType="end"/>
      </w:r>
      <w:bookmarkEnd w:id="131"/>
      <w:r w:rsidRPr="00B06F76">
        <w:rPr>
          <w:rFonts w:ascii="Arial" w:hAnsi="Arial" w:cs="Arial"/>
          <w:sz w:val="22"/>
          <w:szCs w:val="22"/>
        </w:rPr>
        <w:t>:  Global Transit Pathfinder Parameters</w:t>
      </w:r>
      <w:bookmarkEnd w:id="132"/>
    </w:p>
    <w:tbl>
      <w:tblPr>
        <w:tblW w:w="4900" w:type="dxa"/>
        <w:tblInd w:w="93" w:type="dxa"/>
        <w:tblBorders>
          <w:top w:val="single" w:sz="4" w:space="0" w:color="auto"/>
          <w:left w:val="single" w:sz="4" w:space="0" w:color="auto"/>
          <w:bottom w:val="single" w:sz="4" w:space="0" w:color="auto"/>
          <w:right w:val="single" w:sz="4" w:space="0" w:color="auto"/>
        </w:tblBorders>
        <w:tblLook w:val="0000"/>
      </w:tblPr>
      <w:tblGrid>
        <w:gridCol w:w="3940"/>
        <w:gridCol w:w="960"/>
      </w:tblGrid>
      <w:tr w:rsidR="00B06F76" w:rsidRPr="00B06F76">
        <w:trPr>
          <w:trHeight w:val="255"/>
        </w:trPr>
        <w:tc>
          <w:tcPr>
            <w:tcW w:w="3940" w:type="dxa"/>
            <w:tcBorders>
              <w:top w:val="single" w:sz="4" w:space="0" w:color="auto"/>
              <w:bottom w:val="single" w:sz="4" w:space="0" w:color="auto"/>
            </w:tcBorders>
            <w:shd w:val="clear" w:color="auto" w:fill="auto"/>
            <w:noWrap/>
            <w:vAlign w:val="bottom"/>
          </w:tcPr>
          <w:p w:rsidR="00B06F76" w:rsidRPr="00B06F76" w:rsidRDefault="00B06F76" w:rsidP="00B06F76">
            <w:pPr>
              <w:spacing w:line="240" w:lineRule="auto"/>
              <w:rPr>
                <w:rFonts w:eastAsia="Times New Roman" w:cs="Arial"/>
                <w:b/>
                <w:sz w:val="20"/>
                <w:szCs w:val="20"/>
              </w:rPr>
            </w:pPr>
            <w:r w:rsidRPr="00B06F76">
              <w:rPr>
                <w:rFonts w:eastAsia="Times New Roman" w:cs="Arial"/>
                <w:b/>
                <w:sz w:val="20"/>
                <w:szCs w:val="20"/>
              </w:rPr>
              <w:t>Parameter</w:t>
            </w:r>
          </w:p>
        </w:tc>
        <w:tc>
          <w:tcPr>
            <w:tcW w:w="960" w:type="dxa"/>
            <w:tcBorders>
              <w:top w:val="single" w:sz="4" w:space="0" w:color="auto"/>
              <w:bottom w:val="single" w:sz="4" w:space="0" w:color="auto"/>
            </w:tcBorders>
            <w:shd w:val="clear" w:color="auto" w:fill="auto"/>
            <w:noWrap/>
            <w:vAlign w:val="bottom"/>
          </w:tcPr>
          <w:p w:rsidR="00B06F76" w:rsidRPr="00B06F76" w:rsidRDefault="00B06F76" w:rsidP="00B06F76">
            <w:pPr>
              <w:spacing w:line="240" w:lineRule="auto"/>
              <w:jc w:val="center"/>
              <w:rPr>
                <w:rFonts w:eastAsia="Times New Roman" w:cs="Arial"/>
                <w:b/>
                <w:sz w:val="20"/>
                <w:szCs w:val="20"/>
              </w:rPr>
            </w:pPr>
            <w:r w:rsidRPr="00B06F76">
              <w:rPr>
                <w:rFonts w:eastAsia="Times New Roman" w:cs="Arial"/>
                <w:b/>
                <w:sz w:val="20"/>
                <w:szCs w:val="20"/>
              </w:rPr>
              <w:t>Value</w:t>
            </w:r>
          </w:p>
        </w:tc>
      </w:tr>
      <w:tr w:rsidR="00B06F76" w:rsidRPr="00B06F76">
        <w:trPr>
          <w:trHeight w:val="255"/>
        </w:trPr>
        <w:tc>
          <w:tcPr>
            <w:tcW w:w="3940" w:type="dxa"/>
            <w:tcBorders>
              <w:top w:val="single" w:sz="4" w:space="0" w:color="auto"/>
            </w:tcBorders>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Fare Value </w:t>
            </w:r>
          </w:p>
        </w:tc>
        <w:tc>
          <w:tcPr>
            <w:tcW w:w="960" w:type="dxa"/>
            <w:tcBorders>
              <w:top w:val="single" w:sz="4" w:space="0" w:color="auto"/>
            </w:tcBorders>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68</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w:t>
            </w:r>
            <w:proofErr w:type="spellStart"/>
            <w:r w:rsidRPr="00B06F76">
              <w:rPr>
                <w:rFonts w:eastAsia="Times New Roman" w:cs="Arial"/>
                <w:sz w:val="20"/>
                <w:szCs w:val="20"/>
              </w:rPr>
              <w:t>Xfer</w:t>
            </w:r>
            <w:proofErr w:type="spellEnd"/>
            <w:r w:rsidRPr="00B06F76">
              <w:rPr>
                <w:rFonts w:eastAsia="Times New Roman" w:cs="Arial"/>
                <w:sz w:val="20"/>
                <w:szCs w:val="20"/>
              </w:rPr>
              <w:t xml:space="preserve"> Fare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0</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Fare Weight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Imp Weight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w:t>
            </w:r>
            <w:proofErr w:type="spellStart"/>
            <w:r w:rsidRPr="00B06F76">
              <w:rPr>
                <w:rFonts w:eastAsia="Times New Roman" w:cs="Arial"/>
                <w:sz w:val="20"/>
                <w:szCs w:val="20"/>
              </w:rPr>
              <w:t>Xfer</w:t>
            </w:r>
            <w:proofErr w:type="spellEnd"/>
            <w:r w:rsidRPr="00B06F76">
              <w:rPr>
                <w:rFonts w:eastAsia="Times New Roman" w:cs="Arial"/>
                <w:sz w:val="20"/>
                <w:szCs w:val="20"/>
              </w:rPr>
              <w:t xml:space="preserve"> Weight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w:t>
            </w:r>
            <w:proofErr w:type="spellStart"/>
            <w:r w:rsidRPr="00B06F76">
              <w:rPr>
                <w:rFonts w:eastAsia="Times New Roman" w:cs="Arial"/>
                <w:sz w:val="20"/>
                <w:szCs w:val="20"/>
              </w:rPr>
              <w:t>IWait</w:t>
            </w:r>
            <w:proofErr w:type="spellEnd"/>
            <w:r w:rsidRPr="00B06F76">
              <w:rPr>
                <w:rFonts w:eastAsia="Times New Roman" w:cs="Arial"/>
                <w:sz w:val="20"/>
                <w:szCs w:val="20"/>
              </w:rPr>
              <w:t xml:space="preserve"> Weight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w:t>
            </w:r>
            <w:proofErr w:type="spellStart"/>
            <w:r w:rsidRPr="00B06F76">
              <w:rPr>
                <w:rFonts w:eastAsia="Times New Roman" w:cs="Arial"/>
                <w:sz w:val="20"/>
                <w:szCs w:val="20"/>
              </w:rPr>
              <w:t>XWait</w:t>
            </w:r>
            <w:proofErr w:type="spellEnd"/>
            <w:r w:rsidRPr="00B06F76">
              <w:rPr>
                <w:rFonts w:eastAsia="Times New Roman" w:cs="Arial"/>
                <w:sz w:val="20"/>
                <w:szCs w:val="20"/>
              </w:rPr>
              <w:t xml:space="preserve"> Weight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Dwell Weight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Dwell Time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0.3</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Headway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15</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w:t>
            </w:r>
            <w:proofErr w:type="spellStart"/>
            <w:r w:rsidRPr="00B06F76">
              <w:rPr>
                <w:rFonts w:eastAsia="Times New Roman" w:cs="Arial"/>
                <w:sz w:val="20"/>
                <w:szCs w:val="20"/>
              </w:rPr>
              <w:t>Xfer</w:t>
            </w:r>
            <w:proofErr w:type="spellEnd"/>
            <w:r w:rsidRPr="00B06F76">
              <w:rPr>
                <w:rFonts w:eastAsia="Times New Roman" w:cs="Arial"/>
                <w:sz w:val="20"/>
                <w:szCs w:val="20"/>
              </w:rPr>
              <w:t xml:space="preserve"> Time </w:t>
            </w:r>
          </w:p>
        </w:tc>
        <w:tc>
          <w:tcPr>
            <w:tcW w:w="960" w:type="dxa"/>
            <w:shd w:val="clear" w:color="auto" w:fill="auto"/>
            <w:noWrap/>
            <w:vAlign w:val="bottom"/>
          </w:tcPr>
          <w:p w:rsidR="00B06F76" w:rsidRPr="00B06F76" w:rsidRDefault="00C909F4" w:rsidP="00B06F76">
            <w:pPr>
              <w:spacing w:line="240" w:lineRule="auto"/>
              <w:jc w:val="right"/>
              <w:rPr>
                <w:rFonts w:eastAsia="Times New Roman" w:cs="Arial"/>
                <w:sz w:val="20"/>
                <w:szCs w:val="20"/>
              </w:rPr>
            </w:pPr>
            <w:r>
              <w:rPr>
                <w:rFonts w:eastAsia="Times New Roman" w:cs="Arial"/>
                <w:sz w:val="20"/>
                <w:szCs w:val="20"/>
              </w:rPr>
              <w:t xml:space="preserve"> 4</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Max </w:t>
            </w:r>
            <w:proofErr w:type="spellStart"/>
            <w:r w:rsidRPr="00B06F76">
              <w:rPr>
                <w:rFonts w:eastAsia="Times New Roman" w:cs="Arial"/>
                <w:sz w:val="20"/>
                <w:szCs w:val="20"/>
              </w:rPr>
              <w:t>IWait</w:t>
            </w:r>
            <w:proofErr w:type="spellEnd"/>
            <w:r w:rsidRPr="00B06F76">
              <w:rPr>
                <w:rFonts w:eastAsia="Times New Roman" w:cs="Arial"/>
                <w:sz w:val="20"/>
                <w:szCs w:val="20"/>
              </w:rPr>
              <w:t xml:space="preserv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60</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Min </w:t>
            </w:r>
            <w:proofErr w:type="spellStart"/>
            <w:r w:rsidRPr="00B06F76">
              <w:rPr>
                <w:rFonts w:eastAsia="Times New Roman" w:cs="Arial"/>
                <w:sz w:val="20"/>
                <w:szCs w:val="20"/>
              </w:rPr>
              <w:t>IWait</w:t>
            </w:r>
            <w:proofErr w:type="spellEnd"/>
            <w:r w:rsidRPr="00B06F76">
              <w:rPr>
                <w:rFonts w:eastAsia="Times New Roman" w:cs="Arial"/>
                <w:sz w:val="20"/>
                <w:szCs w:val="20"/>
              </w:rPr>
              <w:t xml:space="preserv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Max </w:t>
            </w:r>
            <w:proofErr w:type="spellStart"/>
            <w:r w:rsidRPr="00B06F76">
              <w:rPr>
                <w:rFonts w:eastAsia="Times New Roman" w:cs="Arial"/>
                <w:sz w:val="20"/>
                <w:szCs w:val="20"/>
              </w:rPr>
              <w:t>XWait</w:t>
            </w:r>
            <w:proofErr w:type="spellEnd"/>
            <w:r w:rsidRPr="00B06F76">
              <w:rPr>
                <w:rFonts w:eastAsia="Times New Roman" w:cs="Arial"/>
                <w:sz w:val="20"/>
                <w:szCs w:val="20"/>
              </w:rPr>
              <w:t xml:space="preserv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60</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Min </w:t>
            </w:r>
            <w:proofErr w:type="spellStart"/>
            <w:r w:rsidRPr="00B06F76">
              <w:rPr>
                <w:rFonts w:eastAsia="Times New Roman" w:cs="Arial"/>
                <w:sz w:val="20"/>
                <w:szCs w:val="20"/>
              </w:rPr>
              <w:t>XWait</w:t>
            </w:r>
            <w:proofErr w:type="spellEnd"/>
            <w:r w:rsidRPr="00B06F76">
              <w:rPr>
                <w:rFonts w:eastAsia="Times New Roman" w:cs="Arial"/>
                <w:sz w:val="20"/>
                <w:szCs w:val="20"/>
              </w:rPr>
              <w:t xml:space="preserv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Layover Time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3</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Max Access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30</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Max Egress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30</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Max Transfer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10</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Global Max Imp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999</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Path Method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3</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Value of Time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0.2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Max </w:t>
            </w:r>
            <w:proofErr w:type="spellStart"/>
            <w:r w:rsidRPr="00B06F76">
              <w:rPr>
                <w:rFonts w:eastAsia="Times New Roman" w:cs="Arial"/>
                <w:sz w:val="20"/>
                <w:szCs w:val="20"/>
              </w:rPr>
              <w:t>Xfer</w:t>
            </w:r>
            <w:proofErr w:type="spellEnd"/>
            <w:r w:rsidRPr="00B06F76">
              <w:rPr>
                <w:rFonts w:eastAsia="Times New Roman" w:cs="Arial"/>
                <w:sz w:val="20"/>
                <w:szCs w:val="20"/>
              </w:rPr>
              <w:t xml:space="preserve"> Number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Max Trip Time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999</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Walk Weight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Zonal Fare Method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proofErr w:type="spellStart"/>
            <w:r w:rsidRPr="00B06F76">
              <w:rPr>
                <w:rFonts w:eastAsia="Times New Roman" w:cs="Arial"/>
                <w:sz w:val="20"/>
                <w:szCs w:val="20"/>
              </w:rPr>
              <w:t>Interarrival</w:t>
            </w:r>
            <w:proofErr w:type="spellEnd"/>
            <w:r w:rsidRPr="00B06F76">
              <w:rPr>
                <w:rFonts w:eastAsia="Times New Roman" w:cs="Arial"/>
                <w:sz w:val="20"/>
                <w:szCs w:val="20"/>
              </w:rPr>
              <w:t xml:space="preserve"> </w:t>
            </w:r>
            <w:smartTag w:uri="urn:schemas-microsoft-com:office:smarttags" w:element="place">
              <w:r w:rsidRPr="00B06F76">
                <w:rPr>
                  <w:rFonts w:eastAsia="Times New Roman" w:cs="Arial"/>
                  <w:sz w:val="20"/>
                  <w:szCs w:val="20"/>
                </w:rPr>
                <w:t>Para</w:t>
              </w:r>
            </w:smartTag>
            <w:r w:rsidRPr="00B06F76">
              <w:rPr>
                <w:rFonts w:eastAsia="Times New Roman" w:cs="Arial"/>
                <w:sz w:val="20"/>
                <w:szCs w:val="20"/>
              </w:rPr>
              <w:t xml:space="preserve">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0.5</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Path Threshold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0.1</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 Use All Walk Path </w:t>
            </w:r>
          </w:p>
        </w:tc>
        <w:tc>
          <w:tcPr>
            <w:tcW w:w="96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 "False"</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Use Stop Access </w:t>
            </w:r>
          </w:p>
        </w:tc>
        <w:tc>
          <w:tcPr>
            <w:tcW w:w="96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 "False" </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Use Mode </w:t>
            </w:r>
          </w:p>
        </w:tc>
        <w:tc>
          <w:tcPr>
            <w:tcW w:w="96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 "True"</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Use Mode Cost </w:t>
            </w:r>
          </w:p>
        </w:tc>
        <w:tc>
          <w:tcPr>
            <w:tcW w:w="96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 "True"</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Combine By Mode </w:t>
            </w:r>
          </w:p>
        </w:tc>
        <w:tc>
          <w:tcPr>
            <w:tcW w:w="96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 "True" </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Fare By Mode </w:t>
            </w:r>
          </w:p>
        </w:tc>
        <w:tc>
          <w:tcPr>
            <w:tcW w:w="96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 "False"</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M2M Fare Method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2</w:t>
            </w:r>
          </w:p>
        </w:tc>
      </w:tr>
      <w:tr w:rsidR="00B06F76" w:rsidRPr="00B06F76">
        <w:trPr>
          <w:trHeight w:val="255"/>
        </w:trPr>
        <w:tc>
          <w:tcPr>
            <w:tcW w:w="3940" w:type="dxa"/>
            <w:shd w:val="clear" w:color="auto" w:fill="auto"/>
            <w:noWrap/>
            <w:vAlign w:val="bottom"/>
          </w:tcPr>
          <w:p w:rsidR="00B06F76" w:rsidRPr="00B06F76" w:rsidRDefault="00B06F76" w:rsidP="00B06F76">
            <w:pPr>
              <w:spacing w:line="240" w:lineRule="auto"/>
              <w:rPr>
                <w:rFonts w:eastAsia="Times New Roman" w:cs="Arial"/>
                <w:sz w:val="20"/>
                <w:szCs w:val="20"/>
              </w:rPr>
            </w:pPr>
            <w:r w:rsidRPr="00B06F76">
              <w:rPr>
                <w:rFonts w:eastAsia="Times New Roman" w:cs="Arial"/>
                <w:sz w:val="20"/>
                <w:szCs w:val="20"/>
              </w:rPr>
              <w:t xml:space="preserve">Fare System </w:t>
            </w:r>
          </w:p>
        </w:tc>
        <w:tc>
          <w:tcPr>
            <w:tcW w:w="960" w:type="dxa"/>
            <w:shd w:val="clear" w:color="auto" w:fill="auto"/>
            <w:noWrap/>
            <w:vAlign w:val="bottom"/>
          </w:tcPr>
          <w:p w:rsidR="00B06F76" w:rsidRPr="00B06F76" w:rsidRDefault="00B06F76" w:rsidP="00B06F76">
            <w:pPr>
              <w:spacing w:line="240" w:lineRule="auto"/>
              <w:jc w:val="right"/>
              <w:rPr>
                <w:rFonts w:eastAsia="Times New Roman" w:cs="Arial"/>
                <w:sz w:val="20"/>
                <w:szCs w:val="20"/>
              </w:rPr>
            </w:pPr>
            <w:r w:rsidRPr="00B06F76">
              <w:rPr>
                <w:rFonts w:eastAsia="Times New Roman" w:cs="Arial"/>
                <w:sz w:val="20"/>
                <w:szCs w:val="20"/>
              </w:rPr>
              <w:t>1</w:t>
            </w:r>
          </w:p>
        </w:tc>
      </w:tr>
    </w:tbl>
    <w:p w:rsidR="00B06F76" w:rsidRDefault="00B06F76" w:rsidP="00B06F76"/>
    <w:p w:rsidR="00B06F76" w:rsidRDefault="00B06F76" w:rsidP="00B06F76"/>
    <w:p w:rsidR="00B532DD" w:rsidRDefault="00B532DD" w:rsidP="00B06F76"/>
    <w:p w:rsidR="00B532DD" w:rsidRPr="00B06F76" w:rsidRDefault="00B532DD" w:rsidP="00B06F76"/>
    <w:p w:rsidR="004D3A19" w:rsidRDefault="00253A91" w:rsidP="008B7EAD">
      <w:pPr>
        <w:pStyle w:val="Heading3"/>
        <w:rPr>
          <w:rFonts w:ascii="Arial" w:hAnsi="Arial" w:cs="Arial"/>
        </w:rPr>
      </w:pPr>
      <w:bookmarkStart w:id="133" w:name="_Toc358793992"/>
      <w:r>
        <w:rPr>
          <w:rFonts w:ascii="Arial" w:hAnsi="Arial" w:cs="Arial"/>
        </w:rPr>
        <w:lastRenderedPageBreak/>
        <w:t>5</w:t>
      </w:r>
      <w:r w:rsidR="004D3A19">
        <w:rPr>
          <w:rFonts w:ascii="Arial" w:hAnsi="Arial" w:cs="Arial"/>
        </w:rPr>
        <w:t>.4.4. Special Market Models</w:t>
      </w:r>
      <w:bookmarkEnd w:id="133"/>
    </w:p>
    <w:p w:rsidR="007D7773" w:rsidRDefault="007D7773" w:rsidP="004D3A19">
      <w:pPr>
        <w:rPr>
          <w:rFonts w:cs="Arial"/>
        </w:rPr>
      </w:pPr>
    </w:p>
    <w:p w:rsidR="009C4B9A" w:rsidRPr="00052B19" w:rsidRDefault="004D3A19" w:rsidP="004D3A19">
      <w:pPr>
        <w:rPr>
          <w:rFonts w:cs="Arial"/>
        </w:rPr>
      </w:pPr>
      <w:r w:rsidRPr="00052B19">
        <w:rPr>
          <w:rFonts w:cs="Arial"/>
        </w:rPr>
        <w:t>When the user clicks the “</w:t>
      </w:r>
      <w:r>
        <w:rPr>
          <w:rFonts w:cs="Arial"/>
        </w:rPr>
        <w:t>Special Market Models</w:t>
      </w:r>
      <w:r w:rsidRPr="00052B19">
        <w:rPr>
          <w:rFonts w:cs="Arial"/>
        </w:rPr>
        <w:t>” button,</w:t>
      </w:r>
      <w:r w:rsidR="007D7773">
        <w:rPr>
          <w:rFonts w:cs="Arial"/>
        </w:rPr>
        <w:t xml:space="preserve"> the first part that is run is the </w:t>
      </w:r>
      <w:r w:rsidRPr="00052B19">
        <w:rPr>
          <w:rFonts w:cs="Arial"/>
        </w:rPr>
        <w:t xml:space="preserve">TripGen.rsc GISD-K script.  The trip generation step estimates trip-ends for each zone as a function of the activity in that zone represented by the number of </w:t>
      </w:r>
      <w:r w:rsidR="007D7773">
        <w:rPr>
          <w:rFonts w:cs="Arial"/>
        </w:rPr>
        <w:t xml:space="preserve">employees </w:t>
      </w:r>
      <w:r w:rsidR="00167D35">
        <w:rPr>
          <w:rFonts w:cs="Arial"/>
        </w:rPr>
        <w:t xml:space="preserve">and the number of housing units </w:t>
      </w:r>
      <w:r w:rsidR="007D7773">
        <w:rPr>
          <w:rFonts w:cs="Arial"/>
        </w:rPr>
        <w:t>for the truck model</w:t>
      </w:r>
      <w:r w:rsidR="00605BF1">
        <w:rPr>
          <w:rFonts w:cs="Arial"/>
        </w:rPr>
        <w:t xml:space="preserve">, and the number of hotel rooms, </w:t>
      </w:r>
      <w:r w:rsidRPr="00052B19">
        <w:rPr>
          <w:rFonts w:cs="Arial"/>
        </w:rPr>
        <w:t>households</w:t>
      </w:r>
      <w:r w:rsidR="00605BF1">
        <w:rPr>
          <w:rFonts w:cs="Arial"/>
        </w:rPr>
        <w:t xml:space="preserve">, and airport </w:t>
      </w:r>
      <w:proofErr w:type="spellStart"/>
      <w:r w:rsidR="00605BF1">
        <w:rPr>
          <w:rFonts w:cs="Arial"/>
        </w:rPr>
        <w:t>emplanements</w:t>
      </w:r>
      <w:proofErr w:type="spellEnd"/>
      <w:r w:rsidR="007D7773">
        <w:rPr>
          <w:rFonts w:cs="Arial"/>
        </w:rPr>
        <w:t xml:space="preserve"> for the air passenger model</w:t>
      </w:r>
      <w:r w:rsidRPr="00052B19">
        <w:rPr>
          <w:rFonts w:cs="Arial"/>
        </w:rPr>
        <w:t xml:space="preserve">. </w:t>
      </w:r>
      <w:r>
        <w:rPr>
          <w:rFonts w:cs="Arial"/>
        </w:rPr>
        <w:t xml:space="preserve"> </w:t>
      </w:r>
      <w:r w:rsidR="009718FC" w:rsidRPr="00052B19">
        <w:rPr>
          <w:rFonts w:cs="Arial"/>
        </w:rPr>
        <w:t xml:space="preserve">Trip generation is implemented in a series of stand-alone executables written in the FORTRAN programming language.  These programs were converted to read </w:t>
      </w:r>
      <w:proofErr w:type="spellStart"/>
      <w:r w:rsidR="00AF0132">
        <w:rPr>
          <w:rFonts w:cs="Arial"/>
        </w:rPr>
        <w:t>TransCAD</w:t>
      </w:r>
      <w:proofErr w:type="spellEnd"/>
      <w:r w:rsidR="009718FC" w:rsidRPr="00052B19">
        <w:rPr>
          <w:rFonts w:cs="Arial"/>
        </w:rPr>
        <w:t xml:space="preserve"> binary files, ASCII land-use data files, and other inputs consistent with the </w:t>
      </w:r>
      <w:proofErr w:type="spellStart"/>
      <w:r w:rsidR="00AF0132">
        <w:rPr>
          <w:rFonts w:cs="Arial"/>
        </w:rPr>
        <w:t>TransCAD</w:t>
      </w:r>
      <w:proofErr w:type="spellEnd"/>
      <w:r w:rsidR="003956E8">
        <w:rPr>
          <w:rFonts w:cs="Arial"/>
        </w:rPr>
        <w:t xml:space="preserve"> </w:t>
      </w:r>
      <w:r w:rsidR="009718FC" w:rsidRPr="00052B19">
        <w:rPr>
          <w:rFonts w:cs="Arial"/>
        </w:rPr>
        <w:t xml:space="preserve">model system.  </w:t>
      </w:r>
    </w:p>
    <w:p w:rsidR="00163E1D" w:rsidRPr="00052B19" w:rsidRDefault="00163E1D" w:rsidP="00163E1D">
      <w:pPr>
        <w:pStyle w:val="ListParagraph"/>
        <w:ind w:left="360"/>
        <w:jc w:val="both"/>
        <w:rPr>
          <w:rFonts w:cs="Arial"/>
        </w:rPr>
      </w:pPr>
      <w:r w:rsidRPr="00052B19">
        <w:rPr>
          <w:rFonts w:cs="Arial"/>
          <w:b/>
        </w:rPr>
        <w:t>Input Files:</w:t>
      </w:r>
    </w:p>
    <w:p w:rsidR="00C95614" w:rsidRPr="00052B19" w:rsidRDefault="00C95614" w:rsidP="00C95614">
      <w:pPr>
        <w:pStyle w:val="ListParagraph"/>
        <w:jc w:val="both"/>
        <w:rPr>
          <w:rFonts w:cs="Arial"/>
        </w:rPr>
      </w:pPr>
      <w:proofErr w:type="spellStart"/>
      <w:r w:rsidRPr="00052B19">
        <w:rPr>
          <w:rFonts w:cs="Arial"/>
        </w:rPr>
        <w:t>Tazfile</w:t>
      </w:r>
      <w:proofErr w:type="spellEnd"/>
      <w:r w:rsidRPr="00052B19">
        <w:rPr>
          <w:rFonts w:cs="Arial"/>
        </w:rPr>
        <w:t>: Scenario TAZ layer</w:t>
      </w:r>
    </w:p>
    <w:p w:rsidR="00073DED" w:rsidRPr="00052B19" w:rsidRDefault="00073DED" w:rsidP="00163E1D">
      <w:pPr>
        <w:ind w:left="720"/>
        <w:jc w:val="both"/>
        <w:rPr>
          <w:rFonts w:cs="Arial"/>
        </w:rPr>
      </w:pPr>
      <w:r w:rsidRPr="00052B19">
        <w:rPr>
          <w:rFonts w:cs="Arial"/>
        </w:rPr>
        <w:t xml:space="preserve">HNL5SPGN.exe: </w:t>
      </w:r>
      <w:r w:rsidR="00503652" w:rsidRPr="00052B19">
        <w:rPr>
          <w:rFonts w:cs="Arial"/>
        </w:rPr>
        <w:t xml:space="preserve">Program file for </w:t>
      </w:r>
      <w:r w:rsidR="00545E38" w:rsidRPr="00052B19">
        <w:rPr>
          <w:rFonts w:cs="Arial"/>
        </w:rPr>
        <w:t>truck trips.</w:t>
      </w:r>
    </w:p>
    <w:p w:rsidR="00CA600E" w:rsidRDefault="00073DED" w:rsidP="006771EA">
      <w:pPr>
        <w:ind w:left="720"/>
        <w:jc w:val="both"/>
        <w:rPr>
          <w:rFonts w:cs="Arial"/>
        </w:rPr>
      </w:pPr>
      <w:r w:rsidRPr="00052B19">
        <w:rPr>
          <w:rFonts w:cs="Arial"/>
        </w:rPr>
        <w:t xml:space="preserve">TRKGEN5.ctl: </w:t>
      </w:r>
      <w:r w:rsidR="006771EA" w:rsidRPr="00052B19">
        <w:rPr>
          <w:rFonts w:cs="Arial"/>
        </w:rPr>
        <w:t>Control file for</w:t>
      </w:r>
      <w:r w:rsidR="00260183" w:rsidRPr="00052B19">
        <w:rPr>
          <w:rFonts w:cs="Arial"/>
        </w:rPr>
        <w:t xml:space="preserve"> truck trips, shown in </w:t>
      </w:r>
      <w:r w:rsidR="0015799B">
        <w:rPr>
          <w:rFonts w:cs="Arial"/>
        </w:rPr>
        <w:fldChar w:fldCharType="begin"/>
      </w:r>
      <w:r w:rsidR="00CA600E">
        <w:rPr>
          <w:rFonts w:cs="Arial"/>
        </w:rPr>
        <w:instrText xml:space="preserve"> REF _Ref358641979 \h </w:instrText>
      </w:r>
      <w:r w:rsidR="0015799B">
        <w:rPr>
          <w:rFonts w:cs="Arial"/>
        </w:rPr>
      </w:r>
      <w:r w:rsidR="0015799B">
        <w:rPr>
          <w:rFonts w:cs="Arial"/>
        </w:rPr>
        <w:fldChar w:fldCharType="separate"/>
      </w:r>
      <w:r w:rsidR="001B67BC">
        <w:t xml:space="preserve">Figure </w:t>
      </w:r>
      <w:r w:rsidR="001B67BC">
        <w:rPr>
          <w:noProof/>
        </w:rPr>
        <w:t>12</w:t>
      </w:r>
      <w:r w:rsidR="0015799B">
        <w:rPr>
          <w:rFonts w:cs="Arial"/>
        </w:rPr>
        <w:fldChar w:fldCharType="end"/>
      </w:r>
    </w:p>
    <w:p w:rsidR="00073DED" w:rsidRDefault="00073DED" w:rsidP="006771EA">
      <w:pPr>
        <w:ind w:left="720"/>
        <w:jc w:val="both"/>
        <w:rPr>
          <w:rFonts w:cs="Arial"/>
        </w:rPr>
      </w:pPr>
      <w:r w:rsidRPr="00052B19">
        <w:rPr>
          <w:rFonts w:cs="Arial"/>
        </w:rPr>
        <w:t>AIRGEN5.ctl</w:t>
      </w:r>
      <w:r w:rsidR="006C0017" w:rsidRPr="00052B19">
        <w:rPr>
          <w:rFonts w:cs="Arial"/>
        </w:rPr>
        <w:t xml:space="preserve">: </w:t>
      </w:r>
      <w:r w:rsidR="006771EA" w:rsidRPr="00052B19">
        <w:rPr>
          <w:rFonts w:cs="Arial"/>
        </w:rPr>
        <w:t>Control file for</w:t>
      </w:r>
      <w:r w:rsidR="00FD7211" w:rsidRPr="00052B19">
        <w:rPr>
          <w:rFonts w:cs="Arial"/>
        </w:rPr>
        <w:t xml:space="preserve"> airport trips, shown in </w:t>
      </w:r>
      <w:fldSimple w:instr=" REF _Ref202332442 \h  \* MERGEFORMAT ">
        <w:r w:rsidR="001B67BC">
          <w:t xml:space="preserve">Figure </w:t>
        </w:r>
        <w:r w:rsidR="001B67BC">
          <w:rPr>
            <w:noProof/>
          </w:rPr>
          <w:t>13</w:t>
        </w:r>
      </w:fldSimple>
      <w:r w:rsidR="00FD7211" w:rsidRPr="00052B19">
        <w:rPr>
          <w:rFonts w:cs="Arial"/>
        </w:rPr>
        <w:t>.</w:t>
      </w:r>
    </w:p>
    <w:p w:rsidR="00167D35" w:rsidRDefault="00167D35" w:rsidP="00605BF1">
      <w:pPr>
        <w:pStyle w:val="Caption"/>
        <w:sectPr w:rsidR="00167D35" w:rsidSect="00C70A59">
          <w:pgSz w:w="12240" w:h="15840"/>
          <w:pgMar w:top="1440" w:right="1260" w:bottom="1440" w:left="1440" w:header="720" w:footer="720" w:gutter="0"/>
          <w:cols w:space="720"/>
          <w:docGrid w:linePitch="360"/>
        </w:sectPr>
      </w:pPr>
    </w:p>
    <w:p w:rsidR="00605BF1" w:rsidRDefault="00605BF1" w:rsidP="00F46958">
      <w:pPr>
        <w:pStyle w:val="Caption"/>
        <w:spacing w:after="0"/>
        <w:rPr>
          <w:rFonts w:ascii="Arial" w:hAnsi="Arial" w:cs="Arial"/>
          <w:sz w:val="22"/>
          <w:szCs w:val="22"/>
        </w:rPr>
      </w:pPr>
      <w:bookmarkStart w:id="134" w:name="_Ref358641979"/>
      <w:bookmarkStart w:id="135" w:name="_Toc358794043"/>
      <w:r>
        <w:lastRenderedPageBreak/>
        <w:t xml:space="preserve">Figure </w:t>
      </w:r>
      <w:fldSimple w:instr=" SEQ Figure \* ARABIC ">
        <w:r w:rsidR="001B67BC">
          <w:rPr>
            <w:noProof/>
          </w:rPr>
          <w:t>12</w:t>
        </w:r>
      </w:fldSimple>
      <w:bookmarkEnd w:id="134"/>
      <w:r w:rsidRPr="00E855F1">
        <w:rPr>
          <w:rFonts w:ascii="Arial" w:hAnsi="Arial" w:cs="Arial"/>
          <w:sz w:val="22"/>
          <w:szCs w:val="22"/>
        </w:rPr>
        <w:t xml:space="preserve">:  </w:t>
      </w:r>
      <w:r w:rsidRPr="00260183">
        <w:t>Truck Trip Generation Control File (TRKGEN5.CTL)</w:t>
      </w:r>
      <w:bookmarkEnd w:id="135"/>
    </w:p>
    <w:p w:rsidR="00605BF1" w:rsidRDefault="0015799B" w:rsidP="00605BF1">
      <w:pPr>
        <w:jc w:val="both"/>
        <w:rPr>
          <w:rFonts w:cs="Arial"/>
        </w:rPr>
      </w:pPr>
      <w:r>
        <w:rPr>
          <w:rFonts w:cs="Arial"/>
          <w:noProof/>
        </w:rPr>
        <w:pict>
          <v:shape id="Text Box 200" o:spid="_x0000_s1050" type="#_x0000_t202" style="position:absolute;left:0;text-align:left;margin-left:0;margin-top:8.05pt;width:654.55pt;height:421.5pt;z-index:251685888;visibility:visible;mso-wrap-distance-left:9pt;mso-wrap-distance-top:0;mso-wrap-distance-right:9pt;mso-wrap-distance-bottom:0;mso-position-horizontal:absolute;mso-position-horizontal-relative:text;mso-position-vertical:absolute;mso-position-vertical-relative:text;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">
            <v:textbox style="mso-next-textbox:#Text Box 200">
              <w:txbxContent>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OMPO Model Development Project</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Trip Generation for Trucks</w:t>
                  </w:r>
                </w:p>
                <w:p w:rsidR="00167D35" w:rsidRPr="00D10A69" w:rsidRDefault="00167D35" w:rsidP="00605BF1">
                  <w:pPr>
                    <w:spacing w:line="240" w:lineRule="auto"/>
                    <w:rPr>
                      <w:rFonts w:ascii="Courier New" w:hAnsi="Courier New" w:cs="Courier New"/>
                      <w:sz w:val="18"/>
                      <w:szCs w:val="18"/>
                    </w:rPr>
                  </w:pP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&amp;files</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fzdata</w:t>
                  </w:r>
                  <w:proofErr w:type="spellEnd"/>
                  <w:proofErr w:type="gramEnd"/>
                  <w:r w:rsidRPr="00D10A69">
                    <w:rPr>
                      <w:rFonts w:ascii="Courier New" w:hAnsi="Courier New" w:cs="Courier New"/>
                      <w:sz w:val="18"/>
                      <w:szCs w:val="18"/>
                    </w:rPr>
                    <w:t xml:space="preserve">     = '.\inputs\</w:t>
                  </w:r>
                  <w:proofErr w:type="spellStart"/>
                  <w:r w:rsidRPr="00D10A69">
                    <w:rPr>
                      <w:rFonts w:ascii="Courier New" w:hAnsi="Courier New" w:cs="Courier New"/>
                      <w:sz w:val="18"/>
                      <w:szCs w:val="18"/>
                    </w:rPr>
                    <w:t>taz</w:t>
                  </w:r>
                  <w:proofErr w:type="spellEnd"/>
                  <w:r w:rsidRPr="00D10A69">
                    <w:rPr>
                      <w:rFonts w:ascii="Courier New" w:hAnsi="Courier New" w:cs="Courier New"/>
                      <w:sz w:val="18"/>
                      <w:szCs w:val="18"/>
                    </w:rPr>
                    <w:t>\Scenario TAZ Layer.ASC'</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ftends</w:t>
                  </w:r>
                  <w:proofErr w:type="spellEnd"/>
                  <w:proofErr w:type="gramEnd"/>
                  <w:r w:rsidRPr="00D10A69">
                    <w:rPr>
                      <w:rFonts w:ascii="Courier New" w:hAnsi="Courier New" w:cs="Courier New"/>
                      <w:sz w:val="18"/>
                      <w:szCs w:val="18"/>
                    </w:rPr>
                    <w:t xml:space="preserve">     = '.\outputs\trckends.dat'</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frpt</w:t>
                  </w:r>
                  <w:proofErr w:type="spellEnd"/>
                  <w:proofErr w:type="gramEnd"/>
                  <w:r w:rsidRPr="00D10A69">
                    <w:rPr>
                      <w:rFonts w:ascii="Courier New" w:hAnsi="Courier New" w:cs="Courier New"/>
                      <w:sz w:val="18"/>
                      <w:szCs w:val="18"/>
                    </w:rPr>
                    <w:t xml:space="preserve">       = '.\reports\hnl5trkg.rpt'</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title</w:t>
                  </w:r>
                  <w:proofErr w:type="gramEnd"/>
                  <w:r w:rsidRPr="00D10A69">
                    <w:rPr>
                      <w:rFonts w:ascii="Courier New" w:hAnsi="Courier New" w:cs="Courier New"/>
                      <w:sz w:val="18"/>
                      <w:szCs w:val="18"/>
                    </w:rPr>
                    <w:t xml:space="preserve">      = 'apply truck-trip generation model '</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NOTE:  Replace %%% with 3-character alternative specification</w:t>
                  </w:r>
                </w:p>
                <w:p w:rsidR="00167D35" w:rsidRPr="00D10A69" w:rsidRDefault="00167D35" w:rsidP="00605BF1">
                  <w:pPr>
                    <w:spacing w:line="240" w:lineRule="auto"/>
                    <w:rPr>
                      <w:rFonts w:ascii="Courier New" w:hAnsi="Courier New" w:cs="Courier New"/>
                      <w:sz w:val="18"/>
                      <w:szCs w:val="18"/>
                    </w:rPr>
                  </w:pP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w:t>
                  </w:r>
                  <w:proofErr w:type="spellStart"/>
                  <w:r w:rsidRPr="00D10A69">
                    <w:rPr>
                      <w:rFonts w:ascii="Courier New" w:hAnsi="Courier New" w:cs="Courier New"/>
                      <w:sz w:val="18"/>
                      <w:szCs w:val="18"/>
                    </w:rPr>
                    <w:t>params</w:t>
                  </w:r>
                  <w:proofErr w:type="spellEnd"/>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nzones</w:t>
                  </w:r>
                  <w:proofErr w:type="spellEnd"/>
                  <w:proofErr w:type="gramEnd"/>
                  <w:r w:rsidRPr="00D10A69">
                    <w:rPr>
                      <w:rFonts w:ascii="Courier New" w:hAnsi="Courier New" w:cs="Courier New"/>
                      <w:sz w:val="18"/>
                      <w:szCs w:val="18"/>
                    </w:rPr>
                    <w:t xml:space="preserve">     = 764</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npurps</w:t>
                  </w:r>
                  <w:proofErr w:type="spellEnd"/>
                  <w:proofErr w:type="gramEnd"/>
                  <w:r w:rsidRPr="00D10A69">
                    <w:rPr>
                      <w:rFonts w:ascii="Courier New" w:hAnsi="Courier New" w:cs="Courier New"/>
                      <w:sz w:val="18"/>
                      <w:szCs w:val="18"/>
                    </w:rPr>
                    <w:t xml:space="preserve">     =   7</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nzdata</w:t>
                  </w:r>
                  <w:proofErr w:type="spellEnd"/>
                  <w:proofErr w:type="gramEnd"/>
                  <w:r w:rsidRPr="00D10A69">
                    <w:rPr>
                      <w:rFonts w:ascii="Courier New" w:hAnsi="Courier New" w:cs="Courier New"/>
                      <w:sz w:val="18"/>
                      <w:szCs w:val="18"/>
                    </w:rPr>
                    <w:t xml:space="preserve">     = 68</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zspec</w:t>
                  </w:r>
                  <w:proofErr w:type="spellEnd"/>
                  <w:proofErr w:type="gramEnd"/>
                  <w:r w:rsidRPr="00D10A69">
                    <w:rPr>
                      <w:rFonts w:ascii="Courier New" w:hAnsi="Courier New" w:cs="Courier New"/>
                      <w:sz w:val="18"/>
                      <w:szCs w:val="18"/>
                    </w:rPr>
                    <w:t xml:space="preserve">      = 234, 330, 331, 332, 347, 350</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zdind</w:t>
                  </w:r>
                  <w:proofErr w:type="spellEnd"/>
                  <w:proofErr w:type="gramEnd"/>
                  <w:r w:rsidRPr="00D10A69">
                    <w:rPr>
                      <w:rFonts w:ascii="Courier New" w:hAnsi="Courier New" w:cs="Courier New"/>
                      <w:sz w:val="18"/>
                      <w:szCs w:val="18"/>
                    </w:rPr>
                    <w:t xml:space="preserve">      =     52,     42,     43,     44,     45,     46,     47,     48,     49,     50,     51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D10A69" w:rsidRDefault="00167D35" w:rsidP="00605BF1">
                  <w:pPr>
                    <w:spacing w:line="240" w:lineRule="auto"/>
                    <w:rPr>
                      <w:rFonts w:ascii="Courier New" w:hAnsi="Courier New" w:cs="Courier New"/>
                      <w:sz w:val="18"/>
                      <w:szCs w:val="18"/>
                    </w:rPr>
                  </w:pP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w:t>
                  </w:r>
                  <w:proofErr w:type="spellStart"/>
                  <w:proofErr w:type="gramStart"/>
                  <w:r w:rsidRPr="00167D35">
                    <w:rPr>
                      <w:rFonts w:ascii="Courier New" w:hAnsi="Courier New" w:cs="Courier New"/>
                      <w:sz w:val="16"/>
                      <w:szCs w:val="16"/>
                    </w:rPr>
                    <w:t>empl</w:t>
                  </w:r>
                  <w:proofErr w:type="spellEnd"/>
                  <w:proofErr w:type="gramEnd"/>
                  <w:r w:rsidRPr="00167D35">
                    <w:rPr>
                      <w:rFonts w:ascii="Courier New" w:hAnsi="Courier New" w:cs="Courier New"/>
                      <w:sz w:val="16"/>
                      <w:szCs w:val="16"/>
                    </w:rPr>
                    <w:t xml:space="preserve"> type:    total     mil     </w:t>
                  </w:r>
                  <w:proofErr w:type="spellStart"/>
                  <w:r w:rsidRPr="00167D35">
                    <w:rPr>
                      <w:rFonts w:ascii="Courier New" w:hAnsi="Courier New" w:cs="Courier New"/>
                      <w:sz w:val="16"/>
                      <w:szCs w:val="16"/>
                    </w:rPr>
                    <w:t>gov</w:t>
                  </w:r>
                  <w:proofErr w:type="spellEnd"/>
                  <w:r w:rsidRPr="00167D35">
                    <w:rPr>
                      <w:rFonts w:ascii="Courier New" w:hAnsi="Courier New" w:cs="Courier New"/>
                      <w:sz w:val="16"/>
                      <w:szCs w:val="16"/>
                    </w:rPr>
                    <w:t xml:space="preserve">   hotel     </w:t>
                  </w:r>
                  <w:proofErr w:type="spellStart"/>
                  <w:r w:rsidRPr="00167D35">
                    <w:rPr>
                      <w:rFonts w:ascii="Courier New" w:hAnsi="Courier New" w:cs="Courier New"/>
                      <w:sz w:val="16"/>
                      <w:szCs w:val="16"/>
                    </w:rPr>
                    <w:t>agr</w:t>
                  </w:r>
                  <w:proofErr w:type="spellEnd"/>
                  <w:r w:rsidRPr="00167D35">
                    <w:rPr>
                      <w:rFonts w:ascii="Courier New" w:hAnsi="Courier New" w:cs="Courier New"/>
                      <w:sz w:val="16"/>
                      <w:szCs w:val="16"/>
                    </w:rPr>
                    <w:t xml:space="preserve">    </w:t>
                  </w:r>
                  <w:proofErr w:type="spellStart"/>
                  <w:r w:rsidRPr="00167D35">
                    <w:rPr>
                      <w:rFonts w:ascii="Courier New" w:hAnsi="Courier New" w:cs="Courier New"/>
                      <w:sz w:val="16"/>
                      <w:szCs w:val="16"/>
                    </w:rPr>
                    <w:t>tran</w:t>
                  </w:r>
                  <w:proofErr w:type="spellEnd"/>
                  <w:r w:rsidRPr="00167D35">
                    <w:rPr>
                      <w:rFonts w:ascii="Courier New" w:hAnsi="Courier New" w:cs="Courier New"/>
                      <w:sz w:val="16"/>
                      <w:szCs w:val="16"/>
                    </w:rPr>
                    <w:t xml:space="preserve">     </w:t>
                  </w:r>
                  <w:proofErr w:type="spellStart"/>
                  <w:r w:rsidRPr="00167D35">
                    <w:rPr>
                      <w:rFonts w:ascii="Courier New" w:hAnsi="Courier New" w:cs="Courier New"/>
                      <w:sz w:val="16"/>
                      <w:szCs w:val="16"/>
                    </w:rPr>
                    <w:t>ind</w:t>
                  </w:r>
                  <w:proofErr w:type="spellEnd"/>
                  <w:r w:rsidRPr="00167D35">
                    <w:rPr>
                      <w:rFonts w:ascii="Courier New" w:hAnsi="Courier New" w:cs="Courier New"/>
                      <w:sz w:val="16"/>
                      <w:szCs w:val="16"/>
                    </w:rPr>
                    <w:t xml:space="preserve">    </w:t>
                  </w:r>
                  <w:proofErr w:type="spellStart"/>
                  <w:r w:rsidRPr="00167D35">
                    <w:rPr>
                      <w:rFonts w:ascii="Courier New" w:hAnsi="Courier New" w:cs="Courier New"/>
                      <w:sz w:val="16"/>
                      <w:szCs w:val="16"/>
                    </w:rPr>
                    <w:t>fisc</w:t>
                  </w:r>
                  <w:proofErr w:type="spellEnd"/>
                  <w:r w:rsidRPr="00167D35">
                    <w:rPr>
                      <w:rFonts w:ascii="Courier New" w:hAnsi="Courier New" w:cs="Courier New"/>
                      <w:sz w:val="16"/>
                      <w:szCs w:val="16"/>
                    </w:rPr>
                    <w:t xml:space="preserve">     svc    </w:t>
                  </w:r>
                  <w:proofErr w:type="spellStart"/>
                  <w:r w:rsidRPr="00167D35">
                    <w:rPr>
                      <w:rFonts w:ascii="Courier New" w:hAnsi="Courier New" w:cs="Courier New"/>
                      <w:sz w:val="16"/>
                      <w:szCs w:val="16"/>
                    </w:rPr>
                    <w:t>retl</w:t>
                  </w:r>
                  <w:proofErr w:type="spellEnd"/>
                  <w:r w:rsidRPr="00167D35">
                    <w:rPr>
                      <w:rFonts w:ascii="Courier New" w:hAnsi="Courier New" w:cs="Courier New"/>
                      <w:sz w:val="16"/>
                      <w:szCs w:val="16"/>
                    </w:rPr>
                    <w:t xml:space="preserve">   const   </w:t>
                  </w:r>
                  <w:proofErr w:type="spellStart"/>
                  <w:r w:rsidRPr="00167D35">
                    <w:rPr>
                      <w:rFonts w:ascii="Courier New" w:hAnsi="Courier New" w:cs="Courier New"/>
                      <w:sz w:val="16"/>
                      <w:szCs w:val="16"/>
                    </w:rPr>
                    <w:t>hhs</w:t>
                  </w:r>
                  <w:proofErr w:type="spellEnd"/>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&amp;prods</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prates1    = 0.0000, 0.2118, 0.2118, 0.2118, 0.2118, 0.2118, 0.0506, 0.2118, 0.0483, 0.0645, 0.2118, 0.0000</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prates2    = 0.0000, 0.0170, 0.0170, 0.0170, 0.0170, 0.0170, 0.0064, 0.0170, 0.0000, 0.0055, 0.0170, 0.0000</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prates3    = 0.0000, 0.0387, 0.0387, 0.0387, 0.0387, 0.0387, 0.0203, 0.0387, 0.0124, 0.0000, 0.0387, 0.0000</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prates4    = 0.0000, 2.0000, 0.3000, 0.3000, 0.3000, 0.3000, 0.7000, 0.3000, 0.3000, 0.3000, 2.0000, 0.5000</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prates5    = 0.0180, 0.0000, 0.0000, 0.0000, 0.0000, 0.0000, 0.0000, 0.0000, 0.0000, 0.0000, 0.0000, 0.0000</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prates6    = 0.0336, 0.0000, 0.0000, 0.0000, 0.0000, 0.0000, 0.0000, 0.0000, 0.0000, 0.0000, 0.0000, 0.0000</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 xml:space="preserve">  prates7    = 0.0000, 0.0000, 0.0000, 0.0000, 0.0000, 0.0000, 0.0000, 0.0000, 0.0000, 0.0000, 6310.0, 0.0000  </w:t>
                  </w:r>
                </w:p>
                <w:p w:rsidR="00167D35" w:rsidRPr="00167D35" w:rsidRDefault="00167D35" w:rsidP="00167D35">
                  <w:pPr>
                    <w:spacing w:line="240" w:lineRule="auto"/>
                    <w:rPr>
                      <w:rFonts w:ascii="Courier New" w:hAnsi="Courier New" w:cs="Courier New"/>
                      <w:sz w:val="16"/>
                      <w:szCs w:val="16"/>
                    </w:rPr>
                  </w:pPr>
                  <w:r w:rsidRPr="00167D35">
                    <w:rPr>
                      <w:rFonts w:ascii="Courier New" w:hAnsi="Courier New" w:cs="Courier New"/>
                      <w:sz w:val="16"/>
                      <w:szCs w:val="16"/>
                    </w:rPr>
                    <w:t>&amp;end</w:t>
                  </w:r>
                </w:p>
                <w:p w:rsidR="00167D35" w:rsidRPr="0078456D" w:rsidRDefault="00167D35" w:rsidP="00167D35">
                  <w:pPr>
                    <w:spacing w:line="240" w:lineRule="auto"/>
                    <w:rPr>
                      <w:rFonts w:ascii="Courier New" w:hAnsi="Courier New" w:cs="Courier New"/>
                      <w:sz w:val="16"/>
                      <w:szCs w:val="16"/>
                    </w:rPr>
                  </w:pPr>
                  <w:r w:rsidRPr="0078456D">
                    <w:rPr>
                      <w:rFonts w:ascii="Courier New" w:hAnsi="Courier New" w:cs="Courier New"/>
                      <w:sz w:val="16"/>
                      <w:szCs w:val="16"/>
                    </w:rPr>
                    <w:t xml:space="preserve">  For the base year the value in const prates 7 was 6310. </w:t>
                  </w:r>
                  <w:proofErr w:type="gramStart"/>
                  <w:r w:rsidRPr="0078456D">
                    <w:rPr>
                      <w:rFonts w:ascii="Courier New" w:hAnsi="Courier New" w:cs="Courier New"/>
                      <w:sz w:val="16"/>
                      <w:szCs w:val="16"/>
                    </w:rPr>
                    <w:t>truck</w:t>
                  </w:r>
                  <w:proofErr w:type="gramEnd"/>
                  <w:r w:rsidRPr="0078456D">
                    <w:rPr>
                      <w:rFonts w:ascii="Courier New" w:hAnsi="Courier New" w:cs="Courier New"/>
                      <w:sz w:val="16"/>
                      <w:szCs w:val="16"/>
                    </w:rPr>
                    <w:t xml:space="preserve"> trip ends</w:t>
                  </w:r>
                </w:p>
                <w:p w:rsidR="00167D35" w:rsidRPr="0078456D" w:rsidRDefault="00167D35" w:rsidP="00605BF1">
                  <w:pPr>
                    <w:spacing w:line="240" w:lineRule="auto"/>
                    <w:rPr>
                      <w:rFonts w:ascii="Courier New" w:hAnsi="Courier New" w:cs="Courier New"/>
                      <w:sz w:val="16"/>
                      <w:szCs w:val="16"/>
                    </w:rPr>
                  </w:pPr>
                  <w:r w:rsidRPr="0078456D">
                    <w:rPr>
                      <w:rFonts w:ascii="Courier New" w:hAnsi="Courier New" w:cs="Courier New"/>
                      <w:sz w:val="16"/>
                      <w:szCs w:val="16"/>
                    </w:rPr>
                    <w:t>&amp;</w:t>
                  </w:r>
                  <w:proofErr w:type="spellStart"/>
                  <w:r w:rsidRPr="0078456D">
                    <w:rPr>
                      <w:rFonts w:ascii="Courier New" w:hAnsi="Courier New" w:cs="Courier New"/>
                      <w:sz w:val="16"/>
                      <w:szCs w:val="16"/>
                    </w:rPr>
                    <w:t>attrs</w:t>
                  </w:r>
                  <w:proofErr w:type="spellEnd"/>
                </w:p>
                <w:p w:rsidR="00167D35" w:rsidRPr="0078456D" w:rsidRDefault="00167D35" w:rsidP="00605BF1">
                  <w:pPr>
                    <w:spacing w:line="240" w:lineRule="auto"/>
                    <w:rPr>
                      <w:rFonts w:ascii="Courier New" w:hAnsi="Courier New" w:cs="Courier New"/>
                      <w:sz w:val="16"/>
                      <w:szCs w:val="16"/>
                    </w:rPr>
                  </w:pPr>
                  <w:r w:rsidRPr="0078456D">
                    <w:rPr>
                      <w:rFonts w:ascii="Courier New" w:hAnsi="Courier New" w:cs="Courier New"/>
                      <w:sz w:val="16"/>
                      <w:szCs w:val="16"/>
                    </w:rPr>
                    <w:t xml:space="preserve">  arates1    = 0.1077, 0.0000, 0.0000, 0.0000, 0.0000, 0.0000, 0.0000, 0.0000, 0.0000, 0.0000, 0.0000</w:t>
                  </w:r>
                </w:p>
                <w:p w:rsidR="00167D35" w:rsidRPr="0078456D" w:rsidRDefault="00167D35" w:rsidP="00605BF1">
                  <w:pPr>
                    <w:spacing w:line="240" w:lineRule="auto"/>
                    <w:rPr>
                      <w:rFonts w:ascii="Courier New" w:hAnsi="Courier New" w:cs="Courier New"/>
                      <w:sz w:val="16"/>
                      <w:szCs w:val="16"/>
                    </w:rPr>
                  </w:pPr>
                  <w:r w:rsidRPr="0078456D">
                    <w:rPr>
                      <w:rFonts w:ascii="Courier New" w:hAnsi="Courier New" w:cs="Courier New"/>
                      <w:sz w:val="16"/>
                      <w:szCs w:val="16"/>
                    </w:rPr>
                    <w:t xml:space="preserve">  arates2    = 0.0000, 0.0212, 0.0212, 0.0212, 0.0212, 0.0212, 0.0212, 0.0212, 0.0000, 0.0000, 0.0212</w:t>
                  </w:r>
                </w:p>
                <w:p w:rsidR="00167D35" w:rsidRPr="0078456D" w:rsidRDefault="00167D35" w:rsidP="00605BF1">
                  <w:pPr>
                    <w:spacing w:line="240" w:lineRule="auto"/>
                    <w:rPr>
                      <w:rFonts w:ascii="Courier New" w:hAnsi="Courier New" w:cs="Courier New"/>
                      <w:sz w:val="16"/>
                      <w:szCs w:val="16"/>
                    </w:rPr>
                  </w:pPr>
                  <w:r w:rsidRPr="0078456D">
                    <w:rPr>
                      <w:rFonts w:ascii="Courier New" w:hAnsi="Courier New" w:cs="Courier New"/>
                      <w:sz w:val="16"/>
                      <w:szCs w:val="16"/>
                    </w:rPr>
                    <w:t xml:space="preserve">  arates3    = 0.0000, 0.0626, 0.0626, 0.0626, 0.0626, 0.0626, 0.0626, 0.0626, 0.0000, 0.0000, 0.0626</w:t>
                  </w:r>
                </w:p>
                <w:p w:rsidR="00167D35" w:rsidRPr="0078456D" w:rsidRDefault="00167D35" w:rsidP="00605BF1">
                  <w:pPr>
                    <w:spacing w:line="240" w:lineRule="auto"/>
                    <w:rPr>
                      <w:rFonts w:ascii="Courier New" w:hAnsi="Courier New" w:cs="Courier New"/>
                      <w:sz w:val="16"/>
                      <w:szCs w:val="16"/>
                    </w:rPr>
                  </w:pPr>
                  <w:r w:rsidRPr="0078456D">
                    <w:rPr>
                      <w:rFonts w:ascii="Courier New" w:hAnsi="Courier New" w:cs="Courier New"/>
                      <w:sz w:val="16"/>
                      <w:szCs w:val="16"/>
                    </w:rPr>
                    <w:t xml:space="preserve">  arates7    = 0.0000, 0.0064, 0.0064, 0.0064, 0.0064, 0.0064, 0.0000, 0.0064, 0.0000, 0.0000, 0.0064</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D10A69" w:rsidRDefault="00167D35" w:rsidP="00605BF1">
                  <w:pPr>
                    <w:spacing w:line="240" w:lineRule="auto"/>
                    <w:rPr>
                      <w:rFonts w:ascii="Courier New" w:hAnsi="Courier New" w:cs="Courier New"/>
                      <w:sz w:val="18"/>
                      <w:szCs w:val="18"/>
                    </w:rPr>
                  </w:pP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&amp;options</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detail</w:t>
                  </w:r>
                  <w:proofErr w:type="gramEnd"/>
                  <w:r w:rsidRPr="00D10A69">
                    <w:rPr>
                      <w:rFonts w:ascii="Courier New" w:hAnsi="Courier New" w:cs="Courier New"/>
                      <w:sz w:val="18"/>
                      <w:szCs w:val="18"/>
                    </w:rPr>
                    <w:t xml:space="preserve">     =   f</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pspec</w:t>
                  </w:r>
                  <w:proofErr w:type="spellEnd"/>
                  <w:proofErr w:type="gramEnd"/>
                  <w:r w:rsidRPr="00D10A69">
                    <w:rPr>
                      <w:rFonts w:ascii="Courier New" w:hAnsi="Courier New" w:cs="Courier New"/>
                      <w:sz w:val="18"/>
                      <w:szCs w:val="18"/>
                    </w:rPr>
                    <w:t xml:space="preserve">      =   0,0,0,0,0,0,1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recto</w:t>
                  </w:r>
                  <w:proofErr w:type="gramEnd"/>
                  <w:r w:rsidRPr="00D10A69">
                    <w:rPr>
                      <w:rFonts w:ascii="Courier New" w:hAnsi="Courier New" w:cs="Courier New"/>
                      <w:sz w:val="18"/>
                      <w:szCs w:val="18"/>
                    </w:rPr>
                    <w:t xml:space="preserve">      =   1,1,1,0,0,0,1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aeqp</w:t>
                  </w:r>
                  <w:proofErr w:type="spellEnd"/>
                  <w:proofErr w:type="gramEnd"/>
                  <w:r w:rsidRPr="00D10A69">
                    <w:rPr>
                      <w:rFonts w:ascii="Courier New" w:hAnsi="Courier New" w:cs="Courier New"/>
                      <w:sz w:val="18"/>
                      <w:szCs w:val="18"/>
                    </w:rPr>
                    <w:t xml:space="preserve">       =   </w:t>
                  </w:r>
                  <w:proofErr w:type="spellStart"/>
                  <w:r w:rsidRPr="00D10A69">
                    <w:rPr>
                      <w:rFonts w:ascii="Courier New" w:hAnsi="Courier New" w:cs="Courier New"/>
                      <w:sz w:val="18"/>
                      <w:szCs w:val="18"/>
                    </w:rPr>
                    <w:t>f,f,f,t,t,t,f</w:t>
                  </w:r>
                  <w:proofErr w:type="spellEnd"/>
                </w:p>
                <w:p w:rsidR="00167D35" w:rsidRPr="00E855F1"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E855F1" w:rsidRDefault="00167D35" w:rsidP="00605BF1">
                  <w:pPr>
                    <w:spacing w:line="240" w:lineRule="auto"/>
                    <w:rPr>
                      <w:rFonts w:ascii="Courier New" w:hAnsi="Courier New" w:cs="Courier New"/>
                      <w:sz w:val="18"/>
                      <w:szCs w:val="18"/>
                    </w:rPr>
                  </w:pPr>
                </w:p>
              </w:txbxContent>
            </v:textbox>
          </v:shape>
        </w:pict>
      </w: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167D35" w:rsidRDefault="00167D35" w:rsidP="00605BF1">
      <w:pPr>
        <w:pStyle w:val="Caption"/>
        <w:rPr>
          <w:ins w:id="136" w:author="Narayanamoorthy, Sriram" w:date="2013-06-28T13:40:00Z"/>
        </w:rPr>
        <w:sectPr w:rsidR="00167D35" w:rsidSect="00167D35">
          <w:pgSz w:w="15840" w:h="12240" w:orient="landscape"/>
          <w:pgMar w:top="1267" w:right="1440" w:bottom="1440" w:left="1440" w:header="720" w:footer="720" w:gutter="0"/>
          <w:cols w:space="720"/>
          <w:docGrid w:linePitch="360"/>
        </w:sectPr>
      </w:pPr>
    </w:p>
    <w:p w:rsidR="00605BF1" w:rsidRDefault="00605BF1" w:rsidP="00605BF1">
      <w:pPr>
        <w:pStyle w:val="Caption"/>
        <w:rPr>
          <w:rFonts w:ascii="Arial" w:hAnsi="Arial" w:cs="Arial"/>
          <w:sz w:val="22"/>
          <w:szCs w:val="22"/>
        </w:rPr>
      </w:pPr>
      <w:bookmarkStart w:id="137" w:name="_Ref202332442"/>
      <w:bookmarkStart w:id="138" w:name="_Toc358794044"/>
      <w:r>
        <w:lastRenderedPageBreak/>
        <w:t xml:space="preserve">Figure </w:t>
      </w:r>
      <w:fldSimple w:instr=" SEQ Figure \* ARABIC ">
        <w:r w:rsidR="001B67BC">
          <w:rPr>
            <w:noProof/>
          </w:rPr>
          <w:t>13</w:t>
        </w:r>
      </w:fldSimple>
      <w:bookmarkEnd w:id="137"/>
      <w:r w:rsidRPr="00E855F1">
        <w:rPr>
          <w:rFonts w:ascii="Arial" w:hAnsi="Arial" w:cs="Arial"/>
          <w:sz w:val="22"/>
          <w:szCs w:val="22"/>
        </w:rPr>
        <w:t xml:space="preserve">:  </w:t>
      </w:r>
      <w:r>
        <w:rPr>
          <w:rFonts w:ascii="Arial" w:hAnsi="Arial" w:cs="Arial"/>
          <w:sz w:val="22"/>
          <w:szCs w:val="22"/>
        </w:rPr>
        <w:t xml:space="preserve">Airport </w:t>
      </w:r>
      <w:r w:rsidRPr="00E855F1">
        <w:rPr>
          <w:rFonts w:ascii="Arial" w:hAnsi="Arial" w:cs="Arial"/>
          <w:sz w:val="22"/>
          <w:szCs w:val="22"/>
        </w:rPr>
        <w:t>Trip Generation Control File (</w:t>
      </w:r>
      <w:r>
        <w:rPr>
          <w:rFonts w:ascii="Arial" w:hAnsi="Arial" w:cs="Arial"/>
          <w:sz w:val="22"/>
          <w:szCs w:val="22"/>
        </w:rPr>
        <w:t>AIR</w:t>
      </w:r>
      <w:r w:rsidRPr="00E855F1">
        <w:rPr>
          <w:rFonts w:ascii="Arial" w:hAnsi="Arial" w:cs="Arial"/>
          <w:sz w:val="22"/>
          <w:szCs w:val="22"/>
        </w:rPr>
        <w:t>GEN5.CTL)</w:t>
      </w:r>
      <w:bookmarkEnd w:id="138"/>
    </w:p>
    <w:p w:rsidR="00605BF1" w:rsidRDefault="0015799B" w:rsidP="00605BF1">
      <w:r w:rsidRPr="0015799B">
        <w:rPr>
          <w:rFonts w:cs="Arial"/>
          <w:noProof/>
        </w:rPr>
        <w:pict>
          <v:shape id="Text Box 201" o:spid="_x0000_s1051" type="#_x0000_t202" style="position:absolute;margin-left:9pt;margin-top:4.05pt;width:468pt;height:6in;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">
            <v:textbox>
              <w:txbxContent>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OMPO Model Development Project</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Trip Generation for Airport Access</w:t>
                  </w:r>
                </w:p>
                <w:p w:rsidR="00167D35" w:rsidRPr="00D10A69" w:rsidRDefault="00167D35" w:rsidP="00605BF1">
                  <w:pPr>
                    <w:spacing w:line="240" w:lineRule="auto"/>
                    <w:rPr>
                      <w:rFonts w:ascii="Courier New" w:hAnsi="Courier New" w:cs="Courier New"/>
                      <w:sz w:val="18"/>
                      <w:szCs w:val="18"/>
                    </w:rPr>
                  </w:pP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&amp;files</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fzdata</w:t>
                  </w:r>
                  <w:proofErr w:type="spellEnd"/>
                  <w:proofErr w:type="gramEnd"/>
                  <w:r w:rsidRPr="00D10A69">
                    <w:rPr>
                      <w:rFonts w:ascii="Courier New" w:hAnsi="Courier New" w:cs="Courier New"/>
                      <w:sz w:val="18"/>
                      <w:szCs w:val="18"/>
                    </w:rPr>
                    <w:t xml:space="preserve">     = '.\inputs\</w:t>
                  </w:r>
                  <w:proofErr w:type="spellStart"/>
                  <w:r w:rsidRPr="00D10A69">
                    <w:rPr>
                      <w:rFonts w:ascii="Courier New" w:hAnsi="Courier New" w:cs="Courier New"/>
                      <w:sz w:val="18"/>
                      <w:szCs w:val="18"/>
                    </w:rPr>
                    <w:t>taz</w:t>
                  </w:r>
                  <w:proofErr w:type="spellEnd"/>
                  <w:r w:rsidRPr="00D10A69">
                    <w:rPr>
                      <w:rFonts w:ascii="Courier New" w:hAnsi="Courier New" w:cs="Courier New"/>
                      <w:sz w:val="18"/>
                      <w:szCs w:val="18"/>
                    </w:rPr>
                    <w:t>\Scenario TAZ Layer.ASC'</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ftends</w:t>
                  </w:r>
                  <w:proofErr w:type="spellEnd"/>
                  <w:proofErr w:type="gramEnd"/>
                  <w:r w:rsidRPr="00D10A69">
                    <w:rPr>
                      <w:rFonts w:ascii="Courier New" w:hAnsi="Courier New" w:cs="Courier New"/>
                      <w:sz w:val="18"/>
                      <w:szCs w:val="18"/>
                    </w:rPr>
                    <w:t xml:space="preserve">     = '.\outputs\airpends.dat'</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frpt</w:t>
                  </w:r>
                  <w:proofErr w:type="spellEnd"/>
                  <w:proofErr w:type="gramEnd"/>
                  <w:r w:rsidRPr="00D10A69">
                    <w:rPr>
                      <w:rFonts w:ascii="Courier New" w:hAnsi="Courier New" w:cs="Courier New"/>
                      <w:sz w:val="18"/>
                      <w:szCs w:val="18"/>
                    </w:rPr>
                    <w:t xml:space="preserve">       = '.\reports\airgen5.rpt'</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title</w:t>
                  </w:r>
                  <w:proofErr w:type="gramEnd"/>
                  <w:r w:rsidRPr="00D10A69">
                    <w:rPr>
                      <w:rFonts w:ascii="Courier New" w:hAnsi="Courier New" w:cs="Courier New"/>
                      <w:sz w:val="18"/>
                      <w:szCs w:val="18"/>
                    </w:rPr>
                    <w:t xml:space="preserve">      = 'apply airport-acc gen model '</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NOTE:  Replace %%% with 3-character alternative specification</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purposes</w:t>
                  </w:r>
                  <w:proofErr w:type="gramEnd"/>
                  <w:r w:rsidRPr="00D10A69">
                    <w:rPr>
                      <w:rFonts w:ascii="Courier New" w:hAnsi="Courier New" w:cs="Courier New"/>
                      <w:sz w:val="18"/>
                      <w:szCs w:val="18"/>
                    </w:rPr>
                    <w:t>: 1= residents, 2= visitor/tour, 3= visitor/independent</w:t>
                  </w:r>
                </w:p>
                <w:p w:rsidR="00167D35" w:rsidRPr="00D10A69" w:rsidRDefault="00167D35" w:rsidP="00605BF1">
                  <w:pPr>
                    <w:spacing w:line="240" w:lineRule="auto"/>
                    <w:rPr>
                      <w:rFonts w:ascii="Courier New" w:hAnsi="Courier New" w:cs="Courier New"/>
                      <w:sz w:val="18"/>
                      <w:szCs w:val="18"/>
                    </w:rPr>
                  </w:pP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w:t>
                  </w:r>
                  <w:proofErr w:type="spellStart"/>
                  <w:r w:rsidRPr="00D10A69">
                    <w:rPr>
                      <w:rFonts w:ascii="Courier New" w:hAnsi="Courier New" w:cs="Courier New"/>
                      <w:sz w:val="18"/>
                      <w:szCs w:val="18"/>
                    </w:rPr>
                    <w:t>params</w:t>
                  </w:r>
                  <w:proofErr w:type="spellEnd"/>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nzones</w:t>
                  </w:r>
                  <w:proofErr w:type="spellEnd"/>
                  <w:proofErr w:type="gramEnd"/>
                  <w:r w:rsidRPr="00D10A69">
                    <w:rPr>
                      <w:rFonts w:ascii="Courier New" w:hAnsi="Courier New" w:cs="Courier New"/>
                      <w:sz w:val="18"/>
                      <w:szCs w:val="18"/>
                    </w:rPr>
                    <w:t xml:space="preserve">     = 764</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npurps</w:t>
                  </w:r>
                  <w:proofErr w:type="spellEnd"/>
                  <w:proofErr w:type="gramEnd"/>
                  <w:r w:rsidRPr="00D10A69">
                    <w:rPr>
                      <w:rFonts w:ascii="Courier New" w:hAnsi="Courier New" w:cs="Courier New"/>
                      <w:sz w:val="18"/>
                      <w:szCs w:val="18"/>
                    </w:rPr>
                    <w:t xml:space="preserve">     =   3</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nzdata</w:t>
                  </w:r>
                  <w:proofErr w:type="spellEnd"/>
                  <w:proofErr w:type="gramEnd"/>
                  <w:r w:rsidRPr="00D10A69">
                    <w:rPr>
                      <w:rFonts w:ascii="Courier New" w:hAnsi="Courier New" w:cs="Courier New"/>
                      <w:sz w:val="18"/>
                      <w:szCs w:val="18"/>
                    </w:rPr>
                    <w:t xml:space="preserve">     = 71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nzdata</w:t>
                  </w:r>
                  <w:proofErr w:type="spellEnd"/>
                  <w:proofErr w:type="gramEnd"/>
                  <w:r w:rsidRPr="00D10A69">
                    <w:rPr>
                      <w:rFonts w:ascii="Courier New" w:hAnsi="Courier New" w:cs="Courier New"/>
                      <w:sz w:val="18"/>
                      <w:szCs w:val="18"/>
                    </w:rPr>
                    <w:t xml:space="preserve">     =  71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zspec</w:t>
                  </w:r>
                  <w:proofErr w:type="spellEnd"/>
                  <w:proofErr w:type="gramEnd"/>
                  <w:r w:rsidRPr="00D10A69">
                    <w:rPr>
                      <w:rFonts w:ascii="Courier New" w:hAnsi="Courier New" w:cs="Courier New"/>
                      <w:sz w:val="18"/>
                      <w:szCs w:val="18"/>
                    </w:rPr>
                    <w:t xml:space="preserve">      = 764</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zdind</w:t>
                  </w:r>
                  <w:proofErr w:type="spellEnd"/>
                  <w:proofErr w:type="gramEnd"/>
                  <w:r w:rsidRPr="00D10A69">
                    <w:rPr>
                      <w:rFonts w:ascii="Courier New" w:hAnsi="Courier New" w:cs="Courier New"/>
                      <w:sz w:val="18"/>
                      <w:szCs w:val="18"/>
                    </w:rPr>
                    <w:t xml:space="preserve">      =     34,     53</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D10A69" w:rsidRDefault="00167D35" w:rsidP="00605BF1">
                  <w:pPr>
                    <w:spacing w:line="240" w:lineRule="auto"/>
                    <w:rPr>
                      <w:rFonts w:ascii="Courier New" w:hAnsi="Courier New" w:cs="Courier New"/>
                      <w:sz w:val="18"/>
                      <w:szCs w:val="18"/>
                    </w:rPr>
                  </w:pP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zdat</w:t>
                  </w:r>
                  <w:proofErr w:type="spellEnd"/>
                  <w:proofErr w:type="gramEnd"/>
                  <w:r w:rsidRPr="00D10A69">
                    <w:rPr>
                      <w:rFonts w:ascii="Courier New" w:hAnsi="Courier New" w:cs="Courier New"/>
                      <w:sz w:val="18"/>
                      <w:szCs w:val="18"/>
                    </w:rPr>
                    <w:t xml:space="preserve"> type:    </w:t>
                  </w:r>
                  <w:proofErr w:type="spellStart"/>
                  <w:r w:rsidRPr="00D10A69">
                    <w:rPr>
                      <w:rFonts w:ascii="Courier New" w:hAnsi="Courier New" w:cs="Courier New"/>
                      <w:sz w:val="18"/>
                      <w:szCs w:val="18"/>
                    </w:rPr>
                    <w:t>htlrm</w:t>
                  </w:r>
                  <w:proofErr w:type="spellEnd"/>
                  <w:r w:rsidRPr="00D10A69">
                    <w:rPr>
                      <w:rFonts w:ascii="Courier New" w:hAnsi="Courier New" w:cs="Courier New"/>
                      <w:sz w:val="18"/>
                      <w:szCs w:val="18"/>
                    </w:rPr>
                    <w:t xml:space="preserve">     </w:t>
                  </w:r>
                  <w:proofErr w:type="spellStart"/>
                  <w:r w:rsidRPr="00D10A69">
                    <w:rPr>
                      <w:rFonts w:ascii="Courier New" w:hAnsi="Courier New" w:cs="Courier New"/>
                      <w:sz w:val="18"/>
                      <w:szCs w:val="18"/>
                    </w:rPr>
                    <w:t>hld</w:t>
                  </w:r>
                  <w:proofErr w:type="spellEnd"/>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&amp;prods</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prates1    =     </w:t>
                  </w:r>
                  <w:proofErr w:type="gramStart"/>
                  <w:r w:rsidRPr="00D10A69">
                    <w:rPr>
                      <w:rFonts w:ascii="Courier New" w:hAnsi="Courier New" w:cs="Courier New"/>
                      <w:sz w:val="18"/>
                      <w:szCs w:val="18"/>
                    </w:rPr>
                    <w:t>0.,</w:t>
                  </w:r>
                  <w:proofErr w:type="gramEnd"/>
                  <w:r w:rsidRPr="00D10A69">
                    <w:rPr>
                      <w:rFonts w:ascii="Courier New" w:hAnsi="Courier New" w:cs="Courier New"/>
                      <w:sz w:val="18"/>
                      <w:szCs w:val="18"/>
                    </w:rPr>
                    <w:t xml:space="preserve"> 10000.</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prates2    =     </w:t>
                  </w:r>
                  <w:proofErr w:type="gramStart"/>
                  <w:r w:rsidRPr="00D10A69">
                    <w:rPr>
                      <w:rFonts w:ascii="Courier New" w:hAnsi="Courier New" w:cs="Courier New"/>
                      <w:sz w:val="18"/>
                      <w:szCs w:val="18"/>
                    </w:rPr>
                    <w:t>0.,</w:t>
                  </w:r>
                  <w:proofErr w:type="gramEnd"/>
                  <w:r w:rsidRPr="00D10A69">
                    <w:rPr>
                      <w:rFonts w:ascii="Courier New" w:hAnsi="Courier New" w:cs="Courier New"/>
                      <w:sz w:val="18"/>
                      <w:szCs w:val="18"/>
                    </w:rPr>
                    <w:t xml:space="preserve"> 16000.</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prates3    =     </w:t>
                  </w:r>
                  <w:proofErr w:type="gramStart"/>
                  <w:r w:rsidRPr="00D10A69">
                    <w:rPr>
                      <w:rFonts w:ascii="Courier New" w:hAnsi="Courier New" w:cs="Courier New"/>
                      <w:sz w:val="18"/>
                      <w:szCs w:val="18"/>
                    </w:rPr>
                    <w:t>0.,</w:t>
                  </w:r>
                  <w:proofErr w:type="gramEnd"/>
                  <w:r w:rsidRPr="00D10A69">
                    <w:rPr>
                      <w:rFonts w:ascii="Courier New" w:hAnsi="Courier New" w:cs="Courier New"/>
                      <w:sz w:val="18"/>
                      <w:szCs w:val="18"/>
                    </w:rPr>
                    <w:t xml:space="preserve"> 34000.</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Note: In the base year the second parameter of prates1 was 10000</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of</w:t>
                  </w:r>
                  <w:proofErr w:type="gramEnd"/>
                  <w:r w:rsidRPr="00D10A69">
                    <w:rPr>
                      <w:rFonts w:ascii="Courier New" w:hAnsi="Courier New" w:cs="Courier New"/>
                      <w:sz w:val="18"/>
                      <w:szCs w:val="18"/>
                    </w:rPr>
                    <w:t xml:space="preserve"> prates2 with 16000, of prates3 was 34000</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w:t>
                  </w:r>
                  <w:proofErr w:type="spellStart"/>
                  <w:r w:rsidRPr="00D10A69">
                    <w:rPr>
                      <w:rFonts w:ascii="Courier New" w:hAnsi="Courier New" w:cs="Courier New"/>
                      <w:sz w:val="18"/>
                      <w:szCs w:val="18"/>
                    </w:rPr>
                    <w:t>attrs</w:t>
                  </w:r>
                  <w:proofErr w:type="spellEnd"/>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arates1    =     </w:t>
                  </w:r>
                  <w:proofErr w:type="gramStart"/>
                  <w:r w:rsidRPr="00D10A69">
                    <w:rPr>
                      <w:rFonts w:ascii="Courier New" w:hAnsi="Courier New" w:cs="Courier New"/>
                      <w:sz w:val="18"/>
                      <w:szCs w:val="18"/>
                    </w:rPr>
                    <w:t>0.,</w:t>
                  </w:r>
                  <w:proofErr w:type="gramEnd"/>
                  <w:r w:rsidRPr="00D10A69">
                    <w:rPr>
                      <w:rFonts w:ascii="Courier New" w:hAnsi="Courier New" w:cs="Courier New"/>
                      <w:sz w:val="18"/>
                      <w:szCs w:val="18"/>
                    </w:rPr>
                    <w:t xml:space="preserve">     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arates2    =     </w:t>
                  </w:r>
                  <w:proofErr w:type="gramStart"/>
                  <w:r w:rsidRPr="00D10A69">
                    <w:rPr>
                      <w:rFonts w:ascii="Courier New" w:hAnsi="Courier New" w:cs="Courier New"/>
                      <w:sz w:val="18"/>
                      <w:szCs w:val="18"/>
                    </w:rPr>
                    <w:t>1.,</w:t>
                  </w:r>
                  <w:proofErr w:type="gramEnd"/>
                  <w:r w:rsidRPr="00D10A69">
                    <w:rPr>
                      <w:rFonts w:ascii="Courier New" w:hAnsi="Courier New" w:cs="Courier New"/>
                      <w:sz w:val="18"/>
                      <w:szCs w:val="18"/>
                    </w:rPr>
                    <w:t xml:space="preserve">     0.</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arates3    =    </w:t>
                  </w:r>
                  <w:proofErr w:type="gramStart"/>
                  <w:r w:rsidRPr="00D10A69">
                    <w:rPr>
                      <w:rFonts w:ascii="Courier New" w:hAnsi="Courier New" w:cs="Courier New"/>
                      <w:sz w:val="18"/>
                      <w:szCs w:val="18"/>
                    </w:rPr>
                    <w:t>25.,</w:t>
                  </w:r>
                  <w:proofErr w:type="gramEnd"/>
                  <w:r w:rsidRPr="00D10A69">
                    <w:rPr>
                      <w:rFonts w:ascii="Courier New" w:hAnsi="Courier New" w:cs="Courier New"/>
                      <w:sz w:val="18"/>
                      <w:szCs w:val="18"/>
                    </w:rPr>
                    <w:t xml:space="preserve">     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&amp;end</w:t>
                  </w:r>
                </w:p>
                <w:p w:rsidR="00167D35" w:rsidRPr="00D10A69" w:rsidRDefault="00167D35" w:rsidP="00605BF1">
                  <w:pPr>
                    <w:spacing w:line="240" w:lineRule="auto"/>
                    <w:rPr>
                      <w:rFonts w:ascii="Courier New" w:hAnsi="Courier New" w:cs="Courier New"/>
                      <w:sz w:val="18"/>
                      <w:szCs w:val="18"/>
                    </w:rPr>
                  </w:pP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&amp;options</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detail</w:t>
                  </w:r>
                  <w:proofErr w:type="gramEnd"/>
                  <w:r w:rsidRPr="00D10A69">
                    <w:rPr>
                      <w:rFonts w:ascii="Courier New" w:hAnsi="Courier New" w:cs="Courier New"/>
                      <w:sz w:val="18"/>
                      <w:szCs w:val="18"/>
                    </w:rPr>
                    <w:t xml:space="preserve">     =   f,</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pspec</w:t>
                  </w:r>
                  <w:proofErr w:type="spellEnd"/>
                  <w:proofErr w:type="gramEnd"/>
                  <w:r w:rsidRPr="00D10A69">
                    <w:rPr>
                      <w:rFonts w:ascii="Courier New" w:hAnsi="Courier New" w:cs="Courier New"/>
                      <w:sz w:val="18"/>
                      <w:szCs w:val="18"/>
                    </w:rPr>
                    <w:t xml:space="preserve">      =   1,1,1,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gramStart"/>
                  <w:r w:rsidRPr="00D10A69">
                    <w:rPr>
                      <w:rFonts w:ascii="Courier New" w:hAnsi="Courier New" w:cs="Courier New"/>
                      <w:sz w:val="18"/>
                      <w:szCs w:val="18"/>
                    </w:rPr>
                    <w:t>recto</w:t>
                  </w:r>
                  <w:proofErr w:type="gramEnd"/>
                  <w:r w:rsidRPr="00D10A69">
                    <w:rPr>
                      <w:rFonts w:ascii="Courier New" w:hAnsi="Courier New" w:cs="Courier New"/>
                      <w:sz w:val="18"/>
                      <w:szCs w:val="18"/>
                    </w:rPr>
                    <w:t xml:space="preserve">      =   1,1,1,</w:t>
                  </w:r>
                </w:p>
                <w:p w:rsidR="00167D35" w:rsidRPr="00D10A69" w:rsidRDefault="00167D35" w:rsidP="00605BF1">
                  <w:pPr>
                    <w:spacing w:line="240" w:lineRule="auto"/>
                    <w:rPr>
                      <w:rFonts w:ascii="Courier New" w:hAnsi="Courier New" w:cs="Courier New"/>
                      <w:sz w:val="18"/>
                      <w:szCs w:val="18"/>
                    </w:rPr>
                  </w:pPr>
                  <w:r w:rsidRPr="00D10A69">
                    <w:rPr>
                      <w:rFonts w:ascii="Courier New" w:hAnsi="Courier New" w:cs="Courier New"/>
                      <w:sz w:val="18"/>
                      <w:szCs w:val="18"/>
                    </w:rPr>
                    <w:t xml:space="preserve">  </w:t>
                  </w:r>
                  <w:proofErr w:type="spellStart"/>
                  <w:proofErr w:type="gramStart"/>
                  <w:r w:rsidRPr="00D10A69">
                    <w:rPr>
                      <w:rFonts w:ascii="Courier New" w:hAnsi="Courier New" w:cs="Courier New"/>
                      <w:sz w:val="18"/>
                      <w:szCs w:val="18"/>
                    </w:rPr>
                    <w:t>aeqp</w:t>
                  </w:r>
                  <w:proofErr w:type="spellEnd"/>
                  <w:proofErr w:type="gramEnd"/>
                  <w:r w:rsidRPr="00D10A69">
                    <w:rPr>
                      <w:rFonts w:ascii="Courier New" w:hAnsi="Courier New" w:cs="Courier New"/>
                      <w:sz w:val="18"/>
                      <w:szCs w:val="18"/>
                    </w:rPr>
                    <w:t xml:space="preserve">       =   F,F,F,</w:t>
                  </w:r>
                </w:p>
                <w:p w:rsidR="00167D35" w:rsidRPr="0078456D" w:rsidRDefault="00167D35" w:rsidP="00605BF1">
                  <w:pPr>
                    <w:spacing w:line="240" w:lineRule="auto"/>
                    <w:rPr>
                      <w:rFonts w:ascii="Courier New" w:hAnsi="Courier New" w:cs="Courier New"/>
                      <w:sz w:val="18"/>
                      <w:szCs w:val="18"/>
                    </w:rPr>
                  </w:pPr>
                  <w:r w:rsidRPr="0078456D">
                    <w:rPr>
                      <w:rFonts w:ascii="Courier New" w:hAnsi="Courier New" w:cs="Courier New"/>
                      <w:sz w:val="18"/>
                      <w:szCs w:val="18"/>
                    </w:rPr>
                    <w:t>&amp;</w:t>
                  </w:r>
                </w:p>
              </w:txbxContent>
            </v:textbox>
          </v:shape>
        </w:pict>
      </w:r>
    </w:p>
    <w:p w:rsidR="00605BF1" w:rsidRPr="00D10A69" w:rsidRDefault="00605BF1" w:rsidP="00605BF1"/>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05BF1">
      <w:pPr>
        <w:jc w:val="both"/>
        <w:rPr>
          <w:rFonts w:cs="Arial"/>
        </w:rPr>
      </w:pPr>
    </w:p>
    <w:p w:rsidR="00605BF1" w:rsidRDefault="00605BF1" w:rsidP="006771EA">
      <w:pPr>
        <w:ind w:left="720"/>
        <w:jc w:val="both"/>
        <w:rPr>
          <w:rFonts w:cs="Arial"/>
        </w:rPr>
      </w:pPr>
    </w:p>
    <w:p w:rsidR="00605BF1" w:rsidRPr="00052B19" w:rsidRDefault="00605BF1" w:rsidP="00605BF1">
      <w:pPr>
        <w:pStyle w:val="ListParagraph"/>
        <w:ind w:left="360"/>
        <w:jc w:val="both"/>
        <w:rPr>
          <w:rFonts w:cs="Arial"/>
          <w:b/>
        </w:rPr>
      </w:pPr>
      <w:r w:rsidRPr="00052B19">
        <w:rPr>
          <w:rFonts w:cs="Arial"/>
          <w:b/>
        </w:rPr>
        <w:t>Output Files:</w:t>
      </w:r>
    </w:p>
    <w:p w:rsidR="00605BF1" w:rsidRPr="00052B19" w:rsidRDefault="00605BF1" w:rsidP="00605BF1">
      <w:pPr>
        <w:ind w:left="360"/>
        <w:jc w:val="both"/>
        <w:rPr>
          <w:rFonts w:cs="Arial"/>
        </w:rPr>
      </w:pPr>
      <w:r w:rsidRPr="00052B19">
        <w:rPr>
          <w:rFonts w:cs="Arial"/>
        </w:rPr>
        <w:tab/>
        <w:t>Truckends.dat: Zone-level truck trip productions and trip attractions by trip purpose.</w:t>
      </w:r>
    </w:p>
    <w:p w:rsidR="00605BF1" w:rsidRPr="00052B19" w:rsidRDefault="00605BF1" w:rsidP="00605BF1">
      <w:pPr>
        <w:jc w:val="both"/>
        <w:rPr>
          <w:rFonts w:cs="Arial"/>
        </w:rPr>
      </w:pPr>
      <w:r w:rsidRPr="00052B19">
        <w:rPr>
          <w:rFonts w:cs="Arial"/>
        </w:rPr>
        <w:tab/>
        <w:t>Airpends.dat: Zonal level airport trip productions</w:t>
      </w:r>
    </w:p>
    <w:p w:rsidR="00605BF1" w:rsidRDefault="00605BF1" w:rsidP="00605BF1">
      <w:pPr>
        <w:rPr>
          <w:rFonts w:cs="Arial"/>
        </w:rPr>
      </w:pPr>
    </w:p>
    <w:p w:rsidR="00605BF1" w:rsidRDefault="00605BF1" w:rsidP="00605BF1">
      <w:pPr>
        <w:rPr>
          <w:rFonts w:cs="Arial"/>
        </w:rPr>
      </w:pPr>
      <w:r w:rsidRPr="00052B19">
        <w:rPr>
          <w:rFonts w:cs="Arial"/>
        </w:rPr>
        <w:t xml:space="preserve">After the trip generation model is run, report files are created. These report files summarize the productions and attractions by trip purpose for truck trips shown in </w:t>
      </w:r>
      <w:fldSimple w:instr=" REF _Ref203189510 \h  \* MERGEFORMAT ">
        <w:r w:rsidR="001B67BC">
          <w:t xml:space="preserve">Figure </w:t>
        </w:r>
        <w:r w:rsidR="001B67BC">
          <w:rPr>
            <w:noProof/>
          </w:rPr>
          <w:t>14</w:t>
        </w:r>
      </w:fldSimple>
      <w:r>
        <w:rPr>
          <w:rFonts w:cs="Arial"/>
        </w:rPr>
        <w:t xml:space="preserve">.  </w:t>
      </w:r>
    </w:p>
    <w:p w:rsidR="00605BF1" w:rsidRPr="00D9251F" w:rsidRDefault="00605BF1" w:rsidP="00605BF1">
      <w:pPr>
        <w:pStyle w:val="Caption"/>
        <w:rPr>
          <w:rFonts w:cs="Arial"/>
        </w:rPr>
      </w:pPr>
      <w:bookmarkStart w:id="139" w:name="_Ref203189510"/>
      <w:bookmarkStart w:id="140" w:name="_Ref203189498"/>
      <w:bookmarkStart w:id="141" w:name="_Toc358794045"/>
      <w:r>
        <w:lastRenderedPageBreak/>
        <w:t xml:space="preserve">Figure </w:t>
      </w:r>
      <w:fldSimple w:instr=" SEQ Figure \* ARABIC ">
        <w:r w:rsidR="001B67BC">
          <w:rPr>
            <w:noProof/>
          </w:rPr>
          <w:t>14</w:t>
        </w:r>
      </w:fldSimple>
      <w:bookmarkEnd w:id="139"/>
      <w:r>
        <w:t>: Trip Generation Report File for Truck Trips</w:t>
      </w:r>
      <w:bookmarkEnd w:id="140"/>
      <w:bookmarkEnd w:id="141"/>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w:t>
      </w:r>
      <w:proofErr w:type="gramStart"/>
      <w:r w:rsidRPr="00D9251F">
        <w:rPr>
          <w:rFonts w:ascii="Courier New" w:hAnsi="Courier New" w:cs="Courier New"/>
        </w:rPr>
        <w:t>program</w:t>
      </w:r>
      <w:proofErr w:type="gramEnd"/>
      <w:r w:rsidRPr="00D9251F">
        <w:rPr>
          <w:rFonts w:ascii="Courier New" w:hAnsi="Courier New" w:cs="Courier New"/>
        </w:rPr>
        <w:t xml:space="preserve"> </w:t>
      </w:r>
      <w:proofErr w:type="spellStart"/>
      <w:r w:rsidRPr="00D9251F">
        <w:rPr>
          <w:rFonts w:ascii="Courier New" w:hAnsi="Courier New" w:cs="Courier New"/>
        </w:rPr>
        <w:t>tgt</w:t>
      </w:r>
      <w:proofErr w:type="spellEnd"/>
      <w:r w:rsidRPr="00D9251F">
        <w:rPr>
          <w:rFonts w:ascii="Courier New" w:hAnsi="Courier New" w:cs="Courier New"/>
        </w:rPr>
        <w:t xml:space="preserve"> (version 5; 08 Mar 2008)</w:t>
      </w:r>
    </w:p>
    <w:p w:rsidR="00605BF1"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gramStart"/>
      <w:r w:rsidRPr="00D9251F">
        <w:rPr>
          <w:rFonts w:ascii="Courier New" w:hAnsi="Courier New" w:cs="Courier New"/>
        </w:rPr>
        <w:t>date</w:t>
      </w:r>
      <w:proofErr w:type="gramEnd"/>
      <w:r w:rsidRPr="00D9251F">
        <w:rPr>
          <w:rFonts w:ascii="Courier New" w:hAnsi="Courier New" w:cs="Courier New"/>
        </w:rPr>
        <w:t>:  6/27/**</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gramStart"/>
      <w:r w:rsidRPr="00D9251F">
        <w:rPr>
          <w:rFonts w:ascii="Courier New" w:hAnsi="Courier New" w:cs="Courier New"/>
        </w:rPr>
        <w:t>time</w:t>
      </w:r>
      <w:proofErr w:type="gramEnd"/>
      <w:r w:rsidRPr="00D9251F">
        <w:rPr>
          <w:rFonts w:ascii="Courier New" w:hAnsi="Courier New" w:cs="Courier New"/>
        </w:rPr>
        <w:t>:  2:35:15</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gramStart"/>
      <w:r w:rsidRPr="00D9251F">
        <w:rPr>
          <w:rFonts w:ascii="Courier New" w:hAnsi="Courier New" w:cs="Courier New"/>
        </w:rPr>
        <w:t>apply</w:t>
      </w:r>
      <w:proofErr w:type="gramEnd"/>
      <w:r w:rsidRPr="00D9251F">
        <w:rPr>
          <w:rFonts w:ascii="Courier New" w:hAnsi="Courier New" w:cs="Courier New"/>
        </w:rPr>
        <w:t xml:space="preserve"> truck-trip generation model            </w:t>
      </w:r>
    </w:p>
    <w:p w:rsidR="00605BF1"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rctl</w:t>
      </w:r>
      <w:proofErr w:type="spellEnd"/>
      <w:proofErr w:type="gramEnd"/>
      <w:r w:rsidRPr="00D9251F">
        <w:rPr>
          <w:rFonts w:ascii="Courier New" w:hAnsi="Courier New" w:cs="Courier New"/>
        </w:rPr>
        <w:t xml:space="preserve"> 601 (</w:t>
      </w:r>
      <w:proofErr w:type="spellStart"/>
      <w:r w:rsidRPr="00D9251F">
        <w:rPr>
          <w:rFonts w:ascii="Courier New" w:hAnsi="Courier New" w:cs="Courier New"/>
        </w:rPr>
        <w:t>i</w:t>
      </w:r>
      <w:proofErr w:type="spellEnd"/>
      <w:r w:rsidRPr="00D9251F">
        <w:rPr>
          <w:rFonts w:ascii="Courier New" w:hAnsi="Courier New" w:cs="Courier New"/>
        </w:rPr>
        <w:t xml:space="preserve">) contents of control file: </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&amp;files </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fzdata</w:t>
      </w:r>
      <w:proofErr w:type="spellEnd"/>
      <w:proofErr w:type="gramEnd"/>
      <w:r w:rsidRPr="00D9251F">
        <w:rPr>
          <w:rFonts w:ascii="Courier New" w:hAnsi="Courier New" w:cs="Courier New"/>
        </w:rPr>
        <w:t xml:space="preserve">     = .\inputs\</w:t>
      </w:r>
      <w:proofErr w:type="spellStart"/>
      <w:r w:rsidRPr="00D9251F">
        <w:rPr>
          <w:rFonts w:ascii="Courier New" w:hAnsi="Courier New" w:cs="Courier New"/>
        </w:rPr>
        <w:t>taz</w:t>
      </w:r>
      <w:proofErr w:type="spellEnd"/>
      <w:r w:rsidRPr="00D9251F">
        <w:rPr>
          <w:rFonts w:ascii="Courier New" w:hAnsi="Courier New" w:cs="Courier New"/>
        </w:rPr>
        <w:t xml:space="preserve">\Scenario TAZ Layer.ASC                             </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ftends</w:t>
      </w:r>
      <w:proofErr w:type="spellEnd"/>
      <w:proofErr w:type="gramEnd"/>
      <w:r w:rsidRPr="00D9251F">
        <w:rPr>
          <w:rFonts w:ascii="Courier New" w:hAnsi="Courier New" w:cs="Courier New"/>
        </w:rPr>
        <w:t xml:space="preserve">     = .\outputs\trckends.dat                                          </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frpt</w:t>
      </w:r>
      <w:proofErr w:type="spellEnd"/>
      <w:proofErr w:type="gramEnd"/>
      <w:r w:rsidRPr="00D9251F">
        <w:rPr>
          <w:rFonts w:ascii="Courier New" w:hAnsi="Courier New" w:cs="Courier New"/>
        </w:rPr>
        <w:t xml:space="preserve">       = .\reports\hnl5trkg.rpt                                          </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&amp;</w:t>
      </w:r>
      <w:proofErr w:type="spellStart"/>
      <w:r w:rsidRPr="00D9251F">
        <w:rPr>
          <w:rFonts w:ascii="Courier New" w:hAnsi="Courier New" w:cs="Courier New"/>
        </w:rPr>
        <w:t>params</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nzones</w:t>
      </w:r>
      <w:proofErr w:type="spellEnd"/>
      <w:proofErr w:type="gramEnd"/>
      <w:r w:rsidRPr="00D9251F">
        <w:rPr>
          <w:rFonts w:ascii="Courier New" w:hAnsi="Courier New" w:cs="Courier New"/>
        </w:rPr>
        <w:t xml:space="preserve">     =  764</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npurps</w:t>
      </w:r>
      <w:proofErr w:type="spellEnd"/>
      <w:proofErr w:type="gramEnd"/>
      <w:r w:rsidRPr="00D9251F">
        <w:rPr>
          <w:rFonts w:ascii="Courier New" w:hAnsi="Courier New" w:cs="Courier New"/>
        </w:rPr>
        <w:t xml:space="preserve">     =    7</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nzdata</w:t>
      </w:r>
      <w:proofErr w:type="spellEnd"/>
      <w:proofErr w:type="gramEnd"/>
      <w:r w:rsidRPr="00D9251F">
        <w:rPr>
          <w:rFonts w:ascii="Courier New" w:hAnsi="Courier New" w:cs="Courier New"/>
        </w:rPr>
        <w:t xml:space="preserve">     =   68</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zspec</w:t>
      </w:r>
      <w:proofErr w:type="spellEnd"/>
      <w:proofErr w:type="gramEnd"/>
      <w:r w:rsidRPr="00D9251F">
        <w:rPr>
          <w:rFonts w:ascii="Courier New" w:hAnsi="Courier New" w:cs="Courier New"/>
        </w:rPr>
        <w:t xml:space="preserve">      =  234 330 331 332 347 350</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&amp;options</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w:t>
      </w:r>
      <w:proofErr w:type="gramStart"/>
      <w:r w:rsidRPr="00D9251F">
        <w:rPr>
          <w:rFonts w:ascii="Courier New" w:hAnsi="Courier New" w:cs="Courier New"/>
        </w:rPr>
        <w:t>detail</w:t>
      </w:r>
      <w:proofErr w:type="gramEnd"/>
      <w:r w:rsidRPr="00D9251F">
        <w:rPr>
          <w:rFonts w:ascii="Courier New" w:hAnsi="Courier New" w:cs="Courier New"/>
        </w:rPr>
        <w:t xml:space="preserve">     =    F</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w:t>
      </w:r>
      <w:proofErr w:type="spellStart"/>
      <w:proofErr w:type="gramStart"/>
      <w:r w:rsidRPr="00D9251F">
        <w:rPr>
          <w:rFonts w:ascii="Courier New" w:hAnsi="Courier New" w:cs="Courier New"/>
          <w:sz w:val="12"/>
          <w:szCs w:val="12"/>
        </w:rPr>
        <w:t>purp,</w:t>
      </w:r>
      <w:proofErr w:type="gramEnd"/>
      <w:r w:rsidRPr="00D9251F">
        <w:rPr>
          <w:rFonts w:ascii="Courier New" w:hAnsi="Courier New" w:cs="Courier New"/>
          <w:sz w:val="12"/>
          <w:szCs w:val="12"/>
        </w:rPr>
        <w:t>recto,aeqp</w:t>
      </w:r>
      <w:proofErr w:type="spellEnd"/>
      <w:r w:rsidRPr="00D9251F">
        <w:rPr>
          <w:rFonts w:ascii="Courier New" w:hAnsi="Courier New" w:cs="Courier New"/>
          <w:sz w:val="12"/>
          <w:szCs w:val="12"/>
        </w:rPr>
        <w:t xml:space="preserve"> |  rates spec?  </w:t>
      </w:r>
      <w:proofErr w:type="spellStart"/>
      <w:proofErr w:type="gramStart"/>
      <w:r w:rsidRPr="00D9251F">
        <w:rPr>
          <w:rFonts w:ascii="Courier New" w:hAnsi="Courier New" w:cs="Courier New"/>
          <w:sz w:val="12"/>
          <w:szCs w:val="12"/>
        </w:rPr>
        <w:t>zd</w:t>
      </w:r>
      <w:proofErr w:type="spellEnd"/>
      <w:proofErr w:type="gramEnd"/>
      <w:r w:rsidRPr="00D9251F">
        <w:rPr>
          <w:rFonts w:ascii="Courier New" w:hAnsi="Courier New" w:cs="Courier New"/>
          <w:sz w:val="12"/>
          <w:szCs w:val="12"/>
        </w:rPr>
        <w:t xml:space="preserve">      52      42      43      44      45      46      47      48      49      50      51</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1     </w:t>
      </w:r>
      <w:proofErr w:type="spellStart"/>
      <w:r w:rsidRPr="00D9251F">
        <w:rPr>
          <w:rFonts w:ascii="Courier New" w:hAnsi="Courier New" w:cs="Courier New"/>
          <w:sz w:val="12"/>
          <w:szCs w:val="12"/>
        </w:rPr>
        <w:t>1</w:t>
      </w:r>
      <w:proofErr w:type="spellEnd"/>
      <w:r w:rsidRPr="00D9251F">
        <w:rPr>
          <w:rFonts w:ascii="Courier New" w:hAnsi="Courier New" w:cs="Courier New"/>
          <w:sz w:val="12"/>
          <w:szCs w:val="12"/>
        </w:rPr>
        <w:t xml:space="preserve">    F | prates     0       0.000   0.212   </w:t>
      </w:r>
      <w:proofErr w:type="spellStart"/>
      <w:r w:rsidRPr="00D9251F">
        <w:rPr>
          <w:rFonts w:ascii="Courier New" w:hAnsi="Courier New" w:cs="Courier New"/>
          <w:sz w:val="12"/>
          <w:szCs w:val="12"/>
        </w:rPr>
        <w:t>0.212</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0.212</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0.212</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0.212</w:t>
      </w:r>
      <w:proofErr w:type="spellEnd"/>
      <w:r w:rsidRPr="00D9251F">
        <w:rPr>
          <w:rFonts w:ascii="Courier New" w:hAnsi="Courier New" w:cs="Courier New"/>
          <w:sz w:val="12"/>
          <w:szCs w:val="12"/>
        </w:rPr>
        <w:t xml:space="preserve">   0.051   0.212   0.048   0.064   0.212</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1     </w:t>
      </w:r>
      <w:proofErr w:type="spellStart"/>
      <w:r w:rsidRPr="00D9251F">
        <w:rPr>
          <w:rFonts w:ascii="Courier New" w:hAnsi="Courier New" w:cs="Courier New"/>
          <w:sz w:val="12"/>
          <w:szCs w:val="12"/>
        </w:rPr>
        <w:t>1</w:t>
      </w:r>
      <w:proofErr w:type="spellEnd"/>
      <w:r w:rsidRPr="00D9251F">
        <w:rPr>
          <w:rFonts w:ascii="Courier New" w:hAnsi="Courier New" w:cs="Courier New"/>
          <w:sz w:val="12"/>
          <w:szCs w:val="12"/>
        </w:rPr>
        <w:t xml:space="preserve">    F | </w:t>
      </w:r>
      <w:proofErr w:type="spellStart"/>
      <w:r w:rsidRPr="00D9251F">
        <w:rPr>
          <w:rFonts w:ascii="Courier New" w:hAnsi="Courier New" w:cs="Courier New"/>
          <w:sz w:val="12"/>
          <w:szCs w:val="12"/>
        </w:rPr>
        <w:t>arates</w:t>
      </w:r>
      <w:proofErr w:type="spellEnd"/>
      <w:r w:rsidRPr="00D9251F">
        <w:rPr>
          <w:rFonts w:ascii="Courier New" w:hAnsi="Courier New" w:cs="Courier New"/>
          <w:sz w:val="12"/>
          <w:szCs w:val="12"/>
        </w:rPr>
        <w:t xml:space="preserve">             0.108   0.000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2     1    F | prates     0       0.000   0.017   </w:t>
      </w:r>
      <w:proofErr w:type="spellStart"/>
      <w:r w:rsidRPr="00D9251F">
        <w:rPr>
          <w:rFonts w:ascii="Courier New" w:hAnsi="Courier New" w:cs="Courier New"/>
          <w:sz w:val="12"/>
          <w:szCs w:val="12"/>
        </w:rPr>
        <w:t>0.017</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0.017</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0.017</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0.017</w:t>
      </w:r>
      <w:proofErr w:type="spellEnd"/>
      <w:r w:rsidRPr="00D9251F">
        <w:rPr>
          <w:rFonts w:ascii="Courier New" w:hAnsi="Courier New" w:cs="Courier New"/>
          <w:sz w:val="12"/>
          <w:szCs w:val="12"/>
        </w:rPr>
        <w:t xml:space="preserve">   0.006   0.017   0.000   0.005   0.017</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2     1    F | </w:t>
      </w:r>
      <w:proofErr w:type="spellStart"/>
      <w:r w:rsidRPr="00D9251F">
        <w:rPr>
          <w:rFonts w:ascii="Courier New" w:hAnsi="Courier New" w:cs="Courier New"/>
          <w:sz w:val="12"/>
          <w:szCs w:val="12"/>
        </w:rPr>
        <w:t>arates</w:t>
      </w:r>
      <w:proofErr w:type="spellEnd"/>
      <w:r w:rsidRPr="00D9251F">
        <w:rPr>
          <w:rFonts w:ascii="Courier New" w:hAnsi="Courier New" w:cs="Courier New"/>
          <w:sz w:val="12"/>
          <w:szCs w:val="12"/>
        </w:rPr>
        <w:t xml:space="preserve">             0.000   0.021   </w:t>
      </w:r>
      <w:proofErr w:type="spellStart"/>
      <w:r w:rsidRPr="00D9251F">
        <w:rPr>
          <w:rFonts w:ascii="Courier New" w:hAnsi="Courier New" w:cs="Courier New"/>
          <w:sz w:val="12"/>
          <w:szCs w:val="12"/>
        </w:rPr>
        <w:t>0.021</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0.021</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0.021</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0.021</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0.021</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0.021</w:t>
      </w:r>
      <w:proofErr w:type="spellEnd"/>
      <w:r w:rsidRPr="00D9251F">
        <w:rPr>
          <w:rFonts w:ascii="Courier New" w:hAnsi="Courier New" w:cs="Courier New"/>
          <w:sz w:val="12"/>
          <w:szCs w:val="12"/>
        </w:rPr>
        <w:t xml:space="preserve">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0.021</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3     1    F | prates     0       0.000   0.039   </w:t>
      </w:r>
      <w:proofErr w:type="spellStart"/>
      <w:r w:rsidRPr="00D9251F">
        <w:rPr>
          <w:rFonts w:ascii="Courier New" w:hAnsi="Courier New" w:cs="Courier New"/>
          <w:sz w:val="12"/>
          <w:szCs w:val="12"/>
        </w:rPr>
        <w:t>0.039</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0.039</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0.039</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0.039</w:t>
      </w:r>
      <w:proofErr w:type="spellEnd"/>
      <w:r w:rsidRPr="00D9251F">
        <w:rPr>
          <w:rFonts w:ascii="Courier New" w:hAnsi="Courier New" w:cs="Courier New"/>
          <w:sz w:val="12"/>
          <w:szCs w:val="12"/>
        </w:rPr>
        <w:t xml:space="preserve">   0.020   0.039   0.012   0.000   0.039</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3     1    F | </w:t>
      </w:r>
      <w:proofErr w:type="spellStart"/>
      <w:r w:rsidRPr="00D9251F">
        <w:rPr>
          <w:rFonts w:ascii="Courier New" w:hAnsi="Courier New" w:cs="Courier New"/>
          <w:sz w:val="12"/>
          <w:szCs w:val="12"/>
        </w:rPr>
        <w:t>arates</w:t>
      </w:r>
      <w:proofErr w:type="spellEnd"/>
      <w:r w:rsidRPr="00D9251F">
        <w:rPr>
          <w:rFonts w:ascii="Courier New" w:hAnsi="Courier New" w:cs="Courier New"/>
          <w:sz w:val="12"/>
          <w:szCs w:val="12"/>
        </w:rPr>
        <w:t xml:space="preserve">             0.000   0.063   </w:t>
      </w:r>
      <w:proofErr w:type="spellStart"/>
      <w:r w:rsidRPr="00D9251F">
        <w:rPr>
          <w:rFonts w:ascii="Courier New" w:hAnsi="Courier New" w:cs="Courier New"/>
          <w:sz w:val="12"/>
          <w:szCs w:val="12"/>
        </w:rPr>
        <w:t>0.063</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0.063</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0.063</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0.063</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0.063</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0.063</w:t>
      </w:r>
      <w:proofErr w:type="spellEnd"/>
      <w:r w:rsidRPr="00D9251F">
        <w:rPr>
          <w:rFonts w:ascii="Courier New" w:hAnsi="Courier New" w:cs="Courier New"/>
          <w:sz w:val="12"/>
          <w:szCs w:val="12"/>
        </w:rPr>
        <w:t xml:space="preserve">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0.063</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4     0    T | prates     0       0.149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4     0    T | </w:t>
      </w:r>
      <w:proofErr w:type="spellStart"/>
      <w:r w:rsidRPr="00D9251F">
        <w:rPr>
          <w:rFonts w:ascii="Courier New" w:hAnsi="Courier New" w:cs="Courier New"/>
          <w:sz w:val="12"/>
          <w:szCs w:val="12"/>
        </w:rPr>
        <w:t>arates</w:t>
      </w:r>
      <w:proofErr w:type="spellEnd"/>
      <w:r w:rsidRPr="00D9251F">
        <w:rPr>
          <w:rFonts w:ascii="Courier New" w:hAnsi="Courier New" w:cs="Courier New"/>
          <w:sz w:val="12"/>
          <w:szCs w:val="12"/>
        </w:rPr>
        <w:t xml:space="preserve">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5     0    T | prates     0       0.018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5     0    T | </w:t>
      </w:r>
      <w:proofErr w:type="spellStart"/>
      <w:r w:rsidRPr="00D9251F">
        <w:rPr>
          <w:rFonts w:ascii="Courier New" w:hAnsi="Courier New" w:cs="Courier New"/>
          <w:sz w:val="12"/>
          <w:szCs w:val="12"/>
        </w:rPr>
        <w:t>arates</w:t>
      </w:r>
      <w:proofErr w:type="spellEnd"/>
      <w:r w:rsidRPr="00D9251F">
        <w:rPr>
          <w:rFonts w:ascii="Courier New" w:hAnsi="Courier New" w:cs="Courier New"/>
          <w:sz w:val="12"/>
          <w:szCs w:val="12"/>
        </w:rPr>
        <w:t xml:space="preserve">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6     0    T | prates     0       0.034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6     0    T | </w:t>
      </w:r>
      <w:proofErr w:type="spellStart"/>
      <w:r w:rsidRPr="00D9251F">
        <w:rPr>
          <w:rFonts w:ascii="Courier New" w:hAnsi="Courier New" w:cs="Courier New"/>
          <w:sz w:val="12"/>
          <w:szCs w:val="12"/>
        </w:rPr>
        <w:t>arates</w:t>
      </w:r>
      <w:proofErr w:type="spellEnd"/>
      <w:r w:rsidRPr="00D9251F">
        <w:rPr>
          <w:rFonts w:ascii="Courier New" w:hAnsi="Courier New" w:cs="Courier New"/>
          <w:sz w:val="12"/>
          <w:szCs w:val="12"/>
        </w:rPr>
        <w:t xml:space="preserve">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7     1    F | prates     1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0.0006310.000</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2"/>
          <w:szCs w:val="12"/>
        </w:rPr>
      </w:pPr>
      <w:r w:rsidRPr="00D9251F">
        <w:rPr>
          <w:rFonts w:ascii="Courier New" w:hAnsi="Courier New" w:cs="Courier New"/>
          <w:sz w:val="12"/>
          <w:szCs w:val="12"/>
        </w:rPr>
        <w:t xml:space="preserve">    7     1    F | </w:t>
      </w:r>
      <w:proofErr w:type="spellStart"/>
      <w:r w:rsidRPr="00D9251F">
        <w:rPr>
          <w:rFonts w:ascii="Courier New" w:hAnsi="Courier New" w:cs="Courier New"/>
          <w:sz w:val="12"/>
          <w:szCs w:val="12"/>
        </w:rPr>
        <w:t>arates</w:t>
      </w:r>
      <w:proofErr w:type="spellEnd"/>
      <w:r w:rsidRPr="00D9251F">
        <w:rPr>
          <w:rFonts w:ascii="Courier New" w:hAnsi="Courier New" w:cs="Courier New"/>
          <w:sz w:val="12"/>
          <w:szCs w:val="12"/>
        </w:rPr>
        <w:t xml:space="preserve">             0.000   0.006   </w:t>
      </w:r>
      <w:proofErr w:type="spellStart"/>
      <w:r w:rsidRPr="00D9251F">
        <w:rPr>
          <w:rFonts w:ascii="Courier New" w:hAnsi="Courier New" w:cs="Courier New"/>
          <w:sz w:val="12"/>
          <w:szCs w:val="12"/>
        </w:rPr>
        <w:t>0.006</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0.006</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0.006</w:t>
      </w:r>
      <w:proofErr w:type="spellEnd"/>
      <w:r w:rsidRPr="00D9251F">
        <w:rPr>
          <w:rFonts w:ascii="Courier New" w:hAnsi="Courier New" w:cs="Courier New"/>
          <w:sz w:val="12"/>
          <w:szCs w:val="12"/>
        </w:rPr>
        <w:t xml:space="preserve">   </w:t>
      </w:r>
      <w:proofErr w:type="spellStart"/>
      <w:r w:rsidRPr="00D9251F">
        <w:rPr>
          <w:rFonts w:ascii="Courier New" w:hAnsi="Courier New" w:cs="Courier New"/>
          <w:sz w:val="12"/>
          <w:szCs w:val="12"/>
        </w:rPr>
        <w:t>0.006</w:t>
      </w:r>
      <w:proofErr w:type="spellEnd"/>
      <w:r w:rsidRPr="00D9251F">
        <w:rPr>
          <w:rFonts w:ascii="Courier New" w:hAnsi="Courier New" w:cs="Courier New"/>
          <w:sz w:val="12"/>
          <w:szCs w:val="12"/>
        </w:rPr>
        <w:t xml:space="preserve">   0.000   0.006   0.000   </w:t>
      </w:r>
      <w:proofErr w:type="spellStart"/>
      <w:r w:rsidRPr="00D9251F">
        <w:rPr>
          <w:rFonts w:ascii="Courier New" w:hAnsi="Courier New" w:cs="Courier New"/>
          <w:sz w:val="12"/>
          <w:szCs w:val="12"/>
        </w:rPr>
        <w:t>0.000</w:t>
      </w:r>
      <w:proofErr w:type="spellEnd"/>
      <w:r w:rsidRPr="00D9251F">
        <w:rPr>
          <w:rFonts w:ascii="Courier New" w:hAnsi="Courier New" w:cs="Courier New"/>
          <w:sz w:val="12"/>
          <w:szCs w:val="12"/>
        </w:rPr>
        <w:t xml:space="preserve">   0.006</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tgt</w:t>
      </w:r>
      <w:proofErr w:type="spellEnd"/>
      <w:proofErr w:type="gramEnd"/>
      <w:r w:rsidRPr="00D9251F">
        <w:rPr>
          <w:rFonts w:ascii="Courier New" w:hAnsi="Courier New" w:cs="Courier New"/>
        </w:rPr>
        <w:t xml:space="preserve"> 609 (</w:t>
      </w:r>
      <w:proofErr w:type="spellStart"/>
      <w:r w:rsidRPr="00D9251F">
        <w:rPr>
          <w:rFonts w:ascii="Courier New" w:hAnsi="Courier New" w:cs="Courier New"/>
        </w:rPr>
        <w:t>i</w:t>
      </w:r>
      <w:proofErr w:type="spellEnd"/>
      <w:r w:rsidRPr="00D9251F">
        <w:rPr>
          <w:rFonts w:ascii="Courier New" w:hAnsi="Courier New" w:cs="Courier New"/>
        </w:rPr>
        <w:t>) summary of regional reconciliation step</w:t>
      </w:r>
    </w:p>
    <w:p w:rsidR="00605BF1" w:rsidRPr="00D9251F" w:rsidRDefault="00605BF1" w:rsidP="00605BF1">
      <w:pPr>
        <w:pBdr>
          <w:top w:val="single" w:sz="4" w:space="1" w:color="auto"/>
          <w:left w:val="single" w:sz="4" w:space="4" w:color="auto"/>
          <w:bottom w:val="single" w:sz="4" w:space="1" w:color="auto"/>
          <w:right w:val="single" w:sz="4" w:space="4" w:color="auto"/>
        </w:pBdr>
        <w:rPr>
          <w:rFonts w:ascii="Courier New" w:hAnsi="Courier New" w:cs="Courier New"/>
        </w:rPr>
      </w:pPr>
      <w:r w:rsidRPr="00D9251F">
        <w:rPr>
          <w:rFonts w:ascii="Courier New" w:hAnsi="Courier New" w:cs="Courier New"/>
        </w:rPr>
        <w:t xml:space="preserve">         </w:t>
      </w:r>
      <w:proofErr w:type="spellStart"/>
      <w:proofErr w:type="gramStart"/>
      <w:r w:rsidRPr="00D9251F">
        <w:rPr>
          <w:rFonts w:ascii="Courier New" w:hAnsi="Courier New" w:cs="Courier New"/>
        </w:rPr>
        <w:t>purp</w:t>
      </w:r>
      <w:proofErr w:type="spellEnd"/>
      <w:proofErr w:type="gramEnd"/>
      <w:r w:rsidRPr="00D9251F">
        <w:rPr>
          <w:rFonts w:ascii="Courier New" w:hAnsi="Courier New" w:cs="Courier New"/>
        </w:rPr>
        <w:t xml:space="preserve"> recto </w:t>
      </w:r>
      <w:proofErr w:type="spellStart"/>
      <w:r w:rsidRPr="00D9251F">
        <w:rPr>
          <w:rFonts w:ascii="Courier New" w:hAnsi="Courier New" w:cs="Courier New"/>
        </w:rPr>
        <w:t>aeqp</w:t>
      </w:r>
      <w:proofErr w:type="spellEnd"/>
      <w:r w:rsidRPr="00D9251F">
        <w:rPr>
          <w:rFonts w:ascii="Courier New" w:hAnsi="Courier New" w:cs="Courier New"/>
        </w:rPr>
        <w:t xml:space="preserve"> </w:t>
      </w:r>
      <w:proofErr w:type="spellStart"/>
      <w:r w:rsidRPr="00D9251F">
        <w:rPr>
          <w:rFonts w:ascii="Courier New" w:hAnsi="Courier New" w:cs="Courier New"/>
        </w:rPr>
        <w:t>totprod</w:t>
      </w:r>
      <w:proofErr w:type="spellEnd"/>
      <w:r w:rsidRPr="00D9251F">
        <w:rPr>
          <w:rFonts w:ascii="Courier New" w:hAnsi="Courier New" w:cs="Courier New"/>
        </w:rPr>
        <w:t xml:space="preserve"> </w:t>
      </w:r>
      <w:proofErr w:type="spellStart"/>
      <w:r w:rsidRPr="00D9251F">
        <w:rPr>
          <w:rFonts w:ascii="Courier New" w:hAnsi="Courier New" w:cs="Courier New"/>
        </w:rPr>
        <w:t>totattr</w:t>
      </w:r>
      <w:proofErr w:type="spellEnd"/>
      <w:r w:rsidRPr="00D9251F">
        <w:rPr>
          <w:rFonts w:ascii="Courier New" w:hAnsi="Courier New" w:cs="Courier New"/>
        </w:rPr>
        <w:t xml:space="preserve"> factor</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 ----- ---- ------- ------- ------</w:t>
      </w:r>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1     </w:t>
      </w:r>
      <w:proofErr w:type="spellStart"/>
      <w:r w:rsidRPr="00D9251F">
        <w:rPr>
          <w:rFonts w:ascii="Courier New" w:hAnsi="Courier New" w:cs="Courier New"/>
        </w:rPr>
        <w:t>1</w:t>
      </w:r>
      <w:proofErr w:type="spellEnd"/>
      <w:r w:rsidRPr="00D9251F">
        <w:rPr>
          <w:rFonts w:ascii="Courier New" w:hAnsi="Courier New" w:cs="Courier New"/>
        </w:rPr>
        <w:t xml:space="preserve">    F   59074   </w:t>
      </w:r>
      <w:proofErr w:type="gramStart"/>
      <w:r w:rsidRPr="00D9251F">
        <w:rPr>
          <w:rFonts w:ascii="Courier New" w:hAnsi="Courier New" w:cs="Courier New"/>
        </w:rPr>
        <w:t>56310  1.049</w:t>
      </w:r>
      <w:proofErr w:type="gramEnd"/>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2     1    F    4062    </w:t>
      </w:r>
      <w:proofErr w:type="gramStart"/>
      <w:r w:rsidRPr="00D9251F">
        <w:rPr>
          <w:rFonts w:ascii="Courier New" w:hAnsi="Courier New" w:cs="Courier New"/>
        </w:rPr>
        <w:t>4816  0.843</w:t>
      </w:r>
      <w:proofErr w:type="gramEnd"/>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3     1    F   10733   </w:t>
      </w:r>
      <w:proofErr w:type="gramStart"/>
      <w:r w:rsidRPr="00D9251F">
        <w:rPr>
          <w:rFonts w:ascii="Courier New" w:hAnsi="Courier New" w:cs="Courier New"/>
        </w:rPr>
        <w:t>14223  0.755</w:t>
      </w:r>
      <w:proofErr w:type="gramEnd"/>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4     0    T   78009   </w:t>
      </w:r>
      <w:proofErr w:type="spellStart"/>
      <w:proofErr w:type="gramStart"/>
      <w:r w:rsidRPr="00D9251F">
        <w:rPr>
          <w:rFonts w:ascii="Courier New" w:hAnsi="Courier New" w:cs="Courier New"/>
        </w:rPr>
        <w:t>78009</w:t>
      </w:r>
      <w:proofErr w:type="spellEnd"/>
      <w:r w:rsidRPr="00D9251F">
        <w:rPr>
          <w:rFonts w:ascii="Courier New" w:hAnsi="Courier New" w:cs="Courier New"/>
        </w:rPr>
        <w:t xml:space="preserve">  0.000</w:t>
      </w:r>
      <w:proofErr w:type="gramEnd"/>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5     0    T    9411    </w:t>
      </w:r>
      <w:proofErr w:type="spellStart"/>
      <w:proofErr w:type="gramStart"/>
      <w:r w:rsidRPr="00D9251F">
        <w:rPr>
          <w:rFonts w:ascii="Courier New" w:hAnsi="Courier New" w:cs="Courier New"/>
        </w:rPr>
        <w:t>9411</w:t>
      </w:r>
      <w:proofErr w:type="spellEnd"/>
      <w:r w:rsidRPr="00D9251F">
        <w:rPr>
          <w:rFonts w:ascii="Courier New" w:hAnsi="Courier New" w:cs="Courier New"/>
        </w:rPr>
        <w:t xml:space="preserve">  0.000</w:t>
      </w:r>
      <w:proofErr w:type="gramEnd"/>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6     0    T   17567   </w:t>
      </w:r>
      <w:proofErr w:type="spellStart"/>
      <w:proofErr w:type="gramStart"/>
      <w:r w:rsidRPr="00D9251F">
        <w:rPr>
          <w:rFonts w:ascii="Courier New" w:hAnsi="Courier New" w:cs="Courier New"/>
        </w:rPr>
        <w:t>17567</w:t>
      </w:r>
      <w:proofErr w:type="spellEnd"/>
      <w:r w:rsidRPr="00D9251F">
        <w:rPr>
          <w:rFonts w:ascii="Courier New" w:hAnsi="Courier New" w:cs="Courier New"/>
        </w:rPr>
        <w:t xml:space="preserve">  0.000</w:t>
      </w:r>
      <w:proofErr w:type="gramEnd"/>
    </w:p>
    <w:p w:rsidR="00605BF1" w:rsidRPr="00D9251F" w:rsidRDefault="00605BF1" w:rsidP="00605BF1">
      <w:pPr>
        <w:pBdr>
          <w:top w:val="single" w:sz="4" w:space="1" w:color="auto"/>
          <w:left w:val="single" w:sz="4" w:space="4" w:color="auto"/>
          <w:bottom w:val="single" w:sz="4" w:space="1" w:color="auto"/>
          <w:right w:val="single" w:sz="4" w:space="4" w:color="auto"/>
        </w:pBdr>
        <w:spacing w:line="240" w:lineRule="auto"/>
        <w:rPr>
          <w:rFonts w:ascii="Courier New" w:hAnsi="Courier New" w:cs="Courier New"/>
        </w:rPr>
      </w:pPr>
      <w:r w:rsidRPr="00D9251F">
        <w:rPr>
          <w:rFonts w:ascii="Courier New" w:hAnsi="Courier New" w:cs="Courier New"/>
        </w:rPr>
        <w:t xml:space="preserve">            7     1    F    6309    </w:t>
      </w:r>
      <w:proofErr w:type="gramStart"/>
      <w:r w:rsidRPr="00D9251F">
        <w:rPr>
          <w:rFonts w:ascii="Courier New" w:hAnsi="Courier New" w:cs="Courier New"/>
        </w:rPr>
        <w:t>1261  5.003</w:t>
      </w:r>
      <w:proofErr w:type="gramEnd"/>
    </w:p>
    <w:p w:rsidR="00605BF1" w:rsidRPr="00B7225A" w:rsidRDefault="00605BF1" w:rsidP="00605BF1">
      <w:pPr>
        <w:pStyle w:val="Caption"/>
        <w:keepNext/>
        <w:rPr>
          <w:rFonts w:cs="Arial"/>
        </w:rPr>
      </w:pPr>
      <w:bookmarkStart w:id="142" w:name="_Ref202338311"/>
      <w:bookmarkStart w:id="143" w:name="_Toc358794024"/>
      <w:r>
        <w:lastRenderedPageBreak/>
        <w:t xml:space="preserve">Table </w:t>
      </w:r>
      <w:fldSimple w:instr=" SEQ Table \* ARABIC ">
        <w:r w:rsidR="001B67BC">
          <w:rPr>
            <w:noProof/>
          </w:rPr>
          <w:t>27</w:t>
        </w:r>
      </w:fldSimple>
      <w:bookmarkEnd w:id="142"/>
      <w:r>
        <w:t>:</w:t>
      </w:r>
      <w:r w:rsidRPr="00B7225A">
        <w:rPr>
          <w:rFonts w:cs="Arial"/>
        </w:rPr>
        <w:t xml:space="preserve"> </w:t>
      </w:r>
      <w:r>
        <w:rPr>
          <w:rFonts w:cs="Arial"/>
        </w:rPr>
        <w:t>S</w:t>
      </w:r>
      <w:r w:rsidRPr="00B7225A">
        <w:rPr>
          <w:rFonts w:cs="Arial"/>
        </w:rPr>
        <w:t xml:space="preserve">ummary of </w:t>
      </w:r>
      <w:r>
        <w:rPr>
          <w:rFonts w:cs="Arial"/>
        </w:rPr>
        <w:t>Truck Trips by Purpose</w:t>
      </w:r>
      <w:bookmarkEnd w:id="143"/>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1134"/>
        <w:gridCol w:w="1626"/>
        <w:gridCol w:w="1626"/>
        <w:gridCol w:w="951"/>
      </w:tblGrid>
      <w:tr w:rsidR="00605BF1" w:rsidTr="00605BF1">
        <w:tc>
          <w:tcPr>
            <w:tcW w:w="1134" w:type="dxa"/>
          </w:tcPr>
          <w:p w:rsidR="00605BF1" w:rsidRPr="00CB01F3" w:rsidRDefault="00605BF1" w:rsidP="00605BF1">
            <w:r>
              <w:t>Purpose</w:t>
            </w:r>
          </w:p>
        </w:tc>
        <w:tc>
          <w:tcPr>
            <w:tcW w:w="1626" w:type="dxa"/>
          </w:tcPr>
          <w:p w:rsidR="00605BF1" w:rsidRPr="00563DE6" w:rsidRDefault="00605BF1" w:rsidP="00605BF1">
            <w:r w:rsidRPr="00563DE6">
              <w:t>Tot</w:t>
            </w:r>
            <w:r>
              <w:t>al Productions</w:t>
            </w:r>
          </w:p>
        </w:tc>
        <w:tc>
          <w:tcPr>
            <w:tcW w:w="1626" w:type="dxa"/>
          </w:tcPr>
          <w:p w:rsidR="00605BF1" w:rsidRPr="003B1E38" w:rsidRDefault="00605BF1" w:rsidP="00605BF1">
            <w:r w:rsidRPr="003B1E38">
              <w:t>Tot</w:t>
            </w:r>
            <w:r>
              <w:t>al A</w:t>
            </w:r>
            <w:r w:rsidRPr="003B1E38">
              <w:t>ttr</w:t>
            </w:r>
            <w:r>
              <w:t>actions</w:t>
            </w:r>
          </w:p>
        </w:tc>
        <w:tc>
          <w:tcPr>
            <w:tcW w:w="951" w:type="dxa"/>
          </w:tcPr>
          <w:p w:rsidR="00605BF1" w:rsidRPr="00831E71" w:rsidRDefault="00605BF1" w:rsidP="00605BF1">
            <w:r w:rsidRPr="00831E71">
              <w:t>factor</w:t>
            </w:r>
          </w:p>
        </w:tc>
      </w:tr>
      <w:tr w:rsidR="00605BF1" w:rsidTr="00605BF1">
        <w:tc>
          <w:tcPr>
            <w:tcW w:w="1134" w:type="dxa"/>
          </w:tcPr>
          <w:p w:rsidR="00605BF1" w:rsidRPr="00CB01F3" w:rsidRDefault="00605BF1" w:rsidP="00605BF1">
            <w:r w:rsidRPr="00CB01F3">
              <w:t xml:space="preserve">   1 </w:t>
            </w:r>
          </w:p>
        </w:tc>
        <w:tc>
          <w:tcPr>
            <w:tcW w:w="1626" w:type="dxa"/>
          </w:tcPr>
          <w:p w:rsidR="00605BF1" w:rsidRPr="00563DE6" w:rsidRDefault="00605BF1" w:rsidP="00605BF1">
            <w:r w:rsidRPr="00563DE6">
              <w:t xml:space="preserve">  59074</w:t>
            </w:r>
          </w:p>
        </w:tc>
        <w:tc>
          <w:tcPr>
            <w:tcW w:w="1626" w:type="dxa"/>
          </w:tcPr>
          <w:p w:rsidR="00605BF1" w:rsidRPr="003B1E38" w:rsidRDefault="00605BF1" w:rsidP="00605BF1">
            <w:r w:rsidRPr="003B1E38">
              <w:t xml:space="preserve">  56310</w:t>
            </w:r>
          </w:p>
        </w:tc>
        <w:tc>
          <w:tcPr>
            <w:tcW w:w="951" w:type="dxa"/>
          </w:tcPr>
          <w:p w:rsidR="00605BF1" w:rsidRPr="00831E71" w:rsidRDefault="00605BF1" w:rsidP="00605BF1">
            <w:r w:rsidRPr="00831E71">
              <w:t xml:space="preserve"> 1.049</w:t>
            </w:r>
          </w:p>
        </w:tc>
      </w:tr>
      <w:tr w:rsidR="00605BF1" w:rsidTr="00605BF1">
        <w:tc>
          <w:tcPr>
            <w:tcW w:w="1134" w:type="dxa"/>
          </w:tcPr>
          <w:p w:rsidR="00605BF1" w:rsidRPr="00CB01F3" w:rsidRDefault="00605BF1" w:rsidP="00605BF1">
            <w:r w:rsidRPr="00CB01F3">
              <w:t xml:space="preserve">   2 </w:t>
            </w:r>
          </w:p>
        </w:tc>
        <w:tc>
          <w:tcPr>
            <w:tcW w:w="1626" w:type="dxa"/>
          </w:tcPr>
          <w:p w:rsidR="00605BF1" w:rsidRPr="00563DE6" w:rsidRDefault="00605BF1" w:rsidP="00605BF1">
            <w:r w:rsidRPr="00563DE6">
              <w:t xml:space="preserve">   4062</w:t>
            </w:r>
            <w:bookmarkStart w:id="144" w:name="_GoBack"/>
            <w:bookmarkEnd w:id="144"/>
          </w:p>
        </w:tc>
        <w:tc>
          <w:tcPr>
            <w:tcW w:w="1626" w:type="dxa"/>
          </w:tcPr>
          <w:p w:rsidR="00605BF1" w:rsidRPr="003B1E38" w:rsidRDefault="00605BF1" w:rsidP="00605BF1">
            <w:r w:rsidRPr="003B1E38">
              <w:t xml:space="preserve">   4816</w:t>
            </w:r>
          </w:p>
        </w:tc>
        <w:tc>
          <w:tcPr>
            <w:tcW w:w="951" w:type="dxa"/>
          </w:tcPr>
          <w:p w:rsidR="00605BF1" w:rsidRPr="00831E71" w:rsidRDefault="00605BF1" w:rsidP="00605BF1">
            <w:r w:rsidRPr="00831E71">
              <w:t xml:space="preserve"> 0.843</w:t>
            </w:r>
          </w:p>
        </w:tc>
      </w:tr>
      <w:tr w:rsidR="00605BF1" w:rsidTr="00605BF1">
        <w:tc>
          <w:tcPr>
            <w:tcW w:w="1134" w:type="dxa"/>
          </w:tcPr>
          <w:p w:rsidR="00605BF1" w:rsidRPr="00CB01F3" w:rsidRDefault="00605BF1" w:rsidP="00605BF1">
            <w:r w:rsidRPr="00CB01F3">
              <w:t xml:space="preserve">   3 </w:t>
            </w:r>
          </w:p>
        </w:tc>
        <w:tc>
          <w:tcPr>
            <w:tcW w:w="1626" w:type="dxa"/>
          </w:tcPr>
          <w:p w:rsidR="00605BF1" w:rsidRPr="00563DE6" w:rsidRDefault="00605BF1" w:rsidP="00605BF1">
            <w:r w:rsidRPr="00563DE6">
              <w:t xml:space="preserve">  10733</w:t>
            </w:r>
          </w:p>
        </w:tc>
        <w:tc>
          <w:tcPr>
            <w:tcW w:w="1626" w:type="dxa"/>
          </w:tcPr>
          <w:p w:rsidR="00605BF1" w:rsidRPr="003B1E38" w:rsidRDefault="00605BF1" w:rsidP="00605BF1">
            <w:r w:rsidRPr="003B1E38">
              <w:t xml:space="preserve">  14223</w:t>
            </w:r>
          </w:p>
        </w:tc>
        <w:tc>
          <w:tcPr>
            <w:tcW w:w="951" w:type="dxa"/>
          </w:tcPr>
          <w:p w:rsidR="00605BF1" w:rsidRPr="00831E71" w:rsidRDefault="00605BF1" w:rsidP="00605BF1">
            <w:r w:rsidRPr="00831E71">
              <w:t xml:space="preserve"> 0.755</w:t>
            </w:r>
          </w:p>
        </w:tc>
      </w:tr>
      <w:tr w:rsidR="00605BF1" w:rsidTr="00605BF1">
        <w:tc>
          <w:tcPr>
            <w:tcW w:w="1134" w:type="dxa"/>
          </w:tcPr>
          <w:p w:rsidR="00605BF1" w:rsidRPr="00CB01F3" w:rsidRDefault="00605BF1" w:rsidP="00605BF1">
            <w:r w:rsidRPr="00CB01F3">
              <w:t xml:space="preserve">   4 </w:t>
            </w:r>
          </w:p>
        </w:tc>
        <w:tc>
          <w:tcPr>
            <w:tcW w:w="1626" w:type="dxa"/>
          </w:tcPr>
          <w:p w:rsidR="00605BF1" w:rsidRPr="00563DE6" w:rsidRDefault="00605BF1" w:rsidP="00605BF1">
            <w:r w:rsidRPr="00563DE6">
              <w:t xml:space="preserve">  78009</w:t>
            </w:r>
          </w:p>
        </w:tc>
        <w:tc>
          <w:tcPr>
            <w:tcW w:w="1626" w:type="dxa"/>
          </w:tcPr>
          <w:p w:rsidR="00605BF1" w:rsidRPr="003B1E38" w:rsidRDefault="00605BF1" w:rsidP="00605BF1">
            <w:r w:rsidRPr="003B1E38">
              <w:t xml:space="preserve">  78009</w:t>
            </w:r>
          </w:p>
        </w:tc>
        <w:tc>
          <w:tcPr>
            <w:tcW w:w="951" w:type="dxa"/>
          </w:tcPr>
          <w:p w:rsidR="00605BF1" w:rsidRPr="00831E71" w:rsidRDefault="00605BF1" w:rsidP="00605BF1">
            <w:r w:rsidRPr="00831E71">
              <w:t xml:space="preserve"> 0.000</w:t>
            </w:r>
          </w:p>
        </w:tc>
      </w:tr>
      <w:tr w:rsidR="00605BF1" w:rsidTr="00605BF1">
        <w:tc>
          <w:tcPr>
            <w:tcW w:w="1134" w:type="dxa"/>
          </w:tcPr>
          <w:p w:rsidR="00605BF1" w:rsidRPr="00CB01F3" w:rsidRDefault="00605BF1" w:rsidP="00605BF1">
            <w:r w:rsidRPr="00CB01F3">
              <w:t xml:space="preserve">   5 </w:t>
            </w:r>
          </w:p>
        </w:tc>
        <w:tc>
          <w:tcPr>
            <w:tcW w:w="1626" w:type="dxa"/>
          </w:tcPr>
          <w:p w:rsidR="00605BF1" w:rsidRPr="00563DE6" w:rsidRDefault="00605BF1" w:rsidP="00605BF1">
            <w:r w:rsidRPr="00563DE6">
              <w:t xml:space="preserve">   9411</w:t>
            </w:r>
          </w:p>
        </w:tc>
        <w:tc>
          <w:tcPr>
            <w:tcW w:w="1626" w:type="dxa"/>
          </w:tcPr>
          <w:p w:rsidR="00605BF1" w:rsidRPr="003B1E38" w:rsidRDefault="00605BF1" w:rsidP="00605BF1">
            <w:r w:rsidRPr="003B1E38">
              <w:t xml:space="preserve">   9411</w:t>
            </w:r>
          </w:p>
        </w:tc>
        <w:tc>
          <w:tcPr>
            <w:tcW w:w="951" w:type="dxa"/>
          </w:tcPr>
          <w:p w:rsidR="00605BF1" w:rsidRPr="00831E71" w:rsidRDefault="00605BF1" w:rsidP="00605BF1">
            <w:r w:rsidRPr="00831E71">
              <w:t xml:space="preserve"> 0.000</w:t>
            </w:r>
          </w:p>
        </w:tc>
      </w:tr>
      <w:tr w:rsidR="00605BF1" w:rsidTr="00605BF1">
        <w:tc>
          <w:tcPr>
            <w:tcW w:w="1134" w:type="dxa"/>
          </w:tcPr>
          <w:p w:rsidR="00605BF1" w:rsidRPr="00CB01F3" w:rsidRDefault="00605BF1" w:rsidP="00605BF1">
            <w:r w:rsidRPr="00CB01F3">
              <w:t xml:space="preserve">   6 </w:t>
            </w:r>
          </w:p>
        </w:tc>
        <w:tc>
          <w:tcPr>
            <w:tcW w:w="1626" w:type="dxa"/>
          </w:tcPr>
          <w:p w:rsidR="00605BF1" w:rsidRPr="00563DE6" w:rsidRDefault="00605BF1" w:rsidP="00605BF1">
            <w:r w:rsidRPr="00563DE6">
              <w:t xml:space="preserve">  17567</w:t>
            </w:r>
          </w:p>
        </w:tc>
        <w:tc>
          <w:tcPr>
            <w:tcW w:w="1626" w:type="dxa"/>
          </w:tcPr>
          <w:p w:rsidR="00605BF1" w:rsidRPr="003B1E38" w:rsidRDefault="00605BF1" w:rsidP="00605BF1">
            <w:r w:rsidRPr="003B1E38">
              <w:t xml:space="preserve">  17567</w:t>
            </w:r>
          </w:p>
        </w:tc>
        <w:tc>
          <w:tcPr>
            <w:tcW w:w="951" w:type="dxa"/>
          </w:tcPr>
          <w:p w:rsidR="00605BF1" w:rsidRPr="00831E71" w:rsidRDefault="00605BF1" w:rsidP="00605BF1">
            <w:r w:rsidRPr="00831E71">
              <w:t xml:space="preserve"> 0.000</w:t>
            </w:r>
          </w:p>
        </w:tc>
      </w:tr>
      <w:tr w:rsidR="00605BF1" w:rsidTr="00605BF1">
        <w:tc>
          <w:tcPr>
            <w:tcW w:w="1134" w:type="dxa"/>
          </w:tcPr>
          <w:p w:rsidR="00605BF1" w:rsidRDefault="00605BF1" w:rsidP="00605BF1">
            <w:r w:rsidRPr="00CB01F3">
              <w:t xml:space="preserve">   7 </w:t>
            </w:r>
          </w:p>
        </w:tc>
        <w:tc>
          <w:tcPr>
            <w:tcW w:w="1626" w:type="dxa"/>
          </w:tcPr>
          <w:p w:rsidR="00605BF1" w:rsidRDefault="00605BF1" w:rsidP="00605BF1">
            <w:r w:rsidRPr="00563DE6">
              <w:t xml:space="preserve">   6309</w:t>
            </w:r>
          </w:p>
        </w:tc>
        <w:tc>
          <w:tcPr>
            <w:tcW w:w="1626" w:type="dxa"/>
          </w:tcPr>
          <w:p w:rsidR="00605BF1" w:rsidRDefault="00605BF1" w:rsidP="00605BF1">
            <w:r w:rsidRPr="003B1E38">
              <w:t xml:space="preserve">   1261</w:t>
            </w:r>
          </w:p>
        </w:tc>
        <w:tc>
          <w:tcPr>
            <w:tcW w:w="951" w:type="dxa"/>
          </w:tcPr>
          <w:p w:rsidR="00605BF1" w:rsidRDefault="00605BF1" w:rsidP="00605BF1">
            <w:r w:rsidRPr="00831E71">
              <w:t xml:space="preserve"> 5.003</w:t>
            </w:r>
          </w:p>
        </w:tc>
      </w:tr>
    </w:tbl>
    <w:p w:rsidR="00605BF1" w:rsidRDefault="00605BF1" w:rsidP="00605BF1"/>
    <w:p w:rsidR="00605BF1" w:rsidRPr="00052B19" w:rsidRDefault="00605BF1" w:rsidP="00605BF1">
      <w:pPr>
        <w:jc w:val="both"/>
        <w:rPr>
          <w:rFonts w:cs="Arial"/>
        </w:rPr>
      </w:pPr>
    </w:p>
    <w:p w:rsidR="00D10A69" w:rsidRDefault="00D10A69" w:rsidP="00605BF1">
      <w:pPr>
        <w:pStyle w:val="Caption"/>
        <w:rPr>
          <w:rFonts w:cs="Arial"/>
        </w:rPr>
      </w:pPr>
    </w:p>
    <w:p w:rsidR="003956E8" w:rsidRPr="002B424C" w:rsidRDefault="0078456D" w:rsidP="003956E8">
      <w:pPr>
        <w:jc w:val="both"/>
        <w:rPr>
          <w:rFonts w:cs="Arial"/>
        </w:rPr>
      </w:pPr>
      <w:r>
        <w:rPr>
          <w:rFonts w:cs="Arial"/>
        </w:rPr>
        <w:br w:type="page"/>
      </w:r>
      <w:r w:rsidR="003956E8">
        <w:rPr>
          <w:rFonts w:cs="Arial"/>
        </w:rPr>
        <w:lastRenderedPageBreak/>
        <w:t xml:space="preserve">The next step after the Special Market Model trip generation is the trip distribution model.  </w:t>
      </w:r>
      <w:r w:rsidR="00605BF1">
        <w:rPr>
          <w:rFonts w:cs="Arial"/>
        </w:rPr>
        <w:t xml:space="preserve">The </w:t>
      </w:r>
      <w:r w:rsidR="00167F59">
        <w:rPr>
          <w:rFonts w:cs="Arial"/>
        </w:rPr>
        <w:t>tripdist</w:t>
      </w:r>
      <w:r w:rsidR="003956E8">
        <w:rPr>
          <w:rFonts w:cs="Arial"/>
        </w:rPr>
        <w:t>.rsc GISD-K script is executed, and summary reports are created (trip length frequency distributions and district-level summaries) from the TripDistReport.rsc GISD-K script. The tri</w:t>
      </w:r>
      <w:r w:rsidR="003956E8" w:rsidRPr="002B424C">
        <w:rPr>
          <w:rFonts w:cs="Arial"/>
        </w:rPr>
        <w:t xml:space="preserve">p distribution step estimates the number of trips between each pair of zones.  This step creates all zone-to-zone trip tables by linking trip-ends produced in </w:t>
      </w:r>
      <w:r w:rsidR="003956E8">
        <w:rPr>
          <w:rFonts w:cs="Arial"/>
        </w:rPr>
        <w:t xml:space="preserve">the </w:t>
      </w:r>
      <w:r w:rsidR="003956E8" w:rsidRPr="002B424C">
        <w:rPr>
          <w:rFonts w:cs="Arial"/>
        </w:rPr>
        <w:t xml:space="preserve">Trip Generation step. </w:t>
      </w:r>
      <w:r w:rsidR="003956E8">
        <w:rPr>
          <w:rFonts w:cs="Arial"/>
        </w:rPr>
        <w:t xml:space="preserve"> </w:t>
      </w:r>
      <w:r w:rsidR="003956E8" w:rsidRPr="002B424C">
        <w:rPr>
          <w:rFonts w:cs="Arial"/>
        </w:rPr>
        <w:t xml:space="preserve">The input files and output files for this task are listed below: </w:t>
      </w:r>
    </w:p>
    <w:p w:rsidR="003956E8" w:rsidRDefault="003956E8" w:rsidP="003956E8">
      <w:pPr>
        <w:rPr>
          <w:rFonts w:cs="Arial"/>
        </w:rPr>
      </w:pPr>
    </w:p>
    <w:p w:rsidR="003956E8" w:rsidRPr="002B424C" w:rsidRDefault="003956E8" w:rsidP="00605BF1">
      <w:pPr>
        <w:pStyle w:val="ListParagraph"/>
        <w:ind w:left="0"/>
        <w:jc w:val="both"/>
        <w:rPr>
          <w:rFonts w:cs="Arial"/>
        </w:rPr>
      </w:pPr>
      <w:r w:rsidRPr="002B424C">
        <w:rPr>
          <w:rFonts w:cs="Arial"/>
          <w:b/>
        </w:rPr>
        <w:t>Input Files:</w:t>
      </w:r>
    </w:p>
    <w:p w:rsidR="003956E8" w:rsidRPr="00AC16F5" w:rsidRDefault="003956E8" w:rsidP="00C91E88">
      <w:pPr>
        <w:pStyle w:val="BodyText"/>
        <w:numPr>
          <w:ilvl w:val="0"/>
          <w:numId w:val="10"/>
        </w:numPr>
        <w:rPr>
          <w:rFonts w:cs="Arial"/>
          <w:sz w:val="22"/>
          <w:szCs w:val="22"/>
        </w:rPr>
      </w:pPr>
      <w:r w:rsidRPr="00AC16F5">
        <w:rPr>
          <w:rFonts w:cs="Arial"/>
          <w:sz w:val="22"/>
          <w:szCs w:val="22"/>
        </w:rPr>
        <w:t>Truck Trip Files</w:t>
      </w:r>
    </w:p>
    <w:p w:rsidR="003956E8" w:rsidRPr="00AC16F5" w:rsidRDefault="003956E8" w:rsidP="00C91E88">
      <w:pPr>
        <w:pStyle w:val="BodyText"/>
        <w:numPr>
          <w:ilvl w:val="0"/>
          <w:numId w:val="10"/>
        </w:numPr>
        <w:tabs>
          <w:tab w:val="clear" w:pos="360"/>
          <w:tab w:val="num" w:pos="720"/>
        </w:tabs>
        <w:spacing w:after="0"/>
        <w:ind w:left="720"/>
        <w:rPr>
          <w:rFonts w:cs="Arial"/>
          <w:sz w:val="22"/>
          <w:szCs w:val="22"/>
        </w:rPr>
      </w:pPr>
      <w:r w:rsidRPr="00AC16F5">
        <w:rPr>
          <w:rFonts w:cs="Arial"/>
          <w:sz w:val="22"/>
          <w:szCs w:val="22"/>
        </w:rPr>
        <w:t>trckends.dat: Zone-level truck trip productions and trip attractions by trip purpose.</w:t>
      </w:r>
    </w:p>
    <w:p w:rsidR="00BC2E3F" w:rsidRPr="00AC16F5" w:rsidRDefault="00BC2E3F" w:rsidP="00C91E88">
      <w:pPr>
        <w:pStyle w:val="BodyText"/>
        <w:numPr>
          <w:ilvl w:val="0"/>
          <w:numId w:val="10"/>
        </w:numPr>
        <w:tabs>
          <w:tab w:val="clear" w:pos="360"/>
          <w:tab w:val="num" w:pos="720"/>
        </w:tabs>
        <w:spacing w:after="0"/>
        <w:ind w:left="720"/>
        <w:rPr>
          <w:rFonts w:cs="Arial"/>
          <w:sz w:val="22"/>
          <w:szCs w:val="22"/>
        </w:rPr>
      </w:pPr>
      <w:r w:rsidRPr="00AC16F5">
        <w:rPr>
          <w:rFonts w:cs="Arial"/>
          <w:sz w:val="22"/>
          <w:szCs w:val="22"/>
        </w:rPr>
        <w:t xml:space="preserve">trckends.dct: A </w:t>
      </w:r>
      <w:r w:rsidR="00005465" w:rsidRPr="00AC16F5">
        <w:rPr>
          <w:rFonts w:cs="Arial"/>
          <w:sz w:val="22"/>
          <w:szCs w:val="22"/>
        </w:rPr>
        <w:t xml:space="preserve">user-defined </w:t>
      </w:r>
      <w:r w:rsidRPr="00AC16F5">
        <w:rPr>
          <w:rFonts w:cs="Arial"/>
          <w:sz w:val="22"/>
          <w:szCs w:val="22"/>
        </w:rPr>
        <w:t>dictionary file for the trckends.dat file</w:t>
      </w:r>
      <w:r w:rsidR="00167F59" w:rsidRPr="00AC16F5">
        <w:rPr>
          <w:rFonts w:cs="Arial"/>
          <w:sz w:val="22"/>
          <w:szCs w:val="22"/>
        </w:rPr>
        <w:t xml:space="preserve"> </w:t>
      </w:r>
    </w:p>
    <w:p w:rsidR="00E90D03" w:rsidRPr="00AC16F5" w:rsidRDefault="00005465" w:rsidP="00C91E88">
      <w:pPr>
        <w:pStyle w:val="BodyText"/>
        <w:numPr>
          <w:ilvl w:val="0"/>
          <w:numId w:val="10"/>
        </w:numPr>
        <w:tabs>
          <w:tab w:val="clear" w:pos="360"/>
          <w:tab w:val="num" w:pos="720"/>
        </w:tabs>
        <w:spacing w:after="0"/>
        <w:ind w:left="720"/>
        <w:rPr>
          <w:rFonts w:cs="Arial"/>
          <w:sz w:val="22"/>
          <w:szCs w:val="22"/>
        </w:rPr>
      </w:pPr>
      <w:r w:rsidRPr="00AC16F5">
        <w:rPr>
          <w:rFonts w:cs="Arial"/>
          <w:sz w:val="22"/>
          <w:szCs w:val="22"/>
        </w:rPr>
        <w:t xml:space="preserve">comVehFF.csv: </w:t>
      </w:r>
      <w:r w:rsidR="001F4D2E" w:rsidRPr="00AC16F5">
        <w:rPr>
          <w:rFonts w:cs="Arial"/>
          <w:sz w:val="22"/>
          <w:szCs w:val="22"/>
        </w:rPr>
        <w:t xml:space="preserve">A lookup table </w:t>
      </w:r>
      <w:r w:rsidR="00167F59" w:rsidRPr="00AC16F5">
        <w:rPr>
          <w:rFonts w:cs="Arial"/>
          <w:sz w:val="22"/>
          <w:szCs w:val="22"/>
        </w:rPr>
        <w:t>that defines the relationship between travel distance and propensity to travel</w:t>
      </w:r>
    </w:p>
    <w:p w:rsidR="003956E8" w:rsidRPr="00AC16F5" w:rsidRDefault="003956E8" w:rsidP="00C91E88">
      <w:pPr>
        <w:pStyle w:val="BodyText"/>
        <w:numPr>
          <w:ilvl w:val="0"/>
          <w:numId w:val="10"/>
        </w:numPr>
        <w:rPr>
          <w:rFonts w:cs="Arial"/>
          <w:sz w:val="22"/>
          <w:szCs w:val="22"/>
        </w:rPr>
      </w:pPr>
      <w:r w:rsidRPr="00AC16F5">
        <w:rPr>
          <w:rFonts w:cs="Arial"/>
          <w:sz w:val="22"/>
          <w:szCs w:val="22"/>
        </w:rPr>
        <w:t>Airport Trip Files</w:t>
      </w:r>
      <w:r w:rsidRPr="00AC16F5">
        <w:rPr>
          <w:rFonts w:cs="Arial"/>
          <w:sz w:val="22"/>
          <w:szCs w:val="22"/>
        </w:rPr>
        <w:tab/>
      </w:r>
    </w:p>
    <w:p w:rsidR="003956E8" w:rsidRPr="00AC16F5" w:rsidRDefault="003956E8" w:rsidP="00C91E88">
      <w:pPr>
        <w:pStyle w:val="BodyText"/>
        <w:numPr>
          <w:ilvl w:val="0"/>
          <w:numId w:val="10"/>
        </w:numPr>
        <w:tabs>
          <w:tab w:val="clear" w:pos="360"/>
          <w:tab w:val="num" w:pos="720"/>
        </w:tabs>
        <w:spacing w:after="0"/>
        <w:ind w:left="720"/>
        <w:rPr>
          <w:rFonts w:cs="Arial"/>
          <w:sz w:val="22"/>
          <w:szCs w:val="22"/>
        </w:rPr>
      </w:pPr>
      <w:r w:rsidRPr="00AC16F5">
        <w:rPr>
          <w:rFonts w:cs="Arial"/>
          <w:sz w:val="22"/>
          <w:szCs w:val="22"/>
        </w:rPr>
        <w:t>airpends.dat: Zonal level airport trip productions</w:t>
      </w:r>
    </w:p>
    <w:p w:rsidR="003956E8" w:rsidRPr="00AC16F5" w:rsidRDefault="003956E8" w:rsidP="00C91E88">
      <w:pPr>
        <w:pStyle w:val="BodyText"/>
        <w:numPr>
          <w:ilvl w:val="0"/>
          <w:numId w:val="10"/>
        </w:numPr>
        <w:tabs>
          <w:tab w:val="clear" w:pos="360"/>
          <w:tab w:val="num" w:pos="720"/>
        </w:tabs>
        <w:spacing w:after="0"/>
        <w:ind w:left="720"/>
        <w:rPr>
          <w:rFonts w:cs="Arial"/>
          <w:sz w:val="22"/>
          <w:szCs w:val="22"/>
        </w:rPr>
      </w:pPr>
      <w:r w:rsidRPr="00AC16F5">
        <w:rPr>
          <w:rFonts w:cs="Arial"/>
          <w:sz w:val="22"/>
          <w:szCs w:val="22"/>
        </w:rPr>
        <w:t>DIST5AR.CTL: Trip Distribution -- Airport-Access Trips: Residents</w:t>
      </w:r>
    </w:p>
    <w:p w:rsidR="003956E8" w:rsidRPr="00AC16F5" w:rsidRDefault="003956E8" w:rsidP="00C91E88">
      <w:pPr>
        <w:pStyle w:val="BodyText"/>
        <w:numPr>
          <w:ilvl w:val="0"/>
          <w:numId w:val="10"/>
        </w:numPr>
        <w:tabs>
          <w:tab w:val="clear" w:pos="360"/>
          <w:tab w:val="num" w:pos="720"/>
        </w:tabs>
        <w:spacing w:after="0"/>
        <w:ind w:left="720"/>
        <w:rPr>
          <w:rFonts w:cs="Arial"/>
          <w:sz w:val="22"/>
          <w:szCs w:val="22"/>
        </w:rPr>
      </w:pPr>
      <w:r w:rsidRPr="00AC16F5">
        <w:rPr>
          <w:rFonts w:cs="Arial"/>
          <w:sz w:val="22"/>
          <w:szCs w:val="22"/>
        </w:rPr>
        <w:t>DIST5AV.CTL: Trip Distribution -- Airport-Access Trips: Visitors Independent</w:t>
      </w:r>
    </w:p>
    <w:p w:rsidR="003956E8" w:rsidRPr="00AC16F5" w:rsidRDefault="003956E8" w:rsidP="00C91E88">
      <w:pPr>
        <w:pStyle w:val="BodyText"/>
        <w:numPr>
          <w:ilvl w:val="0"/>
          <w:numId w:val="10"/>
        </w:numPr>
        <w:tabs>
          <w:tab w:val="clear" w:pos="360"/>
          <w:tab w:val="num" w:pos="720"/>
        </w:tabs>
        <w:spacing w:after="0"/>
        <w:ind w:left="720"/>
        <w:rPr>
          <w:rFonts w:cs="Arial"/>
          <w:sz w:val="22"/>
          <w:szCs w:val="22"/>
        </w:rPr>
      </w:pPr>
      <w:r w:rsidRPr="00AC16F5">
        <w:rPr>
          <w:rFonts w:cs="Arial"/>
          <w:sz w:val="22"/>
          <w:szCs w:val="22"/>
        </w:rPr>
        <w:t>DIST5AT.CTL: Trip Distribution -- Airport-Access Trips: Visitors in Tours</w:t>
      </w:r>
    </w:p>
    <w:p w:rsidR="003956E8" w:rsidRPr="00AC16F5" w:rsidRDefault="003956E8" w:rsidP="003956E8">
      <w:pPr>
        <w:pStyle w:val="BodyText"/>
        <w:spacing w:after="0"/>
        <w:ind w:left="360"/>
        <w:rPr>
          <w:rFonts w:cs="Arial"/>
          <w:sz w:val="22"/>
          <w:szCs w:val="22"/>
        </w:rPr>
      </w:pPr>
    </w:p>
    <w:p w:rsidR="00195D5D" w:rsidRDefault="00167F59" w:rsidP="003956E8">
      <w:pPr>
        <w:pStyle w:val="BodyText"/>
        <w:spacing w:after="0"/>
        <w:jc w:val="both"/>
        <w:rPr>
          <w:rFonts w:cs="Arial"/>
          <w:sz w:val="22"/>
          <w:szCs w:val="22"/>
        </w:rPr>
      </w:pPr>
      <w:r w:rsidRPr="00AC16F5">
        <w:rPr>
          <w:rFonts w:cs="Arial"/>
          <w:sz w:val="22"/>
          <w:szCs w:val="22"/>
        </w:rPr>
        <w:t xml:space="preserve">The commercial vehicle model invokes the </w:t>
      </w:r>
      <w:proofErr w:type="spellStart"/>
      <w:r w:rsidRPr="00AC16F5">
        <w:rPr>
          <w:rFonts w:cs="Arial"/>
          <w:sz w:val="22"/>
          <w:szCs w:val="22"/>
        </w:rPr>
        <w:t>TransCAD</w:t>
      </w:r>
      <w:proofErr w:type="spellEnd"/>
      <w:r w:rsidRPr="00AC16F5">
        <w:rPr>
          <w:rFonts w:cs="Arial"/>
          <w:sz w:val="22"/>
          <w:szCs w:val="22"/>
        </w:rPr>
        <w:t xml:space="preserve"> gravity model routine using the GISDK script</w:t>
      </w:r>
      <w:r w:rsidR="00F56626" w:rsidRPr="00AC16F5">
        <w:rPr>
          <w:rFonts w:cs="Arial"/>
          <w:sz w:val="22"/>
          <w:szCs w:val="22"/>
        </w:rPr>
        <w:t xml:space="preserve"> tripdist.rsc</w:t>
      </w:r>
      <w:r w:rsidRPr="00AC16F5">
        <w:rPr>
          <w:rFonts w:cs="Arial"/>
          <w:sz w:val="22"/>
          <w:szCs w:val="22"/>
        </w:rPr>
        <w:t xml:space="preserve">. </w:t>
      </w:r>
      <w:r w:rsidR="00F56626" w:rsidRPr="00AC16F5">
        <w:rPr>
          <w:rFonts w:cs="Arial"/>
          <w:sz w:val="22"/>
          <w:szCs w:val="22"/>
        </w:rPr>
        <w:t xml:space="preserve">The model uses the balanced trip production and attraction table from the previous step and distributes the trips for each commercial vehicle class separately. An OD matrix is generated for each commercial vehicle type. </w:t>
      </w:r>
    </w:p>
    <w:p w:rsidR="00195D5D" w:rsidRDefault="00195D5D" w:rsidP="003956E8">
      <w:pPr>
        <w:pStyle w:val="BodyText"/>
        <w:spacing w:after="0"/>
        <w:jc w:val="both"/>
        <w:rPr>
          <w:rFonts w:cs="Arial"/>
          <w:sz w:val="22"/>
          <w:szCs w:val="22"/>
        </w:rPr>
      </w:pPr>
    </w:p>
    <w:p w:rsidR="003956E8" w:rsidRPr="002B424C" w:rsidRDefault="003956E8" w:rsidP="003956E8">
      <w:pPr>
        <w:pStyle w:val="BodyText"/>
        <w:spacing w:after="0"/>
        <w:jc w:val="both"/>
        <w:rPr>
          <w:rFonts w:cs="Arial"/>
          <w:szCs w:val="22"/>
        </w:rPr>
      </w:pPr>
      <w:r w:rsidRPr="00AC16F5">
        <w:rPr>
          <w:rFonts w:cs="Arial"/>
          <w:sz w:val="22"/>
          <w:szCs w:val="22"/>
        </w:rPr>
        <w:t xml:space="preserve">Most of the input files </w:t>
      </w:r>
      <w:r w:rsidR="00F56626" w:rsidRPr="00AC16F5">
        <w:rPr>
          <w:rFonts w:cs="Arial"/>
          <w:sz w:val="22"/>
          <w:szCs w:val="22"/>
        </w:rPr>
        <w:t>for the airport model</w:t>
      </w:r>
      <w:r w:rsidRPr="00AC16F5">
        <w:rPr>
          <w:rFonts w:cs="Arial"/>
          <w:sz w:val="22"/>
          <w:szCs w:val="22"/>
        </w:rPr>
        <w:t xml:space="preserve"> consist of control files. For each model step and for each trip purpose a separate control file is prepared. These files contain location of other input files and output files, parameters used in the respective model step</w:t>
      </w:r>
      <w:r w:rsidR="00195D5D">
        <w:rPr>
          <w:rFonts w:cs="Arial"/>
          <w:sz w:val="22"/>
          <w:szCs w:val="22"/>
        </w:rPr>
        <w:t xml:space="preserve">.  </w:t>
      </w:r>
    </w:p>
    <w:p w:rsidR="003956E8" w:rsidRPr="00BF36E6" w:rsidRDefault="003956E8" w:rsidP="003956E8">
      <w:pPr>
        <w:pStyle w:val="BodyText"/>
        <w:spacing w:after="0"/>
        <w:ind w:left="360"/>
        <w:rPr>
          <w:rFonts w:cs="Arial"/>
        </w:rPr>
      </w:pPr>
    </w:p>
    <w:p w:rsidR="003956E8" w:rsidRPr="00BF36E6" w:rsidRDefault="003956E8" w:rsidP="003956E8">
      <w:pPr>
        <w:pStyle w:val="ListParagraph"/>
        <w:ind w:left="360"/>
        <w:jc w:val="both"/>
        <w:rPr>
          <w:rFonts w:cs="Arial"/>
          <w:b/>
          <w:sz w:val="24"/>
          <w:szCs w:val="24"/>
        </w:rPr>
      </w:pPr>
      <w:r w:rsidRPr="00BF36E6">
        <w:rPr>
          <w:rFonts w:cs="Arial"/>
          <w:b/>
          <w:sz w:val="24"/>
          <w:szCs w:val="24"/>
        </w:rPr>
        <w:t>Output Files:</w:t>
      </w:r>
    </w:p>
    <w:p w:rsidR="003956E8" w:rsidRPr="00AC16F5" w:rsidRDefault="003956E8" w:rsidP="00C91E88">
      <w:pPr>
        <w:pStyle w:val="BodyText"/>
        <w:numPr>
          <w:ilvl w:val="0"/>
          <w:numId w:val="11"/>
        </w:numPr>
        <w:spacing w:after="0"/>
        <w:rPr>
          <w:rFonts w:cs="Arial"/>
          <w:sz w:val="22"/>
          <w:szCs w:val="22"/>
        </w:rPr>
      </w:pPr>
      <w:r w:rsidRPr="00AC16F5">
        <w:rPr>
          <w:rFonts w:cs="Arial"/>
          <w:sz w:val="22"/>
          <w:szCs w:val="22"/>
        </w:rPr>
        <w:t>Truck Trip Files</w:t>
      </w:r>
    </w:p>
    <w:p w:rsidR="003956E8" w:rsidRPr="00AC16F5" w:rsidRDefault="003956E8" w:rsidP="00C91E88">
      <w:pPr>
        <w:pStyle w:val="BodyText"/>
        <w:numPr>
          <w:ilvl w:val="0"/>
          <w:numId w:val="11"/>
        </w:numPr>
        <w:spacing w:after="0"/>
        <w:ind w:left="1080"/>
        <w:rPr>
          <w:rFonts w:cs="Arial"/>
          <w:sz w:val="22"/>
          <w:szCs w:val="22"/>
        </w:rPr>
      </w:pPr>
      <w:r w:rsidRPr="00AC16F5">
        <w:rPr>
          <w:rFonts w:cs="Arial"/>
          <w:sz w:val="22"/>
          <w:szCs w:val="22"/>
        </w:rPr>
        <w:lastRenderedPageBreak/>
        <w:t>DIST5G2.</w:t>
      </w:r>
      <w:r w:rsidR="001F4D2E" w:rsidRPr="00AC16F5">
        <w:rPr>
          <w:rFonts w:cs="Arial"/>
          <w:sz w:val="22"/>
          <w:szCs w:val="22"/>
        </w:rPr>
        <w:t>mtx</w:t>
      </w:r>
      <w:r w:rsidRPr="00AC16F5">
        <w:rPr>
          <w:rFonts w:cs="Arial"/>
          <w:sz w:val="22"/>
          <w:szCs w:val="22"/>
        </w:rPr>
        <w:t xml:space="preserve">: Trip Distribution -- Truck Trips:  Garage-based, 2-axle                        </w:t>
      </w:r>
    </w:p>
    <w:p w:rsidR="003956E8" w:rsidRPr="00AC16F5" w:rsidRDefault="003956E8" w:rsidP="00C91E88">
      <w:pPr>
        <w:pStyle w:val="BodyText"/>
        <w:numPr>
          <w:ilvl w:val="0"/>
          <w:numId w:val="11"/>
        </w:numPr>
        <w:spacing w:after="0"/>
        <w:ind w:left="1080"/>
        <w:rPr>
          <w:rFonts w:cs="Arial"/>
          <w:sz w:val="22"/>
          <w:szCs w:val="22"/>
        </w:rPr>
      </w:pPr>
      <w:r w:rsidRPr="00AC16F5">
        <w:rPr>
          <w:rFonts w:cs="Arial"/>
          <w:sz w:val="22"/>
          <w:szCs w:val="22"/>
        </w:rPr>
        <w:t>DIST5G3.</w:t>
      </w:r>
      <w:r w:rsidR="001F4D2E" w:rsidRPr="00AC16F5">
        <w:rPr>
          <w:rFonts w:cs="Arial"/>
          <w:sz w:val="22"/>
          <w:szCs w:val="22"/>
        </w:rPr>
        <w:t>mtx</w:t>
      </w:r>
      <w:r w:rsidRPr="00AC16F5">
        <w:rPr>
          <w:rFonts w:cs="Arial"/>
          <w:sz w:val="22"/>
          <w:szCs w:val="22"/>
        </w:rPr>
        <w:t xml:space="preserve">: Trip Distribution -- Truck Trips:  Garage-based, 3-axle                        </w:t>
      </w:r>
    </w:p>
    <w:p w:rsidR="003956E8" w:rsidRPr="00AC16F5" w:rsidRDefault="003956E8" w:rsidP="00C91E88">
      <w:pPr>
        <w:pStyle w:val="BodyText"/>
        <w:numPr>
          <w:ilvl w:val="0"/>
          <w:numId w:val="11"/>
        </w:numPr>
        <w:spacing w:after="0"/>
        <w:ind w:left="1080"/>
        <w:rPr>
          <w:rFonts w:cs="Arial"/>
          <w:sz w:val="22"/>
          <w:szCs w:val="22"/>
        </w:rPr>
      </w:pPr>
      <w:r w:rsidRPr="00AC16F5">
        <w:rPr>
          <w:rFonts w:cs="Arial"/>
          <w:sz w:val="22"/>
          <w:szCs w:val="22"/>
        </w:rPr>
        <w:t>DIST5G4.</w:t>
      </w:r>
      <w:r w:rsidR="001F4D2E" w:rsidRPr="00AC16F5">
        <w:rPr>
          <w:rFonts w:cs="Arial"/>
          <w:sz w:val="22"/>
          <w:szCs w:val="22"/>
        </w:rPr>
        <w:t>mtx</w:t>
      </w:r>
      <w:r w:rsidRPr="00AC16F5">
        <w:rPr>
          <w:rFonts w:cs="Arial"/>
          <w:sz w:val="22"/>
          <w:szCs w:val="22"/>
        </w:rPr>
        <w:t xml:space="preserve">: Trip Distribution -- Truck Trips:  Garage-based, 4-axle                        </w:t>
      </w:r>
    </w:p>
    <w:p w:rsidR="003956E8" w:rsidRPr="00AC16F5" w:rsidRDefault="003956E8" w:rsidP="00C91E88">
      <w:pPr>
        <w:pStyle w:val="BodyText"/>
        <w:numPr>
          <w:ilvl w:val="0"/>
          <w:numId w:val="11"/>
        </w:numPr>
        <w:spacing w:after="0"/>
        <w:ind w:left="1080"/>
        <w:rPr>
          <w:rFonts w:cs="Arial"/>
          <w:sz w:val="22"/>
          <w:szCs w:val="22"/>
        </w:rPr>
      </w:pPr>
      <w:r w:rsidRPr="00AC16F5">
        <w:rPr>
          <w:rFonts w:cs="Arial"/>
          <w:sz w:val="22"/>
          <w:szCs w:val="22"/>
        </w:rPr>
        <w:t>DIST5N2.</w:t>
      </w:r>
      <w:r w:rsidR="001F4D2E" w:rsidRPr="00AC16F5">
        <w:rPr>
          <w:rFonts w:cs="Arial"/>
          <w:sz w:val="22"/>
          <w:szCs w:val="22"/>
        </w:rPr>
        <w:t>mtx</w:t>
      </w:r>
      <w:r w:rsidRPr="00AC16F5">
        <w:rPr>
          <w:rFonts w:cs="Arial"/>
          <w:sz w:val="22"/>
          <w:szCs w:val="22"/>
        </w:rPr>
        <w:t xml:space="preserve">: Trip Distribution -- Truck Trips:  Non-garage-based, 2-axle                    </w:t>
      </w:r>
    </w:p>
    <w:p w:rsidR="003956E8" w:rsidRPr="00AC16F5" w:rsidRDefault="003956E8" w:rsidP="00C91E88">
      <w:pPr>
        <w:pStyle w:val="BodyText"/>
        <w:numPr>
          <w:ilvl w:val="0"/>
          <w:numId w:val="11"/>
        </w:numPr>
        <w:spacing w:after="0"/>
        <w:ind w:left="1080"/>
        <w:rPr>
          <w:rFonts w:cs="Arial"/>
          <w:sz w:val="22"/>
          <w:szCs w:val="22"/>
        </w:rPr>
      </w:pPr>
      <w:r w:rsidRPr="00AC16F5">
        <w:rPr>
          <w:rFonts w:cs="Arial"/>
          <w:sz w:val="22"/>
          <w:szCs w:val="22"/>
        </w:rPr>
        <w:t>DIST5N3.</w:t>
      </w:r>
      <w:r w:rsidR="001F4D2E" w:rsidRPr="00AC16F5">
        <w:rPr>
          <w:rFonts w:cs="Arial"/>
          <w:sz w:val="22"/>
          <w:szCs w:val="22"/>
        </w:rPr>
        <w:t>mtx</w:t>
      </w:r>
      <w:r w:rsidRPr="00AC16F5">
        <w:rPr>
          <w:rFonts w:cs="Arial"/>
          <w:sz w:val="22"/>
          <w:szCs w:val="22"/>
        </w:rPr>
        <w:t xml:space="preserve">: Trip Distribution -- Truck Trips:  Non-garage-based, 3-axle                    </w:t>
      </w:r>
    </w:p>
    <w:p w:rsidR="003956E8" w:rsidRPr="00AC16F5" w:rsidRDefault="003956E8" w:rsidP="00C91E88">
      <w:pPr>
        <w:pStyle w:val="BodyText"/>
        <w:numPr>
          <w:ilvl w:val="0"/>
          <w:numId w:val="11"/>
        </w:numPr>
        <w:spacing w:after="0"/>
        <w:ind w:left="1080"/>
        <w:rPr>
          <w:rFonts w:cs="Arial"/>
          <w:sz w:val="22"/>
          <w:szCs w:val="22"/>
        </w:rPr>
      </w:pPr>
      <w:r w:rsidRPr="00AC16F5">
        <w:rPr>
          <w:rFonts w:cs="Arial"/>
          <w:sz w:val="22"/>
          <w:szCs w:val="22"/>
        </w:rPr>
        <w:t>DIST5N4.</w:t>
      </w:r>
      <w:r w:rsidR="001F4D2E" w:rsidRPr="00AC16F5">
        <w:rPr>
          <w:rFonts w:cs="Arial"/>
          <w:sz w:val="22"/>
          <w:szCs w:val="22"/>
        </w:rPr>
        <w:t>mtx</w:t>
      </w:r>
      <w:r w:rsidRPr="00AC16F5">
        <w:rPr>
          <w:rFonts w:cs="Arial"/>
          <w:sz w:val="22"/>
          <w:szCs w:val="22"/>
        </w:rPr>
        <w:t xml:space="preserve">: Trip Distribution -- Truck Trips:  Non-garage-based, 4-axle                    </w:t>
      </w:r>
    </w:p>
    <w:p w:rsidR="003956E8" w:rsidRPr="00AC16F5" w:rsidRDefault="003956E8" w:rsidP="00C91E88">
      <w:pPr>
        <w:pStyle w:val="BodyText"/>
        <w:numPr>
          <w:ilvl w:val="0"/>
          <w:numId w:val="11"/>
        </w:numPr>
        <w:spacing w:after="0"/>
        <w:ind w:left="1080"/>
        <w:rPr>
          <w:rFonts w:cs="Arial"/>
          <w:sz w:val="22"/>
          <w:szCs w:val="22"/>
        </w:rPr>
      </w:pPr>
      <w:r w:rsidRPr="00AC16F5">
        <w:rPr>
          <w:rFonts w:cs="Arial"/>
          <w:sz w:val="22"/>
          <w:szCs w:val="22"/>
        </w:rPr>
        <w:t>DIST5PO.</w:t>
      </w:r>
      <w:r w:rsidR="001F4D2E" w:rsidRPr="00AC16F5">
        <w:rPr>
          <w:rFonts w:cs="Arial"/>
          <w:sz w:val="22"/>
          <w:szCs w:val="22"/>
        </w:rPr>
        <w:t>mtx</w:t>
      </w:r>
      <w:r w:rsidRPr="00AC16F5">
        <w:rPr>
          <w:rFonts w:cs="Arial"/>
          <w:sz w:val="22"/>
          <w:szCs w:val="22"/>
        </w:rPr>
        <w:t>: Trip Distribution -- Truck Trips:  Port-based trip table.</w:t>
      </w:r>
    </w:p>
    <w:p w:rsidR="003956E8" w:rsidRPr="00AC16F5" w:rsidRDefault="003956E8" w:rsidP="003956E8">
      <w:pPr>
        <w:pStyle w:val="BodyText"/>
        <w:spacing w:after="0"/>
        <w:ind w:left="360"/>
        <w:rPr>
          <w:rFonts w:cs="Arial"/>
          <w:sz w:val="22"/>
          <w:szCs w:val="22"/>
        </w:rPr>
      </w:pPr>
      <w:r w:rsidRPr="00AC16F5">
        <w:rPr>
          <w:rFonts w:cs="Arial"/>
          <w:sz w:val="22"/>
          <w:szCs w:val="22"/>
        </w:rPr>
        <w:t>Airport Trip Files</w:t>
      </w:r>
      <w:r w:rsidRPr="00AC16F5">
        <w:rPr>
          <w:rFonts w:cs="Arial"/>
          <w:sz w:val="22"/>
          <w:szCs w:val="22"/>
        </w:rPr>
        <w:tab/>
      </w:r>
    </w:p>
    <w:p w:rsidR="003956E8" w:rsidRPr="00AC16F5" w:rsidRDefault="00673465" w:rsidP="00C91E88">
      <w:pPr>
        <w:pStyle w:val="BodyText"/>
        <w:numPr>
          <w:ilvl w:val="0"/>
          <w:numId w:val="11"/>
        </w:numPr>
        <w:spacing w:after="0"/>
        <w:ind w:left="1080"/>
        <w:rPr>
          <w:rFonts w:cs="Arial"/>
          <w:sz w:val="22"/>
          <w:szCs w:val="22"/>
        </w:rPr>
      </w:pPr>
      <w:r w:rsidRPr="00AC16F5">
        <w:rPr>
          <w:rFonts w:cs="Arial"/>
          <w:sz w:val="22"/>
          <w:szCs w:val="22"/>
        </w:rPr>
        <w:t>AIR_RES</w:t>
      </w:r>
      <w:r w:rsidR="003956E8" w:rsidRPr="00AC16F5">
        <w:rPr>
          <w:rFonts w:cs="Arial"/>
          <w:sz w:val="22"/>
          <w:szCs w:val="22"/>
        </w:rPr>
        <w:t xml:space="preserve">.bin: Trip Distribution -- Airport-Access Trips: Residents                           </w:t>
      </w:r>
    </w:p>
    <w:p w:rsidR="003956E8" w:rsidRPr="00AC16F5" w:rsidRDefault="00673465" w:rsidP="00C91E88">
      <w:pPr>
        <w:pStyle w:val="BodyText"/>
        <w:numPr>
          <w:ilvl w:val="0"/>
          <w:numId w:val="11"/>
        </w:numPr>
        <w:spacing w:after="0"/>
        <w:ind w:left="1080"/>
        <w:rPr>
          <w:rFonts w:cs="Arial"/>
          <w:sz w:val="22"/>
          <w:szCs w:val="22"/>
        </w:rPr>
      </w:pPr>
      <w:r w:rsidRPr="00AC16F5">
        <w:rPr>
          <w:rFonts w:cs="Arial"/>
          <w:sz w:val="22"/>
          <w:szCs w:val="22"/>
        </w:rPr>
        <w:t>AIR_VIS</w:t>
      </w:r>
      <w:r w:rsidR="003956E8" w:rsidRPr="00AC16F5">
        <w:rPr>
          <w:rFonts w:cs="Arial"/>
          <w:sz w:val="22"/>
          <w:szCs w:val="22"/>
        </w:rPr>
        <w:t xml:space="preserve">.bin: Trip Distribution -- Airport-Access Trips: Visitors Independent                </w:t>
      </w:r>
    </w:p>
    <w:p w:rsidR="003956E8" w:rsidRPr="00AC16F5" w:rsidRDefault="00673465" w:rsidP="00CA600E">
      <w:pPr>
        <w:pStyle w:val="BodyText"/>
        <w:numPr>
          <w:ilvl w:val="0"/>
          <w:numId w:val="11"/>
        </w:numPr>
        <w:spacing w:after="0"/>
        <w:ind w:left="1080"/>
        <w:rPr>
          <w:rFonts w:cs="Arial"/>
          <w:sz w:val="22"/>
          <w:szCs w:val="22"/>
        </w:rPr>
      </w:pPr>
      <w:r w:rsidRPr="00AC16F5">
        <w:rPr>
          <w:rFonts w:cs="Arial"/>
          <w:sz w:val="22"/>
          <w:szCs w:val="22"/>
        </w:rPr>
        <w:t>AIR_TOUR</w:t>
      </w:r>
      <w:r w:rsidR="003956E8" w:rsidRPr="00AC16F5">
        <w:rPr>
          <w:rFonts w:cs="Arial"/>
          <w:sz w:val="22"/>
          <w:szCs w:val="22"/>
        </w:rPr>
        <w:t xml:space="preserve">.bin: Trip Distribution -- Airport-Access Trips: Visitors in Tours         </w:t>
      </w:r>
    </w:p>
    <w:p w:rsidR="003956E8" w:rsidRPr="00AC16F5" w:rsidRDefault="003956E8" w:rsidP="003956E8">
      <w:pPr>
        <w:pStyle w:val="BodyText"/>
        <w:spacing w:after="0"/>
        <w:ind w:left="360"/>
        <w:rPr>
          <w:rFonts w:cs="Arial"/>
          <w:sz w:val="22"/>
          <w:szCs w:val="22"/>
        </w:rPr>
      </w:pPr>
      <w:r w:rsidRPr="00AC16F5">
        <w:rPr>
          <w:rFonts w:cs="Arial"/>
          <w:sz w:val="22"/>
          <w:szCs w:val="22"/>
        </w:rPr>
        <w:t>Trip Length Frequency Distributions: Distance (miles)</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TLFD_DIST5G2_Length_</w:t>
      </w:r>
      <w:r w:rsidR="00167F59" w:rsidRPr="00AC16F5">
        <w:rPr>
          <w:rFonts w:cs="Arial"/>
          <w:sz w:val="22"/>
          <w:szCs w:val="22"/>
        </w:rPr>
        <w:t xml:space="preserve"> </w:t>
      </w:r>
      <w:proofErr w:type="spellStart"/>
      <w:r w:rsidR="00167F59" w:rsidRPr="00AC16F5">
        <w:rPr>
          <w:rFonts w:cs="Arial"/>
          <w:sz w:val="22"/>
          <w:szCs w:val="22"/>
        </w:rPr>
        <w:t>CommVeh</w:t>
      </w:r>
      <w:proofErr w:type="spellEnd"/>
      <w:r w:rsidRPr="00AC16F5">
        <w:rPr>
          <w:rFonts w:cs="Arial"/>
          <w:sz w:val="22"/>
          <w:szCs w:val="22"/>
        </w:rPr>
        <w:t xml:space="preserve">:  Truck Trips:  Port-based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TLFD_DIST5G3_Length_</w:t>
      </w:r>
      <w:r w:rsidR="00167F59" w:rsidRPr="00AC16F5">
        <w:rPr>
          <w:rFonts w:cs="Arial"/>
          <w:sz w:val="22"/>
          <w:szCs w:val="22"/>
        </w:rPr>
        <w:t xml:space="preserve"> </w:t>
      </w:r>
      <w:proofErr w:type="spellStart"/>
      <w:r w:rsidR="00167F59" w:rsidRPr="00AC16F5">
        <w:rPr>
          <w:rFonts w:cs="Arial"/>
          <w:sz w:val="22"/>
          <w:szCs w:val="22"/>
        </w:rPr>
        <w:t>CommVeh</w:t>
      </w:r>
      <w:proofErr w:type="spellEnd"/>
      <w:r w:rsidRPr="00AC16F5">
        <w:rPr>
          <w:rFonts w:cs="Arial"/>
          <w:sz w:val="22"/>
          <w:szCs w:val="22"/>
        </w:rPr>
        <w:t xml:space="preserve">:  Truck Trips:  Garage-based, 2-axle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TLFD_DIST5G4_Length_</w:t>
      </w:r>
      <w:r w:rsidR="00167F59" w:rsidRPr="00AC16F5">
        <w:rPr>
          <w:rFonts w:cs="Arial"/>
          <w:sz w:val="22"/>
          <w:szCs w:val="22"/>
        </w:rPr>
        <w:t xml:space="preserve"> </w:t>
      </w:r>
      <w:proofErr w:type="spellStart"/>
      <w:r w:rsidR="00167F59" w:rsidRPr="00AC16F5">
        <w:rPr>
          <w:rFonts w:cs="Arial"/>
          <w:sz w:val="22"/>
          <w:szCs w:val="22"/>
        </w:rPr>
        <w:t>CommVeh</w:t>
      </w:r>
      <w:proofErr w:type="spellEnd"/>
      <w:r w:rsidRPr="00AC16F5">
        <w:rPr>
          <w:rFonts w:cs="Arial"/>
          <w:sz w:val="22"/>
          <w:szCs w:val="22"/>
        </w:rPr>
        <w:t xml:space="preserve">:  Truck Trips:  Garage-based, 3-axle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TLFD_DIST5N2_Length_</w:t>
      </w:r>
      <w:r w:rsidR="00167F59" w:rsidRPr="00AC16F5">
        <w:rPr>
          <w:rFonts w:cs="Arial"/>
          <w:sz w:val="22"/>
          <w:szCs w:val="22"/>
        </w:rPr>
        <w:t xml:space="preserve"> </w:t>
      </w:r>
      <w:proofErr w:type="spellStart"/>
      <w:r w:rsidR="00167F59" w:rsidRPr="00AC16F5">
        <w:rPr>
          <w:rFonts w:cs="Arial"/>
          <w:sz w:val="22"/>
          <w:szCs w:val="22"/>
        </w:rPr>
        <w:t>CommVeh</w:t>
      </w:r>
      <w:proofErr w:type="spellEnd"/>
      <w:r w:rsidRPr="00AC16F5">
        <w:rPr>
          <w:rFonts w:cs="Arial"/>
          <w:sz w:val="22"/>
          <w:szCs w:val="22"/>
        </w:rPr>
        <w:t xml:space="preserve">:  Truck Trips:  Garage-based, 4-axle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TLFD_DIST5N3_Length_</w:t>
      </w:r>
      <w:r w:rsidR="00167F59" w:rsidRPr="00AC16F5">
        <w:rPr>
          <w:rFonts w:cs="Arial"/>
          <w:sz w:val="22"/>
          <w:szCs w:val="22"/>
        </w:rPr>
        <w:t xml:space="preserve"> </w:t>
      </w:r>
      <w:proofErr w:type="spellStart"/>
      <w:r w:rsidR="00167F59" w:rsidRPr="00AC16F5">
        <w:rPr>
          <w:rFonts w:cs="Arial"/>
          <w:sz w:val="22"/>
          <w:szCs w:val="22"/>
        </w:rPr>
        <w:t>CommVeh</w:t>
      </w:r>
      <w:proofErr w:type="spellEnd"/>
      <w:r w:rsidRPr="00AC16F5">
        <w:rPr>
          <w:rFonts w:cs="Arial"/>
          <w:sz w:val="22"/>
          <w:szCs w:val="22"/>
        </w:rPr>
        <w:t xml:space="preserve">:  Truck Trips:  Non-garage-based, 2-axle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TLFD_DIST5N4_Length_</w:t>
      </w:r>
      <w:r w:rsidR="00167F59" w:rsidRPr="00AC16F5">
        <w:rPr>
          <w:rFonts w:cs="Arial"/>
          <w:sz w:val="22"/>
          <w:szCs w:val="22"/>
        </w:rPr>
        <w:t xml:space="preserve"> </w:t>
      </w:r>
      <w:proofErr w:type="spellStart"/>
      <w:r w:rsidR="00167F59" w:rsidRPr="00AC16F5">
        <w:rPr>
          <w:rFonts w:cs="Arial"/>
          <w:sz w:val="22"/>
          <w:szCs w:val="22"/>
        </w:rPr>
        <w:t>CommVeh</w:t>
      </w:r>
      <w:proofErr w:type="spellEnd"/>
      <w:r w:rsidRPr="00AC16F5">
        <w:rPr>
          <w:rFonts w:cs="Arial"/>
          <w:sz w:val="22"/>
          <w:szCs w:val="22"/>
        </w:rPr>
        <w:t xml:space="preserve">:  Truck Trips:  Non-garage-based, 3-axle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TLFD_DIST5PO_Length_</w:t>
      </w:r>
      <w:r w:rsidR="00167F59" w:rsidRPr="00AC16F5">
        <w:rPr>
          <w:rFonts w:cs="Arial"/>
          <w:sz w:val="22"/>
          <w:szCs w:val="22"/>
        </w:rPr>
        <w:t xml:space="preserve"> </w:t>
      </w:r>
      <w:proofErr w:type="spellStart"/>
      <w:r w:rsidR="00167F59" w:rsidRPr="00AC16F5">
        <w:rPr>
          <w:rFonts w:cs="Arial"/>
          <w:sz w:val="22"/>
          <w:szCs w:val="22"/>
        </w:rPr>
        <w:t>CommVeh</w:t>
      </w:r>
      <w:proofErr w:type="spellEnd"/>
      <w:r w:rsidRPr="00AC16F5">
        <w:rPr>
          <w:rFonts w:cs="Arial"/>
          <w:sz w:val="22"/>
          <w:szCs w:val="22"/>
        </w:rPr>
        <w:t xml:space="preserve">:  Truck Trips:  Non-garage-based, 4-axle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 xml:space="preserve">TLFD_DIST5AR_Length_trips1:  Airport-Access Trips: Residents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 xml:space="preserve">TLFD_DIST5AT_Length_trips1:  Airport-Access Trips: Visitors in Tours               </w:t>
      </w:r>
    </w:p>
    <w:p w:rsidR="003956E8" w:rsidRPr="00AC16F5" w:rsidRDefault="003956E8" w:rsidP="00C91E88">
      <w:pPr>
        <w:pStyle w:val="BodyText"/>
        <w:numPr>
          <w:ilvl w:val="0"/>
          <w:numId w:val="15"/>
        </w:numPr>
        <w:spacing w:after="0"/>
        <w:rPr>
          <w:rFonts w:cs="Arial"/>
          <w:sz w:val="22"/>
          <w:szCs w:val="22"/>
        </w:rPr>
      </w:pPr>
      <w:r w:rsidRPr="00AC16F5">
        <w:rPr>
          <w:rFonts w:cs="Arial"/>
          <w:sz w:val="22"/>
          <w:szCs w:val="22"/>
        </w:rPr>
        <w:t xml:space="preserve">TLFD_DIST5AV_Length_trips1:  Airport-Access Trips: Visitors Independent              </w:t>
      </w:r>
    </w:p>
    <w:p w:rsidR="003956E8" w:rsidRPr="00AC16F5" w:rsidRDefault="003956E8" w:rsidP="003956E8">
      <w:pPr>
        <w:pStyle w:val="BodyText"/>
        <w:spacing w:after="0"/>
        <w:ind w:left="360"/>
        <w:rPr>
          <w:rFonts w:cs="Arial"/>
          <w:sz w:val="22"/>
          <w:szCs w:val="22"/>
        </w:rPr>
      </w:pPr>
      <w:r w:rsidRPr="00AC16F5">
        <w:rPr>
          <w:rFonts w:cs="Arial"/>
          <w:sz w:val="22"/>
          <w:szCs w:val="22"/>
        </w:rPr>
        <w:t xml:space="preserve"> Trip Length Frequency Distributions: Time (minutes)</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TLFD_DIST5G2_OPSKIMCOST_trips1:  Truck Trips:  Port-based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TLFD_DIST5G3_OPSKIMCOST_trips1:  Truck Trips:  Garage-based, 2-axle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TLFD_DIST5G4_OPSKIMCOST_trips1:  Truck Trips:  Garage-based, 3-axle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TLFD_DIST5N2_OPSKIMCOST_trips1:  Truck Trips:  Garage-based, 4-axle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TLFD_DIST5N3_OPSKIMCOST_trips1:  Truck Trips:  Non-garage-based, 2-axle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TLFD_DIST5N4_OPSKIMCOST_trips1:  Truck Trips:  Non-garage-based, 3-axle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TLFD_DIST5PO_OPSKIMCOST_trips1:  Truck Trips:  Non-garage-based, 4-axle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TLFD_DIST5AR_OPSKIMCOST_trips1:  Airport-Access Trips: Residents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lastRenderedPageBreak/>
        <w:t xml:space="preserve">TLFD_DIST5AT_OPSKIMCOST_trips1:  Airport-Access Trips: Visitors in Tours                     </w:t>
      </w:r>
    </w:p>
    <w:p w:rsidR="003956E8" w:rsidRPr="00AC16F5" w:rsidRDefault="003956E8" w:rsidP="00C91E88">
      <w:pPr>
        <w:pStyle w:val="BodyText"/>
        <w:numPr>
          <w:ilvl w:val="0"/>
          <w:numId w:val="16"/>
        </w:numPr>
        <w:spacing w:after="0"/>
        <w:rPr>
          <w:rFonts w:cs="Arial"/>
          <w:sz w:val="22"/>
          <w:szCs w:val="22"/>
        </w:rPr>
      </w:pPr>
      <w:r w:rsidRPr="00AC16F5">
        <w:rPr>
          <w:rFonts w:cs="Arial"/>
          <w:sz w:val="22"/>
          <w:szCs w:val="22"/>
        </w:rPr>
        <w:t xml:space="preserve">TLFD_DIST5AV_OPSKIMCOST_trips1:  Airport-Access Trips: Visitors Independent            </w:t>
      </w:r>
    </w:p>
    <w:p w:rsidR="003956E8" w:rsidRDefault="003956E8" w:rsidP="003956E8"/>
    <w:p w:rsidR="003956E8" w:rsidRDefault="003956E8" w:rsidP="003956E8">
      <w:r>
        <w:t xml:space="preserve">After the trip distribution model is complete, </w:t>
      </w:r>
      <w:proofErr w:type="spellStart"/>
      <w:r w:rsidR="00AF0132">
        <w:t>TransCAD</w:t>
      </w:r>
      <w:proofErr w:type="spellEnd"/>
      <w:r>
        <w:t xml:space="preserve"> generates a report, which is shown in </w:t>
      </w:r>
      <w:r w:rsidR="0015799B">
        <w:fldChar w:fldCharType="begin"/>
      </w:r>
      <w:r>
        <w:instrText xml:space="preserve"> REF _Ref202336628 \h </w:instrText>
      </w:r>
      <w:r w:rsidR="0015799B">
        <w:fldChar w:fldCharType="separate"/>
      </w:r>
      <w:r w:rsidR="001B67BC">
        <w:t xml:space="preserve">Figure </w:t>
      </w:r>
      <w:r w:rsidR="001B67BC">
        <w:rPr>
          <w:noProof/>
        </w:rPr>
        <w:t>15</w:t>
      </w:r>
      <w:r w:rsidR="0015799B">
        <w:fldChar w:fldCharType="end"/>
      </w:r>
      <w:r>
        <w:t xml:space="preserve">.  </w:t>
      </w:r>
    </w:p>
    <w:p w:rsidR="009C0454" w:rsidRDefault="009C0454" w:rsidP="00AF5279">
      <w:pPr>
        <w:pStyle w:val="Caption"/>
        <w:keepNext/>
      </w:pPr>
      <w:bookmarkStart w:id="145" w:name="_Ref202336628"/>
      <w:bookmarkStart w:id="146" w:name="_Toc358794046"/>
      <w:r>
        <w:lastRenderedPageBreak/>
        <w:t xml:space="preserve">Figure </w:t>
      </w:r>
      <w:fldSimple w:instr=" SEQ Figure \* ARABIC ">
        <w:r w:rsidR="001B67BC">
          <w:rPr>
            <w:noProof/>
          </w:rPr>
          <w:t>15</w:t>
        </w:r>
      </w:fldSimple>
      <w:bookmarkEnd w:id="145"/>
      <w:r>
        <w:t>: Trip Distribution Report File</w:t>
      </w:r>
      <w:bookmarkEnd w:id="146"/>
    </w:p>
    <w:p w:rsidR="00BE2CD8" w:rsidRDefault="00666890" w:rsidP="00E72588">
      <w:r w:rsidRPr="00902BA6">
        <w:rPr>
          <w:noProof/>
        </w:rPr>
        <w:drawing>
          <wp:inline distT="0" distB="0" distL="0" distR="0">
            <wp:extent cx="6062345" cy="7010400"/>
            <wp:effectExtent l="0" t="0" r="0" b="0"/>
            <wp:docPr id="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982" r="55774" b="7735"/>
                    <a:stretch>
                      <a:fillRect/>
                    </a:stretch>
                  </pic:blipFill>
                  <pic:spPr bwMode="auto">
                    <a:xfrm>
                      <a:off x="0" y="0"/>
                      <a:ext cx="6062345" cy="7010400"/>
                    </a:xfrm>
                    <a:prstGeom prst="rect">
                      <a:avLst/>
                    </a:prstGeom>
                    <a:noFill/>
                    <a:ln>
                      <a:noFill/>
                    </a:ln>
                  </pic:spPr>
                </pic:pic>
              </a:graphicData>
            </a:graphic>
          </wp:inline>
        </w:drawing>
      </w:r>
    </w:p>
    <w:p w:rsidR="007A366C" w:rsidRDefault="007A366C" w:rsidP="00E72588"/>
    <w:p w:rsidR="00685F67" w:rsidRPr="00BF36E6" w:rsidRDefault="00253A91" w:rsidP="00457C90">
      <w:pPr>
        <w:pStyle w:val="Heading3"/>
        <w:pageBreakBefore/>
        <w:rPr>
          <w:rFonts w:ascii="Arial" w:hAnsi="Arial" w:cs="Arial"/>
        </w:rPr>
      </w:pPr>
      <w:bookmarkStart w:id="147" w:name="_Toc358793993"/>
      <w:r>
        <w:rPr>
          <w:rFonts w:ascii="Arial" w:hAnsi="Arial" w:cs="Arial"/>
        </w:rPr>
        <w:lastRenderedPageBreak/>
        <w:t>5</w:t>
      </w:r>
      <w:r w:rsidR="008B7EAD" w:rsidRPr="00BF36E6">
        <w:rPr>
          <w:rFonts w:ascii="Arial" w:hAnsi="Arial" w:cs="Arial"/>
        </w:rPr>
        <w:t>.4.</w:t>
      </w:r>
      <w:r w:rsidR="00B515A7">
        <w:rPr>
          <w:rFonts w:ascii="Arial" w:hAnsi="Arial" w:cs="Arial"/>
        </w:rPr>
        <w:t>5</w:t>
      </w:r>
      <w:r w:rsidR="008B7EAD" w:rsidRPr="00BF36E6">
        <w:rPr>
          <w:rFonts w:ascii="Arial" w:hAnsi="Arial" w:cs="Arial"/>
        </w:rPr>
        <w:t xml:space="preserve"> </w:t>
      </w:r>
      <w:r w:rsidR="00B515A7">
        <w:rPr>
          <w:rFonts w:ascii="Arial" w:hAnsi="Arial" w:cs="Arial"/>
        </w:rPr>
        <w:t>Tour-Based Models</w:t>
      </w:r>
      <w:bookmarkEnd w:id="147"/>
    </w:p>
    <w:p w:rsidR="00AF4DFC" w:rsidRPr="00810AD1" w:rsidRDefault="00416C14" w:rsidP="0060553E">
      <w:pPr>
        <w:pStyle w:val="BodyText"/>
        <w:jc w:val="both"/>
        <w:rPr>
          <w:rFonts w:cs="Arial"/>
          <w:sz w:val="22"/>
          <w:szCs w:val="22"/>
        </w:rPr>
      </w:pPr>
      <w:r w:rsidRPr="00810AD1">
        <w:rPr>
          <w:rFonts w:cs="Arial"/>
          <w:sz w:val="22"/>
          <w:szCs w:val="22"/>
        </w:rPr>
        <w:t>When the user clicks the “</w:t>
      </w:r>
      <w:r w:rsidR="00B515A7" w:rsidRPr="00810AD1">
        <w:rPr>
          <w:rFonts w:cs="Arial"/>
          <w:sz w:val="22"/>
          <w:szCs w:val="22"/>
        </w:rPr>
        <w:t>Tour-Based Models</w:t>
      </w:r>
      <w:r w:rsidRPr="00810AD1">
        <w:rPr>
          <w:rFonts w:cs="Arial"/>
          <w:sz w:val="22"/>
          <w:szCs w:val="22"/>
        </w:rPr>
        <w:t xml:space="preserve">” button, </w:t>
      </w:r>
      <w:r w:rsidR="00743C6A" w:rsidRPr="00810AD1">
        <w:rPr>
          <w:rFonts w:cs="Arial"/>
          <w:sz w:val="22"/>
          <w:szCs w:val="22"/>
        </w:rPr>
        <w:t xml:space="preserve">the </w:t>
      </w:r>
      <w:r w:rsidR="00B515A7" w:rsidRPr="00810AD1">
        <w:rPr>
          <w:rFonts w:cs="Arial"/>
          <w:sz w:val="22"/>
          <w:szCs w:val="22"/>
        </w:rPr>
        <w:t>residential and visitor tour-based models implemented in JAVA are run</w:t>
      </w:r>
      <w:r w:rsidRPr="00810AD1">
        <w:rPr>
          <w:rFonts w:cs="Arial"/>
          <w:sz w:val="22"/>
          <w:szCs w:val="22"/>
        </w:rPr>
        <w:t xml:space="preserve">. </w:t>
      </w:r>
      <w:r w:rsidR="00B515A7" w:rsidRPr="00810AD1">
        <w:rPr>
          <w:rFonts w:cs="Arial"/>
          <w:sz w:val="22"/>
          <w:szCs w:val="22"/>
        </w:rPr>
        <w:t xml:space="preserve"> </w:t>
      </w:r>
      <w:r w:rsidR="00673465" w:rsidRPr="00810AD1">
        <w:rPr>
          <w:rFonts w:cs="Arial"/>
          <w:sz w:val="22"/>
          <w:szCs w:val="22"/>
        </w:rPr>
        <w:t xml:space="preserve">The </w:t>
      </w:r>
      <w:r w:rsidR="00AF4DFC" w:rsidRPr="00810AD1">
        <w:rPr>
          <w:rFonts w:cs="Arial"/>
          <w:sz w:val="22"/>
          <w:szCs w:val="22"/>
        </w:rPr>
        <w:t xml:space="preserve">car ownership, </w:t>
      </w:r>
      <w:r w:rsidR="00673465" w:rsidRPr="00810AD1">
        <w:rPr>
          <w:rFonts w:cs="Arial"/>
          <w:sz w:val="22"/>
          <w:szCs w:val="22"/>
        </w:rPr>
        <w:t>tour frequency</w:t>
      </w:r>
      <w:r w:rsidR="00AF4DFC" w:rsidRPr="00810AD1">
        <w:rPr>
          <w:rFonts w:cs="Arial"/>
          <w:sz w:val="22"/>
          <w:szCs w:val="22"/>
        </w:rPr>
        <w:t xml:space="preserve">, work and school location, tour destination choice, tour mode choice, tour time of day, stop level models, and trip mode choice for both residents and visitors are run in this step.  </w:t>
      </w:r>
    </w:p>
    <w:p w:rsidR="000966C1" w:rsidRPr="0001164C" w:rsidRDefault="000966C1" w:rsidP="000966C1">
      <w:pPr>
        <w:pStyle w:val="ListParagraph"/>
        <w:ind w:left="0"/>
        <w:jc w:val="both"/>
        <w:rPr>
          <w:rFonts w:cs="Arial"/>
        </w:rPr>
      </w:pPr>
      <w:r w:rsidRPr="0001164C">
        <w:rPr>
          <w:rFonts w:cs="Arial"/>
        </w:rPr>
        <w:t xml:space="preserve">First the residential tour based model is run.  The inputs (including UECs) and outputs are listed below: </w:t>
      </w:r>
    </w:p>
    <w:p w:rsidR="000966C1" w:rsidRPr="000966C1" w:rsidRDefault="000966C1" w:rsidP="000966C1">
      <w:pPr>
        <w:pStyle w:val="ListParagraph"/>
        <w:ind w:left="0"/>
        <w:jc w:val="both"/>
        <w:rPr>
          <w:rFonts w:cs="Arial"/>
        </w:rPr>
      </w:pPr>
    </w:p>
    <w:p w:rsidR="000966C1" w:rsidRPr="0001164C" w:rsidRDefault="000966C1" w:rsidP="0001164C">
      <w:pPr>
        <w:pStyle w:val="ListParagraph"/>
        <w:ind w:left="360"/>
        <w:jc w:val="both"/>
        <w:rPr>
          <w:rFonts w:cs="Arial"/>
          <w:b/>
          <w:sz w:val="24"/>
          <w:szCs w:val="24"/>
        </w:rPr>
      </w:pPr>
      <w:r w:rsidRPr="0001164C">
        <w:rPr>
          <w:rFonts w:cs="Arial"/>
          <w:b/>
          <w:sz w:val="24"/>
          <w:szCs w:val="24"/>
        </w:rPr>
        <w:t>Input Files:</w:t>
      </w:r>
    </w:p>
    <w:p w:rsidR="0001164C" w:rsidRPr="00810AD1" w:rsidRDefault="0001164C" w:rsidP="00810AD1">
      <w:pPr>
        <w:pStyle w:val="BodyText"/>
        <w:numPr>
          <w:ilvl w:val="0"/>
          <w:numId w:val="10"/>
        </w:numPr>
        <w:spacing w:after="0"/>
        <w:rPr>
          <w:rFonts w:cs="Arial"/>
          <w:sz w:val="22"/>
          <w:szCs w:val="22"/>
        </w:rPr>
      </w:pPr>
      <w:r w:rsidRPr="00810AD1">
        <w:rPr>
          <w:rFonts w:cs="Arial"/>
          <w:sz w:val="22"/>
          <w:szCs w:val="22"/>
        </w:rPr>
        <w:t>TAZdata.csv</w:t>
      </w:r>
    </w:p>
    <w:p w:rsidR="0001164C" w:rsidRPr="00810AD1" w:rsidRDefault="0001164C" w:rsidP="00810AD1">
      <w:pPr>
        <w:pStyle w:val="BodyText"/>
        <w:numPr>
          <w:ilvl w:val="0"/>
          <w:numId w:val="10"/>
        </w:numPr>
        <w:spacing w:after="0"/>
        <w:rPr>
          <w:rFonts w:cs="Arial"/>
          <w:sz w:val="22"/>
          <w:szCs w:val="22"/>
        </w:rPr>
      </w:pPr>
      <w:r w:rsidRPr="00810AD1">
        <w:rPr>
          <w:rFonts w:cs="Arial"/>
          <w:sz w:val="22"/>
          <w:szCs w:val="22"/>
        </w:rPr>
        <w:t xml:space="preserve">Households.csv from </w:t>
      </w:r>
      <w:proofErr w:type="spellStart"/>
      <w:r w:rsidRPr="00810AD1">
        <w:rPr>
          <w:rFonts w:cs="Arial"/>
          <w:sz w:val="22"/>
          <w:szCs w:val="22"/>
        </w:rPr>
        <w:t>Urbansim</w:t>
      </w:r>
      <w:proofErr w:type="spellEnd"/>
      <w:r w:rsidR="00852AC0" w:rsidRPr="00810AD1">
        <w:rPr>
          <w:rFonts w:cs="Arial"/>
          <w:sz w:val="22"/>
          <w:szCs w:val="22"/>
        </w:rPr>
        <w:t xml:space="preserve"> (</w:t>
      </w:r>
      <w:fldSimple w:instr=" REF _Ref358044176 \h  \* MERGEFORMAT ">
        <w:r w:rsidR="001B67BC" w:rsidRPr="00810AD1">
          <w:rPr>
            <w:sz w:val="22"/>
            <w:szCs w:val="22"/>
          </w:rPr>
          <w:t xml:space="preserve">Table </w:t>
        </w:r>
        <w:r w:rsidR="001B67BC" w:rsidRPr="00810AD1">
          <w:rPr>
            <w:noProof/>
            <w:sz w:val="22"/>
            <w:szCs w:val="22"/>
          </w:rPr>
          <w:t>12</w:t>
        </w:r>
      </w:fldSimple>
      <w:r w:rsidR="00852AC0" w:rsidRPr="00810AD1">
        <w:rPr>
          <w:rFonts w:cs="Arial"/>
          <w:sz w:val="22"/>
          <w:szCs w:val="22"/>
        </w:rPr>
        <w:t>)</w:t>
      </w:r>
    </w:p>
    <w:p w:rsidR="0001164C" w:rsidRPr="00810AD1" w:rsidRDefault="0001164C" w:rsidP="00810AD1">
      <w:pPr>
        <w:pStyle w:val="BodyText"/>
        <w:numPr>
          <w:ilvl w:val="0"/>
          <w:numId w:val="10"/>
        </w:numPr>
        <w:spacing w:after="0"/>
        <w:rPr>
          <w:rFonts w:cs="Arial"/>
          <w:sz w:val="22"/>
          <w:szCs w:val="22"/>
        </w:rPr>
      </w:pPr>
      <w:r w:rsidRPr="00810AD1">
        <w:rPr>
          <w:rFonts w:cs="Arial"/>
          <w:sz w:val="22"/>
          <w:szCs w:val="22"/>
        </w:rPr>
        <w:t xml:space="preserve">Persons.csv from </w:t>
      </w:r>
      <w:proofErr w:type="spellStart"/>
      <w:r w:rsidRPr="00810AD1">
        <w:rPr>
          <w:rFonts w:cs="Arial"/>
          <w:sz w:val="22"/>
          <w:szCs w:val="22"/>
        </w:rPr>
        <w:t>Urbansim</w:t>
      </w:r>
      <w:proofErr w:type="spellEnd"/>
      <w:r w:rsidR="00852AC0" w:rsidRPr="00810AD1">
        <w:rPr>
          <w:rFonts w:cs="Arial"/>
          <w:sz w:val="22"/>
          <w:szCs w:val="22"/>
        </w:rPr>
        <w:t xml:space="preserve"> (</w:t>
      </w:r>
      <w:fldSimple w:instr=" REF _Ref358044183 \h  \* MERGEFORMAT ">
        <w:r w:rsidR="001B67BC" w:rsidRPr="00810AD1">
          <w:rPr>
            <w:sz w:val="22"/>
            <w:szCs w:val="22"/>
          </w:rPr>
          <w:t xml:space="preserve">Table </w:t>
        </w:r>
        <w:r w:rsidR="001B67BC" w:rsidRPr="00810AD1">
          <w:rPr>
            <w:noProof/>
            <w:sz w:val="22"/>
            <w:szCs w:val="22"/>
          </w:rPr>
          <w:t>13</w:t>
        </w:r>
      </w:fldSimple>
      <w:r w:rsidR="00852AC0" w:rsidRPr="00810AD1">
        <w:rPr>
          <w:rFonts w:cs="Arial"/>
          <w:sz w:val="22"/>
          <w:szCs w:val="22"/>
        </w:rPr>
        <w:t>)</w:t>
      </w:r>
    </w:p>
    <w:p w:rsidR="000966C1" w:rsidRPr="00810AD1" w:rsidRDefault="0001164C" w:rsidP="00810AD1">
      <w:pPr>
        <w:pStyle w:val="BodyText"/>
        <w:numPr>
          <w:ilvl w:val="0"/>
          <w:numId w:val="10"/>
        </w:numPr>
        <w:spacing w:after="0"/>
        <w:rPr>
          <w:rFonts w:cs="Arial"/>
          <w:sz w:val="22"/>
          <w:szCs w:val="22"/>
        </w:rPr>
      </w:pPr>
      <w:r w:rsidRPr="00810AD1">
        <w:rPr>
          <w:rFonts w:cs="Arial"/>
          <w:sz w:val="22"/>
          <w:szCs w:val="22"/>
        </w:rPr>
        <w:t>Highway and Transit skim f</w:t>
      </w:r>
      <w:r w:rsidR="000966C1" w:rsidRPr="00810AD1">
        <w:rPr>
          <w:rFonts w:cs="Arial"/>
          <w:sz w:val="22"/>
          <w:szCs w:val="22"/>
        </w:rPr>
        <w:t>iles</w:t>
      </w:r>
      <w:r w:rsidRPr="00810AD1">
        <w:rPr>
          <w:rFonts w:cs="Arial"/>
          <w:sz w:val="22"/>
          <w:szCs w:val="22"/>
        </w:rPr>
        <w:t xml:space="preserve"> by time period as noted in highway and transit skimming section.  </w:t>
      </w:r>
    </w:p>
    <w:p w:rsidR="0001164C" w:rsidRPr="00810AD1" w:rsidRDefault="0001164C" w:rsidP="00C91E88">
      <w:pPr>
        <w:pStyle w:val="BodyText"/>
        <w:numPr>
          <w:ilvl w:val="0"/>
          <w:numId w:val="10"/>
        </w:numPr>
        <w:rPr>
          <w:rFonts w:cs="Arial"/>
          <w:sz w:val="22"/>
          <w:szCs w:val="22"/>
        </w:rPr>
      </w:pPr>
      <w:r w:rsidRPr="00810AD1">
        <w:rPr>
          <w:rFonts w:cs="Arial"/>
          <w:sz w:val="22"/>
          <w:szCs w:val="22"/>
        </w:rPr>
        <w:t xml:space="preserve">All the UECs described in the Inputs section at the beginning of this document.  </w:t>
      </w:r>
    </w:p>
    <w:p w:rsidR="000966C1" w:rsidRPr="00810AD1" w:rsidRDefault="000966C1" w:rsidP="000966C1">
      <w:pPr>
        <w:pStyle w:val="ListParagraph"/>
        <w:ind w:left="360"/>
        <w:jc w:val="both"/>
        <w:rPr>
          <w:rFonts w:cs="Arial"/>
          <w:b/>
          <w:sz w:val="24"/>
          <w:szCs w:val="24"/>
        </w:rPr>
      </w:pPr>
      <w:r w:rsidRPr="00810AD1">
        <w:rPr>
          <w:rFonts w:cs="Arial"/>
          <w:b/>
          <w:sz w:val="24"/>
          <w:szCs w:val="24"/>
        </w:rPr>
        <w:t>Output Files:</w:t>
      </w:r>
    </w:p>
    <w:p w:rsidR="000966C1" w:rsidRPr="00810AD1" w:rsidRDefault="0001164C" w:rsidP="00C91E88">
      <w:pPr>
        <w:pStyle w:val="BodyText"/>
        <w:numPr>
          <w:ilvl w:val="0"/>
          <w:numId w:val="27"/>
        </w:numPr>
        <w:jc w:val="both"/>
        <w:rPr>
          <w:rFonts w:cs="Arial"/>
          <w:sz w:val="22"/>
          <w:szCs w:val="22"/>
        </w:rPr>
      </w:pPr>
      <w:r w:rsidRPr="00810AD1">
        <w:rPr>
          <w:rFonts w:cs="Arial"/>
          <w:sz w:val="22"/>
          <w:szCs w:val="22"/>
        </w:rPr>
        <w:t>Accessbilities.csv – used in most of the above mentioned models to represent accessibility to places by various tour purpose</w:t>
      </w:r>
      <w:r w:rsidR="00F508EE" w:rsidRPr="00810AD1">
        <w:rPr>
          <w:rFonts w:cs="Arial"/>
          <w:sz w:val="22"/>
          <w:szCs w:val="22"/>
        </w:rPr>
        <w:t>s</w:t>
      </w:r>
      <w:r w:rsidRPr="00810AD1">
        <w:rPr>
          <w:rFonts w:cs="Arial"/>
          <w:sz w:val="22"/>
          <w:szCs w:val="22"/>
        </w:rPr>
        <w:t xml:space="preserve"> and modes.  </w:t>
      </w:r>
    </w:p>
    <w:p w:rsidR="0001164C" w:rsidRPr="00810AD1" w:rsidRDefault="0001164C" w:rsidP="00C91E88">
      <w:pPr>
        <w:pStyle w:val="BodyText"/>
        <w:numPr>
          <w:ilvl w:val="0"/>
          <w:numId w:val="27"/>
        </w:numPr>
        <w:jc w:val="both"/>
        <w:rPr>
          <w:rFonts w:cs="Arial"/>
          <w:sz w:val="22"/>
          <w:szCs w:val="22"/>
        </w:rPr>
      </w:pPr>
      <w:r w:rsidRPr="00810AD1">
        <w:rPr>
          <w:rFonts w:cs="Arial"/>
          <w:sz w:val="22"/>
          <w:szCs w:val="22"/>
        </w:rPr>
        <w:t xml:space="preserve">Households.csv includes the </w:t>
      </w:r>
      <w:proofErr w:type="spellStart"/>
      <w:r w:rsidRPr="00810AD1">
        <w:rPr>
          <w:rFonts w:cs="Arial"/>
          <w:sz w:val="22"/>
          <w:szCs w:val="22"/>
        </w:rPr>
        <w:t>Urbansim</w:t>
      </w:r>
      <w:proofErr w:type="spellEnd"/>
      <w:r w:rsidRPr="00810AD1">
        <w:rPr>
          <w:rFonts w:cs="Arial"/>
          <w:sz w:val="22"/>
          <w:szCs w:val="22"/>
        </w:rPr>
        <w:t xml:space="preserve"> household variables as well as the output of the car-ownership model where the variable </w:t>
      </w:r>
      <w:proofErr w:type="gramStart"/>
      <w:r w:rsidRPr="00810AD1">
        <w:rPr>
          <w:rFonts w:cs="Arial"/>
          <w:i/>
          <w:sz w:val="22"/>
          <w:szCs w:val="22"/>
        </w:rPr>
        <w:t>autos</w:t>
      </w:r>
      <w:r w:rsidRPr="00810AD1">
        <w:rPr>
          <w:rFonts w:cs="Arial"/>
          <w:sz w:val="22"/>
          <w:szCs w:val="22"/>
        </w:rPr>
        <w:t xml:space="preserve"> is</w:t>
      </w:r>
      <w:proofErr w:type="gramEnd"/>
      <w:r w:rsidRPr="00810AD1">
        <w:rPr>
          <w:rFonts w:cs="Arial"/>
          <w:sz w:val="22"/>
          <w:szCs w:val="22"/>
        </w:rPr>
        <w:t xml:space="preserve"> 0, 1, 2, or 3+.  </w:t>
      </w:r>
    </w:p>
    <w:p w:rsidR="0001164C" w:rsidRPr="00810AD1" w:rsidRDefault="0001164C" w:rsidP="00C91E88">
      <w:pPr>
        <w:pStyle w:val="BodyText"/>
        <w:numPr>
          <w:ilvl w:val="0"/>
          <w:numId w:val="27"/>
        </w:numPr>
        <w:jc w:val="both"/>
        <w:rPr>
          <w:rFonts w:cs="Arial"/>
          <w:sz w:val="22"/>
          <w:szCs w:val="22"/>
        </w:rPr>
      </w:pPr>
      <w:r w:rsidRPr="00810AD1">
        <w:rPr>
          <w:rFonts w:cs="Arial"/>
          <w:sz w:val="22"/>
          <w:szCs w:val="22"/>
        </w:rPr>
        <w:t xml:space="preserve">Persons.csv </w:t>
      </w:r>
      <w:r w:rsidR="00F13E4B" w:rsidRPr="00810AD1">
        <w:rPr>
          <w:rFonts w:cs="Arial"/>
          <w:sz w:val="22"/>
          <w:szCs w:val="22"/>
        </w:rPr>
        <w:t xml:space="preserve">includes the </w:t>
      </w:r>
      <w:proofErr w:type="spellStart"/>
      <w:r w:rsidR="00F13E4B" w:rsidRPr="00810AD1">
        <w:rPr>
          <w:rFonts w:cs="Arial"/>
          <w:sz w:val="22"/>
          <w:szCs w:val="22"/>
        </w:rPr>
        <w:t>Urbansim</w:t>
      </w:r>
      <w:proofErr w:type="spellEnd"/>
      <w:r w:rsidR="00F13E4B" w:rsidRPr="00810AD1">
        <w:rPr>
          <w:rFonts w:cs="Arial"/>
          <w:sz w:val="22"/>
          <w:szCs w:val="22"/>
        </w:rPr>
        <w:t xml:space="preserve"> person variables as well as the estimated work location </w:t>
      </w:r>
      <w:r w:rsidR="00F508EE" w:rsidRPr="00810AD1">
        <w:rPr>
          <w:rFonts w:cs="Arial"/>
          <w:sz w:val="22"/>
          <w:szCs w:val="22"/>
        </w:rPr>
        <w:t xml:space="preserve">TAZ </w:t>
      </w:r>
      <w:r w:rsidR="00F13E4B" w:rsidRPr="00810AD1">
        <w:rPr>
          <w:rFonts w:cs="Arial"/>
          <w:sz w:val="22"/>
          <w:szCs w:val="22"/>
        </w:rPr>
        <w:t xml:space="preserve">for workers, school location </w:t>
      </w:r>
      <w:r w:rsidR="00F508EE" w:rsidRPr="00810AD1">
        <w:rPr>
          <w:rFonts w:cs="Arial"/>
          <w:sz w:val="22"/>
          <w:szCs w:val="22"/>
        </w:rPr>
        <w:t xml:space="preserve">TAZ </w:t>
      </w:r>
      <w:r w:rsidR="00F13E4B" w:rsidRPr="00810AD1">
        <w:rPr>
          <w:rFonts w:cs="Arial"/>
          <w:sz w:val="22"/>
          <w:szCs w:val="22"/>
        </w:rPr>
        <w:t xml:space="preserve">for students, an indicator for whether a person parks for free at their work location, and the total number of tours generated by that person.  </w:t>
      </w:r>
    </w:p>
    <w:p w:rsidR="00F13E4B" w:rsidRPr="00810AD1" w:rsidRDefault="00F13E4B" w:rsidP="00C91E88">
      <w:pPr>
        <w:pStyle w:val="BodyText"/>
        <w:numPr>
          <w:ilvl w:val="0"/>
          <w:numId w:val="27"/>
        </w:numPr>
        <w:jc w:val="both"/>
        <w:rPr>
          <w:rFonts w:cs="Arial"/>
          <w:sz w:val="22"/>
          <w:szCs w:val="22"/>
        </w:rPr>
      </w:pPr>
      <w:r w:rsidRPr="00810AD1">
        <w:rPr>
          <w:rFonts w:cs="Arial"/>
          <w:sz w:val="22"/>
          <w:szCs w:val="22"/>
        </w:rPr>
        <w:t>Tours.csv includes a profile of the tours generated by each person in the household</w:t>
      </w:r>
      <w:r w:rsidR="00801CA1" w:rsidRPr="00810AD1">
        <w:rPr>
          <w:rFonts w:cs="Arial"/>
          <w:sz w:val="22"/>
          <w:szCs w:val="22"/>
        </w:rPr>
        <w:t xml:space="preserve">.  See </w:t>
      </w:r>
      <w:fldSimple w:instr=" REF _Ref358642931 \h  \* MERGEFORMAT ">
        <w:r w:rsidR="001B67BC" w:rsidRPr="00810AD1">
          <w:rPr>
            <w:sz w:val="22"/>
            <w:szCs w:val="22"/>
          </w:rPr>
          <w:t xml:space="preserve">Table </w:t>
        </w:r>
        <w:r w:rsidR="001B67BC" w:rsidRPr="00810AD1">
          <w:rPr>
            <w:noProof/>
            <w:sz w:val="22"/>
            <w:szCs w:val="22"/>
          </w:rPr>
          <w:t>28</w:t>
        </w:r>
      </w:fldSimple>
      <w:r w:rsidR="00990FD1" w:rsidRPr="00810AD1">
        <w:rPr>
          <w:rFonts w:cs="Arial"/>
          <w:sz w:val="22"/>
          <w:szCs w:val="22"/>
        </w:rPr>
        <w:t xml:space="preserve"> </w:t>
      </w:r>
      <w:r w:rsidR="00801CA1" w:rsidRPr="00810AD1">
        <w:rPr>
          <w:rFonts w:cs="Arial"/>
          <w:sz w:val="22"/>
          <w:szCs w:val="22"/>
        </w:rPr>
        <w:t>below</w:t>
      </w:r>
      <w:r w:rsidRPr="00810AD1">
        <w:rPr>
          <w:rFonts w:cs="Arial"/>
          <w:sz w:val="22"/>
          <w:szCs w:val="22"/>
        </w:rPr>
        <w:t>.  This includes the purpose of the tour, the time the person departed on the tour</w:t>
      </w:r>
      <w:r w:rsidR="00CA6E37" w:rsidRPr="00810AD1">
        <w:rPr>
          <w:rFonts w:cs="Arial"/>
          <w:sz w:val="22"/>
          <w:szCs w:val="22"/>
        </w:rPr>
        <w:t xml:space="preserve"> (in </w:t>
      </w:r>
      <w:r w:rsidR="00801CA1" w:rsidRPr="00810AD1">
        <w:rPr>
          <w:rFonts w:cs="Arial"/>
          <w:sz w:val="22"/>
          <w:szCs w:val="22"/>
        </w:rPr>
        <w:t>half hour</w:t>
      </w:r>
      <w:r w:rsidR="00CA6E37" w:rsidRPr="00810AD1">
        <w:rPr>
          <w:rFonts w:cs="Arial"/>
          <w:sz w:val="22"/>
          <w:szCs w:val="22"/>
        </w:rPr>
        <w:t xml:space="preserve"> increments starting at 3:00AM)</w:t>
      </w:r>
      <w:r w:rsidRPr="00810AD1">
        <w:rPr>
          <w:rFonts w:cs="Arial"/>
          <w:sz w:val="22"/>
          <w:szCs w:val="22"/>
        </w:rPr>
        <w:t xml:space="preserve">, the time the person arrived at the primary destination of the tour, the origin and primary destination TAZ of the tour, the primary mode of the tour, and the number of outbound and inbound stops on the tour.  Also for all stops on the </w:t>
      </w:r>
      <w:r w:rsidRPr="00810AD1">
        <w:rPr>
          <w:rFonts w:cs="Arial"/>
          <w:sz w:val="22"/>
          <w:szCs w:val="22"/>
        </w:rPr>
        <w:lastRenderedPageBreak/>
        <w:t xml:space="preserve">tour, the information about each stop is generated, i.e. stop is inbound </w:t>
      </w:r>
      <w:r w:rsidR="00CA6E37" w:rsidRPr="00810AD1">
        <w:rPr>
          <w:rFonts w:cs="Arial"/>
          <w:sz w:val="22"/>
          <w:szCs w:val="22"/>
        </w:rPr>
        <w:t xml:space="preserve">(inbound = 1) </w:t>
      </w:r>
      <w:r w:rsidRPr="00810AD1">
        <w:rPr>
          <w:rFonts w:cs="Arial"/>
          <w:sz w:val="22"/>
          <w:szCs w:val="22"/>
        </w:rPr>
        <w:t>or outbound</w:t>
      </w:r>
      <w:r w:rsidR="00CA6E37" w:rsidRPr="00810AD1">
        <w:rPr>
          <w:rFonts w:cs="Arial"/>
          <w:sz w:val="22"/>
          <w:szCs w:val="22"/>
        </w:rPr>
        <w:t xml:space="preserve"> (inbound = 0)</w:t>
      </w:r>
      <w:r w:rsidRPr="00810AD1">
        <w:rPr>
          <w:rFonts w:cs="Arial"/>
          <w:sz w:val="22"/>
          <w:szCs w:val="22"/>
        </w:rPr>
        <w:t>, mode used for that stop</w:t>
      </w:r>
      <w:r w:rsidR="00CA6E37" w:rsidRPr="00810AD1">
        <w:rPr>
          <w:rFonts w:cs="Arial"/>
          <w:sz w:val="22"/>
          <w:szCs w:val="22"/>
        </w:rPr>
        <w:t xml:space="preserve"> (see Trip Mode below)</w:t>
      </w:r>
      <w:r w:rsidRPr="00810AD1">
        <w:rPr>
          <w:rFonts w:cs="Arial"/>
          <w:sz w:val="22"/>
          <w:szCs w:val="22"/>
        </w:rPr>
        <w:t>, the time period, TAZ of the stop, and purpose of the stop</w:t>
      </w:r>
      <w:r w:rsidR="00CA6E37" w:rsidRPr="00810AD1">
        <w:rPr>
          <w:rFonts w:cs="Arial"/>
          <w:sz w:val="22"/>
          <w:szCs w:val="22"/>
        </w:rPr>
        <w:t xml:space="preserve"> (same code as tour purpose)</w:t>
      </w:r>
      <w:r w:rsidRPr="00810AD1">
        <w:rPr>
          <w:rFonts w:cs="Arial"/>
          <w:sz w:val="22"/>
          <w:szCs w:val="22"/>
        </w:rPr>
        <w:t xml:space="preserve">.  </w:t>
      </w:r>
    </w:p>
    <w:p w:rsidR="00801CA1" w:rsidRDefault="00801CA1" w:rsidP="00801CA1">
      <w:pPr>
        <w:pStyle w:val="Caption"/>
        <w:keepNext/>
      </w:pPr>
      <w:bookmarkStart w:id="148" w:name="_Ref358642931"/>
      <w:bookmarkStart w:id="149" w:name="_Toc358794025"/>
      <w:r>
        <w:t xml:space="preserve">Table </w:t>
      </w:r>
      <w:fldSimple w:instr=" SEQ Table \* ARABIC ">
        <w:r w:rsidR="001B67BC">
          <w:rPr>
            <w:noProof/>
          </w:rPr>
          <w:t>28</w:t>
        </w:r>
      </w:fldSimple>
      <w:bookmarkEnd w:id="148"/>
      <w:r w:rsidR="00990FD1">
        <w:t>:</w:t>
      </w:r>
      <w:r>
        <w:t xml:space="preserve"> Tours.csv Data Dictionary</w:t>
      </w:r>
      <w:bookmarkEnd w:id="149"/>
    </w:p>
    <w:tbl>
      <w:tblPr>
        <w:tblW w:w="8744" w:type="dxa"/>
        <w:tblInd w:w="94" w:type="dxa"/>
        <w:tblLook w:val="04A0"/>
      </w:tblPr>
      <w:tblGrid>
        <w:gridCol w:w="2300"/>
        <w:gridCol w:w="6444"/>
      </w:tblGrid>
      <w:tr w:rsidR="00801CA1" w:rsidRPr="00801CA1" w:rsidTr="00801CA1">
        <w:trPr>
          <w:trHeight w:val="300"/>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hh_id</w:t>
            </w:r>
            <w:proofErr w:type="spellEnd"/>
          </w:p>
        </w:tc>
        <w:tc>
          <w:tcPr>
            <w:tcW w:w="6444" w:type="dxa"/>
            <w:tcBorders>
              <w:top w:val="single" w:sz="4" w:space="0" w:color="auto"/>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Household ID</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person_id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Person ID</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tour_id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Tour ID</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purpose</w:t>
            </w:r>
          </w:p>
        </w:tc>
        <w:tc>
          <w:tcPr>
            <w:tcW w:w="6444" w:type="dxa"/>
            <w:tcBorders>
              <w:top w:val="nil"/>
              <w:left w:val="nil"/>
              <w:bottom w:val="single" w:sz="4" w:space="0" w:color="auto"/>
              <w:right w:val="single" w:sz="4" w:space="0" w:color="auto"/>
            </w:tcBorders>
            <w:shd w:val="clear" w:color="auto" w:fill="auto"/>
            <w:noWrap/>
            <w:vAlign w:val="bottom"/>
            <w:hideMark/>
          </w:tcPr>
          <w:p w:rsid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Tour Purpos</w:t>
            </w:r>
            <w:r>
              <w:rPr>
                <w:rFonts w:ascii="Calibri" w:eastAsia="Times New Roman" w:hAnsi="Calibri" w:cs="Calibri"/>
                <w:color w:val="000000"/>
              </w:rPr>
              <w:t xml:space="preserve">e:  </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0 Work</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 University/College</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2 School (K through 12)</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3 Escorting</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4 Maintenance</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5 Discretionary</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6 At-Work Sub Tours</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departtime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Departure time of tour</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arrivetime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Arrival time of tour</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origintaz</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Tour Origin</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destinationtaz</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Tour Primary Destination</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center"/>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tourmode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Tour Mode</w:t>
            </w:r>
            <w:r>
              <w:rPr>
                <w:rFonts w:ascii="Calibri" w:eastAsia="Times New Roman" w:hAnsi="Calibri" w:cs="Calibri"/>
                <w:color w:val="000000"/>
              </w:rPr>
              <w:t xml:space="preserve">:  </w:t>
            </w:r>
            <w:r w:rsidRPr="00801CA1">
              <w:rPr>
                <w:rFonts w:ascii="Calibri" w:eastAsia="Times New Roman" w:hAnsi="Calibri" w:cs="Calibri"/>
                <w:color w:val="000000"/>
              </w:rPr>
              <w:t xml:space="preserve">1 Drive Alone no toll – </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1-occupant auto (SOV) no toll</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2 Drive Alone toll – 1-occupant auto (SOV) toll lane</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3 Shared Ride 2 no toll – 2-occupant auto (HOV) no toll</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4 Shared Ride 2 toll – 2-occupant auto (HOV) toll lane</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5 Shared Ride 3+ no toll – 3-or-more-occupant auto (HOV) no toll</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6 Shared Ride 3+ toll – 3-or-more-occupant auto (HOV) toll lane</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7 Walk – Walk to destination (Auxiliary</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8 Bike – Bike to destination (Auxiliary</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9 WK-Local – Walk to a local bus-only transit path (Walk to Transit)</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10 WK-Exp – Walk to a local or premium bus  transit path (Walk to Transit)</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11  WK-FG – Walk to a fixed-</w:t>
            </w:r>
            <w:proofErr w:type="spellStart"/>
            <w:r w:rsidRPr="00801CA1">
              <w:rPr>
                <w:rFonts w:ascii="Calibri" w:eastAsia="Times New Roman" w:hAnsi="Calibri" w:cs="Calibri"/>
                <w:color w:val="000000"/>
              </w:rPr>
              <w:t>guideway</w:t>
            </w:r>
            <w:proofErr w:type="spellEnd"/>
            <w:r w:rsidRPr="00801CA1">
              <w:rPr>
                <w:rFonts w:ascii="Calibri" w:eastAsia="Times New Roman" w:hAnsi="Calibri" w:cs="Calibri"/>
                <w:color w:val="000000"/>
              </w:rPr>
              <w:t xml:space="preserve"> transit path (Walk to Transit)</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12 KNR – Get dropped off at a transit stop and take transit (Drive to Transit)</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13 PNR-Informal – Drive to an informal park-n-ride lot and taking transit (Drive to Transit)</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14 PNR-Formal – Drive to a formal park-n-ride lot and taking transit (Drive to Transit)</w:t>
            </w:r>
          </w:p>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15 School Bus – School bus for school tours only</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seed</w:t>
            </w:r>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Random number seed</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lastRenderedPageBreak/>
              <w:t>expansionfactor</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Expansion factor</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numberoutboundstops</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Number of Outbound stops on tour</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numberinboundstops</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Number of Inbound stops on tour</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numbertrips</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Number of trips on tour</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outstop_</w:t>
            </w:r>
            <w:r w:rsidRPr="00801CA1">
              <w:rPr>
                <w:rFonts w:ascii="Calibri" w:eastAsia="Times New Roman" w:hAnsi="Calibri" w:cs="Calibri"/>
                <w:i/>
                <w:color w:val="000000"/>
              </w:rPr>
              <w:t>x</w:t>
            </w:r>
            <w:r w:rsidRPr="00801CA1">
              <w:rPr>
                <w:rFonts w:ascii="Calibri" w:eastAsia="Times New Roman" w:hAnsi="Calibri" w:cs="Calibri"/>
                <w:color w:val="000000"/>
              </w:rPr>
              <w:t>_inbound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 if Outbound Stop #X is inbound, 0 if not</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outstop_</w:t>
            </w:r>
            <w:r w:rsidRPr="00801CA1">
              <w:rPr>
                <w:rFonts w:ascii="Calibri" w:eastAsia="Times New Roman" w:hAnsi="Calibri" w:cs="Calibri"/>
                <w:i/>
                <w:color w:val="000000"/>
              </w:rPr>
              <w:t>x</w:t>
            </w:r>
            <w:r w:rsidRPr="00801CA1">
              <w:rPr>
                <w:rFonts w:ascii="Calibri" w:eastAsia="Times New Roman" w:hAnsi="Calibri" w:cs="Calibri"/>
                <w:color w:val="000000"/>
              </w:rPr>
              <w:t>_mode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Mode of Outbound Stop #X, X is 1 up to 4</w:t>
            </w:r>
            <w:r>
              <w:rPr>
                <w:rFonts w:ascii="Calibri" w:eastAsia="Times New Roman" w:hAnsi="Calibri" w:cs="Calibri"/>
                <w:color w:val="000000"/>
              </w:rPr>
              <w:t xml:space="preserve"> stops</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outstop_</w:t>
            </w:r>
            <w:r w:rsidRPr="00801CA1">
              <w:rPr>
                <w:rFonts w:ascii="Calibri" w:eastAsia="Times New Roman" w:hAnsi="Calibri" w:cs="Calibri"/>
                <w:i/>
                <w:color w:val="000000"/>
              </w:rPr>
              <w:t>x</w:t>
            </w:r>
            <w:r w:rsidRPr="00801CA1">
              <w:rPr>
                <w:rFonts w:ascii="Calibri" w:eastAsia="Times New Roman" w:hAnsi="Calibri" w:cs="Calibri"/>
                <w:color w:val="000000"/>
              </w:rPr>
              <w:t>_period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Period of Outbound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outstop_</w:t>
            </w:r>
            <w:r w:rsidRPr="00801CA1">
              <w:rPr>
                <w:rFonts w:ascii="Calibri" w:eastAsia="Times New Roman" w:hAnsi="Calibri" w:cs="Calibri"/>
                <w:i/>
                <w:color w:val="000000"/>
              </w:rPr>
              <w:t>x</w:t>
            </w:r>
            <w:r w:rsidRPr="00801CA1">
              <w:rPr>
                <w:rFonts w:ascii="Calibri" w:eastAsia="Times New Roman" w:hAnsi="Calibri" w:cs="Calibri"/>
                <w:color w:val="000000"/>
              </w:rPr>
              <w:t>_taz</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TAZ of Outbound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outstop_</w:t>
            </w:r>
            <w:r w:rsidRPr="00801CA1">
              <w:rPr>
                <w:rFonts w:ascii="Calibri" w:eastAsia="Times New Roman" w:hAnsi="Calibri" w:cs="Calibri"/>
                <w:i/>
                <w:color w:val="000000"/>
              </w:rPr>
              <w:t>x</w:t>
            </w:r>
            <w:r w:rsidRPr="00801CA1">
              <w:rPr>
                <w:rFonts w:ascii="Calibri" w:eastAsia="Times New Roman" w:hAnsi="Calibri" w:cs="Calibri"/>
                <w:color w:val="000000"/>
              </w:rPr>
              <w:t>_purpose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Purpose of Outbound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outstop_</w:t>
            </w:r>
            <w:r w:rsidRPr="00801CA1">
              <w:rPr>
                <w:rFonts w:ascii="Calibri" w:eastAsia="Times New Roman" w:hAnsi="Calibri" w:cs="Calibri"/>
                <w:i/>
                <w:color w:val="000000"/>
              </w:rPr>
              <w:t>x</w:t>
            </w:r>
            <w:r w:rsidRPr="00801CA1">
              <w:rPr>
                <w:rFonts w:ascii="Calibri" w:eastAsia="Times New Roman" w:hAnsi="Calibri" w:cs="Calibri"/>
                <w:color w:val="000000"/>
              </w:rPr>
              <w:t>_seed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Random number seed of Outbound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instop_</w:t>
            </w:r>
            <w:r w:rsidRPr="00801CA1">
              <w:rPr>
                <w:rFonts w:ascii="Calibri" w:eastAsia="Times New Roman" w:hAnsi="Calibri" w:cs="Calibri"/>
                <w:i/>
                <w:color w:val="000000"/>
              </w:rPr>
              <w:t>x</w:t>
            </w:r>
            <w:r w:rsidRPr="00801CA1">
              <w:rPr>
                <w:rFonts w:ascii="Calibri" w:eastAsia="Times New Roman" w:hAnsi="Calibri" w:cs="Calibri"/>
                <w:color w:val="000000"/>
              </w:rPr>
              <w:t>_inbound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1 if Inbound Stop #X is inbound, 0 if not</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instop_</w:t>
            </w:r>
            <w:r w:rsidRPr="00801CA1">
              <w:rPr>
                <w:rFonts w:ascii="Calibri" w:eastAsia="Times New Roman" w:hAnsi="Calibri" w:cs="Calibri"/>
                <w:i/>
                <w:color w:val="000000"/>
              </w:rPr>
              <w:t>x</w:t>
            </w:r>
            <w:r w:rsidRPr="00801CA1">
              <w:rPr>
                <w:rFonts w:ascii="Calibri" w:eastAsia="Times New Roman" w:hAnsi="Calibri" w:cs="Calibri"/>
                <w:color w:val="000000"/>
              </w:rPr>
              <w:t>_mode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Mode of Inbound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instop_</w:t>
            </w:r>
            <w:r w:rsidRPr="00801CA1">
              <w:rPr>
                <w:rFonts w:ascii="Calibri" w:eastAsia="Times New Roman" w:hAnsi="Calibri" w:cs="Calibri"/>
                <w:i/>
                <w:color w:val="000000"/>
              </w:rPr>
              <w:t>x</w:t>
            </w:r>
            <w:r w:rsidRPr="00801CA1">
              <w:rPr>
                <w:rFonts w:ascii="Calibri" w:eastAsia="Times New Roman" w:hAnsi="Calibri" w:cs="Calibri"/>
                <w:color w:val="000000"/>
              </w:rPr>
              <w:t>_period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Period of Inbound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instop_</w:t>
            </w:r>
            <w:r w:rsidRPr="00801CA1">
              <w:rPr>
                <w:rFonts w:ascii="Calibri" w:eastAsia="Times New Roman" w:hAnsi="Calibri" w:cs="Calibri"/>
                <w:i/>
                <w:color w:val="000000"/>
              </w:rPr>
              <w:t>x</w:t>
            </w:r>
            <w:r w:rsidRPr="00801CA1">
              <w:rPr>
                <w:rFonts w:ascii="Calibri" w:eastAsia="Times New Roman" w:hAnsi="Calibri" w:cs="Calibri"/>
                <w:color w:val="000000"/>
              </w:rPr>
              <w:t>_taz</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TAZ of Inbound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instop_</w:t>
            </w:r>
            <w:r w:rsidRPr="00801CA1">
              <w:rPr>
                <w:rFonts w:ascii="Calibri" w:eastAsia="Times New Roman" w:hAnsi="Calibri" w:cs="Calibri"/>
                <w:i/>
                <w:color w:val="000000"/>
              </w:rPr>
              <w:t>x</w:t>
            </w:r>
            <w:r w:rsidRPr="00801CA1">
              <w:rPr>
                <w:rFonts w:ascii="Calibri" w:eastAsia="Times New Roman" w:hAnsi="Calibri" w:cs="Calibri"/>
                <w:color w:val="000000"/>
              </w:rPr>
              <w:t>_purpose</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Purpose of Inbound Stop #X</w:t>
            </w:r>
          </w:p>
        </w:tc>
      </w:tr>
      <w:tr w:rsidR="00801CA1" w:rsidRPr="00801CA1" w:rsidTr="00801CA1">
        <w:trPr>
          <w:trHeight w:val="300"/>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proofErr w:type="spellStart"/>
            <w:r w:rsidRPr="00801CA1">
              <w:rPr>
                <w:rFonts w:ascii="Calibri" w:eastAsia="Times New Roman" w:hAnsi="Calibri" w:cs="Calibri"/>
                <w:color w:val="000000"/>
              </w:rPr>
              <w:t>instop_</w:t>
            </w:r>
            <w:r>
              <w:rPr>
                <w:rFonts w:ascii="Calibri" w:eastAsia="Times New Roman" w:hAnsi="Calibri" w:cs="Calibri"/>
                <w:i/>
                <w:color w:val="000000"/>
              </w:rPr>
              <w:t>x</w:t>
            </w:r>
            <w:r w:rsidRPr="00801CA1">
              <w:rPr>
                <w:rFonts w:ascii="Calibri" w:eastAsia="Times New Roman" w:hAnsi="Calibri" w:cs="Calibri"/>
                <w:color w:val="000000"/>
              </w:rPr>
              <w:t>_seed</w:t>
            </w:r>
            <w:proofErr w:type="spellEnd"/>
          </w:p>
        </w:tc>
        <w:tc>
          <w:tcPr>
            <w:tcW w:w="6444" w:type="dxa"/>
            <w:tcBorders>
              <w:top w:val="nil"/>
              <w:left w:val="nil"/>
              <w:bottom w:val="single" w:sz="4" w:space="0" w:color="auto"/>
              <w:right w:val="single" w:sz="4" w:space="0" w:color="auto"/>
            </w:tcBorders>
            <w:shd w:val="clear" w:color="auto" w:fill="auto"/>
            <w:noWrap/>
            <w:vAlign w:val="bottom"/>
            <w:hideMark/>
          </w:tcPr>
          <w:p w:rsidR="00801CA1" w:rsidRPr="00801CA1" w:rsidRDefault="00801CA1" w:rsidP="00801CA1">
            <w:pPr>
              <w:spacing w:line="240" w:lineRule="auto"/>
              <w:rPr>
                <w:rFonts w:ascii="Calibri" w:eastAsia="Times New Roman" w:hAnsi="Calibri" w:cs="Calibri"/>
                <w:color w:val="000000"/>
              </w:rPr>
            </w:pPr>
            <w:r w:rsidRPr="00801CA1">
              <w:rPr>
                <w:rFonts w:ascii="Calibri" w:eastAsia="Times New Roman" w:hAnsi="Calibri" w:cs="Calibri"/>
                <w:color w:val="000000"/>
              </w:rPr>
              <w:t>Random number seed of Inbound Stop #X</w:t>
            </w:r>
          </w:p>
        </w:tc>
      </w:tr>
    </w:tbl>
    <w:p w:rsidR="00CA6E37" w:rsidRDefault="00CA6E37" w:rsidP="00CA6E37">
      <w:pPr>
        <w:pStyle w:val="BodyText"/>
        <w:spacing w:after="0"/>
        <w:ind w:left="1080"/>
        <w:jc w:val="both"/>
        <w:rPr>
          <w:rFonts w:cs="Arial"/>
          <w:szCs w:val="22"/>
        </w:rPr>
      </w:pPr>
    </w:p>
    <w:p w:rsidR="00F13E4B" w:rsidRPr="00810AD1" w:rsidRDefault="00F13E4B" w:rsidP="00810AD1">
      <w:pPr>
        <w:pStyle w:val="BodyText"/>
        <w:numPr>
          <w:ilvl w:val="0"/>
          <w:numId w:val="27"/>
        </w:numPr>
        <w:jc w:val="both"/>
        <w:rPr>
          <w:rFonts w:cs="Arial"/>
          <w:sz w:val="22"/>
          <w:szCs w:val="22"/>
        </w:rPr>
      </w:pPr>
      <w:r w:rsidRPr="00810AD1">
        <w:rPr>
          <w:rFonts w:cs="Arial"/>
          <w:sz w:val="22"/>
          <w:szCs w:val="22"/>
        </w:rPr>
        <w:t xml:space="preserve">Trips.csv includes a profile of all trips made on the tour by each person in the household.  </w:t>
      </w:r>
      <w:r w:rsidR="00785CB8" w:rsidRPr="00810AD1">
        <w:rPr>
          <w:rFonts w:cs="Arial"/>
          <w:sz w:val="22"/>
          <w:szCs w:val="22"/>
        </w:rPr>
        <w:t xml:space="preserve">See </w:t>
      </w:r>
      <w:fldSimple w:instr=" REF _Ref358643220 \h  \* MERGEFORMAT ">
        <w:r w:rsidR="001B67BC" w:rsidRPr="00810AD1">
          <w:rPr>
            <w:sz w:val="22"/>
            <w:szCs w:val="22"/>
          </w:rPr>
          <w:t xml:space="preserve">Table </w:t>
        </w:r>
        <w:r w:rsidR="001B67BC" w:rsidRPr="00810AD1">
          <w:rPr>
            <w:noProof/>
            <w:sz w:val="22"/>
            <w:szCs w:val="22"/>
          </w:rPr>
          <w:t>29</w:t>
        </w:r>
      </w:fldSimple>
      <w:r w:rsidR="00785CB8" w:rsidRPr="00810AD1">
        <w:rPr>
          <w:rFonts w:cs="Arial"/>
          <w:sz w:val="22"/>
          <w:szCs w:val="22"/>
        </w:rPr>
        <w:t xml:space="preserve"> below.  </w:t>
      </w:r>
      <w:r w:rsidR="00F508EE" w:rsidRPr="00810AD1">
        <w:rPr>
          <w:rFonts w:cs="Arial"/>
          <w:sz w:val="22"/>
          <w:szCs w:val="22"/>
        </w:rPr>
        <w:t>This includes the origin and destination TAZ of the trip, trip mode, origin and destination purpose, period of the trip (</w:t>
      </w:r>
      <w:r w:rsidR="00785CB8" w:rsidRPr="00810AD1">
        <w:rPr>
          <w:rFonts w:cs="Arial"/>
          <w:sz w:val="22"/>
          <w:szCs w:val="22"/>
        </w:rPr>
        <w:t>half hour</w:t>
      </w:r>
      <w:r w:rsidR="00F508EE" w:rsidRPr="00810AD1">
        <w:rPr>
          <w:rFonts w:cs="Arial"/>
          <w:sz w:val="22"/>
          <w:szCs w:val="22"/>
        </w:rPr>
        <w:t xml:space="preserve"> increments starting at 3:00AM), whether the trip was inbound (inbound = 1) or outbound (inbound = 0), whether the trip is the first of the tour (</w:t>
      </w:r>
      <w:proofErr w:type="spellStart"/>
      <w:r w:rsidR="00F508EE" w:rsidRPr="00810AD1">
        <w:rPr>
          <w:rFonts w:cs="Arial"/>
          <w:sz w:val="22"/>
          <w:szCs w:val="22"/>
        </w:rPr>
        <w:t>firsttrip</w:t>
      </w:r>
      <w:proofErr w:type="spellEnd"/>
      <w:r w:rsidR="00F508EE" w:rsidRPr="00810AD1">
        <w:rPr>
          <w:rFonts w:cs="Arial"/>
          <w:sz w:val="22"/>
          <w:szCs w:val="22"/>
        </w:rPr>
        <w:t xml:space="preserve"> = 1), or last of the tour (</w:t>
      </w:r>
      <w:proofErr w:type="spellStart"/>
      <w:r w:rsidR="00F508EE" w:rsidRPr="00810AD1">
        <w:rPr>
          <w:rFonts w:cs="Arial"/>
          <w:sz w:val="22"/>
          <w:szCs w:val="22"/>
        </w:rPr>
        <w:t>lasttrip</w:t>
      </w:r>
      <w:proofErr w:type="spellEnd"/>
      <w:r w:rsidR="00F508EE" w:rsidRPr="00810AD1">
        <w:rPr>
          <w:rFonts w:cs="Arial"/>
          <w:sz w:val="22"/>
          <w:szCs w:val="22"/>
        </w:rPr>
        <w:t xml:space="preserve"> = 1), and whether origin or destination is the primary destination of the tour.  </w:t>
      </w:r>
    </w:p>
    <w:p w:rsidR="00F508EE" w:rsidRPr="00810AD1" w:rsidRDefault="00F508EE" w:rsidP="00C91E88">
      <w:pPr>
        <w:pStyle w:val="BodyText"/>
        <w:numPr>
          <w:ilvl w:val="1"/>
          <w:numId w:val="27"/>
        </w:numPr>
        <w:spacing w:after="0"/>
        <w:jc w:val="both"/>
        <w:rPr>
          <w:rFonts w:cs="Arial"/>
          <w:sz w:val="22"/>
          <w:szCs w:val="22"/>
        </w:rPr>
      </w:pPr>
      <w:r w:rsidRPr="00810AD1">
        <w:rPr>
          <w:rFonts w:cs="Arial"/>
          <w:sz w:val="22"/>
          <w:szCs w:val="22"/>
        </w:rPr>
        <w:t xml:space="preserve">Trip Mode:  </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 xml:space="preserve">1 Drive </w:t>
      </w:r>
      <w:proofErr w:type="gramStart"/>
      <w:r w:rsidRPr="00810AD1">
        <w:rPr>
          <w:rFonts w:cs="Arial"/>
          <w:sz w:val="22"/>
          <w:szCs w:val="22"/>
        </w:rPr>
        <w:t>Alone</w:t>
      </w:r>
      <w:proofErr w:type="gramEnd"/>
      <w:r w:rsidRPr="00810AD1">
        <w:rPr>
          <w:rFonts w:cs="Arial"/>
          <w:sz w:val="22"/>
          <w:szCs w:val="22"/>
        </w:rPr>
        <w:t xml:space="preserve"> no toll</w:t>
      </w:r>
      <w:r w:rsidR="0052382E" w:rsidRPr="00810AD1">
        <w:rPr>
          <w:rFonts w:cs="Arial"/>
          <w:sz w:val="22"/>
          <w:szCs w:val="22"/>
        </w:rPr>
        <w:t xml:space="preserve"> – 1-occupant auto (SOV) no toll</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 xml:space="preserve">2 Drive Alone </w:t>
      </w:r>
      <w:r w:rsidR="0052382E" w:rsidRPr="00810AD1">
        <w:rPr>
          <w:rFonts w:cs="Arial"/>
          <w:sz w:val="22"/>
          <w:szCs w:val="22"/>
        </w:rPr>
        <w:t xml:space="preserve">toll </w:t>
      </w:r>
      <w:r w:rsidRPr="00810AD1">
        <w:rPr>
          <w:rFonts w:cs="Arial"/>
          <w:sz w:val="22"/>
          <w:szCs w:val="22"/>
        </w:rPr>
        <w:t xml:space="preserve">– </w:t>
      </w:r>
      <w:r w:rsidR="0052382E" w:rsidRPr="00810AD1">
        <w:rPr>
          <w:rFonts w:cs="Arial"/>
          <w:sz w:val="22"/>
          <w:szCs w:val="22"/>
        </w:rPr>
        <w:t xml:space="preserve">1-occupant auto (SOV) </w:t>
      </w:r>
      <w:r w:rsidRPr="00810AD1">
        <w:rPr>
          <w:rFonts w:cs="Arial"/>
          <w:sz w:val="22"/>
          <w:szCs w:val="22"/>
        </w:rPr>
        <w:t>toll</w:t>
      </w:r>
      <w:r w:rsidR="0052382E" w:rsidRPr="00810AD1">
        <w:rPr>
          <w:rFonts w:cs="Arial"/>
          <w:sz w:val="22"/>
          <w:szCs w:val="22"/>
        </w:rPr>
        <w:t xml:space="preserve"> lane</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 xml:space="preserve">3 Shared Ride 2 </w:t>
      </w:r>
      <w:r w:rsidR="0052382E" w:rsidRPr="00810AD1">
        <w:rPr>
          <w:rFonts w:cs="Arial"/>
          <w:sz w:val="22"/>
          <w:szCs w:val="22"/>
        </w:rPr>
        <w:t xml:space="preserve">no toll </w:t>
      </w:r>
      <w:r w:rsidRPr="00810AD1">
        <w:rPr>
          <w:rFonts w:cs="Arial"/>
          <w:sz w:val="22"/>
          <w:szCs w:val="22"/>
        </w:rPr>
        <w:t xml:space="preserve">– </w:t>
      </w:r>
      <w:r w:rsidR="0052382E" w:rsidRPr="00810AD1">
        <w:rPr>
          <w:rFonts w:cs="Arial"/>
          <w:sz w:val="22"/>
          <w:szCs w:val="22"/>
        </w:rPr>
        <w:t xml:space="preserve">2-occupant auto (HOV) </w:t>
      </w:r>
      <w:r w:rsidRPr="00810AD1">
        <w:rPr>
          <w:rFonts w:cs="Arial"/>
          <w:sz w:val="22"/>
          <w:szCs w:val="22"/>
        </w:rPr>
        <w:t>no toll</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 xml:space="preserve">4 Shared Ride 2 </w:t>
      </w:r>
      <w:r w:rsidR="0052382E" w:rsidRPr="00810AD1">
        <w:rPr>
          <w:rFonts w:cs="Arial"/>
          <w:sz w:val="22"/>
          <w:szCs w:val="22"/>
        </w:rPr>
        <w:t xml:space="preserve">toll </w:t>
      </w:r>
      <w:r w:rsidRPr="00810AD1">
        <w:rPr>
          <w:rFonts w:cs="Arial"/>
          <w:sz w:val="22"/>
          <w:szCs w:val="22"/>
        </w:rPr>
        <w:t xml:space="preserve">– </w:t>
      </w:r>
      <w:r w:rsidR="0052382E" w:rsidRPr="00810AD1">
        <w:rPr>
          <w:rFonts w:cs="Arial"/>
          <w:sz w:val="22"/>
          <w:szCs w:val="22"/>
        </w:rPr>
        <w:t xml:space="preserve">2-occupant auto (HOV) </w:t>
      </w:r>
      <w:r w:rsidRPr="00810AD1">
        <w:rPr>
          <w:rFonts w:cs="Arial"/>
          <w:sz w:val="22"/>
          <w:szCs w:val="22"/>
        </w:rPr>
        <w:t>toll</w:t>
      </w:r>
      <w:r w:rsidR="0052382E" w:rsidRPr="00810AD1">
        <w:rPr>
          <w:rFonts w:cs="Arial"/>
          <w:sz w:val="22"/>
          <w:szCs w:val="22"/>
        </w:rPr>
        <w:t xml:space="preserve"> lane</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 xml:space="preserve">5 Shared Ride 3+ </w:t>
      </w:r>
      <w:r w:rsidR="0052382E" w:rsidRPr="00810AD1">
        <w:rPr>
          <w:rFonts w:cs="Arial"/>
          <w:sz w:val="22"/>
          <w:szCs w:val="22"/>
        </w:rPr>
        <w:t xml:space="preserve">no toll </w:t>
      </w:r>
      <w:r w:rsidRPr="00810AD1">
        <w:rPr>
          <w:rFonts w:cs="Arial"/>
          <w:sz w:val="22"/>
          <w:szCs w:val="22"/>
        </w:rPr>
        <w:t xml:space="preserve">– </w:t>
      </w:r>
      <w:r w:rsidR="0052382E" w:rsidRPr="00810AD1">
        <w:rPr>
          <w:rFonts w:cs="Arial"/>
          <w:sz w:val="22"/>
          <w:szCs w:val="22"/>
        </w:rPr>
        <w:t xml:space="preserve">3-or-more-occupant auto (HOV) </w:t>
      </w:r>
      <w:r w:rsidRPr="00810AD1">
        <w:rPr>
          <w:rFonts w:cs="Arial"/>
          <w:sz w:val="22"/>
          <w:szCs w:val="22"/>
        </w:rPr>
        <w:t>no toll</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 xml:space="preserve">6 Shared Ride 3+ </w:t>
      </w:r>
      <w:r w:rsidR="0052382E" w:rsidRPr="00810AD1">
        <w:rPr>
          <w:rFonts w:cs="Arial"/>
          <w:sz w:val="22"/>
          <w:szCs w:val="22"/>
        </w:rPr>
        <w:t xml:space="preserve">toll </w:t>
      </w:r>
      <w:r w:rsidRPr="00810AD1">
        <w:rPr>
          <w:rFonts w:cs="Arial"/>
          <w:sz w:val="22"/>
          <w:szCs w:val="22"/>
        </w:rPr>
        <w:t xml:space="preserve">– </w:t>
      </w:r>
      <w:r w:rsidR="0052382E" w:rsidRPr="00810AD1">
        <w:rPr>
          <w:rFonts w:cs="Arial"/>
          <w:sz w:val="22"/>
          <w:szCs w:val="22"/>
        </w:rPr>
        <w:t xml:space="preserve">3-or-more-occupant auto (HOV) </w:t>
      </w:r>
      <w:r w:rsidRPr="00810AD1">
        <w:rPr>
          <w:rFonts w:cs="Arial"/>
          <w:sz w:val="22"/>
          <w:szCs w:val="22"/>
        </w:rPr>
        <w:t>toll</w:t>
      </w:r>
      <w:r w:rsidR="0052382E" w:rsidRPr="00810AD1">
        <w:rPr>
          <w:rFonts w:cs="Arial"/>
          <w:sz w:val="22"/>
          <w:szCs w:val="22"/>
        </w:rPr>
        <w:t xml:space="preserve"> lane</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7 Walk</w:t>
      </w:r>
      <w:r w:rsidR="0052382E" w:rsidRPr="00810AD1">
        <w:rPr>
          <w:rFonts w:cs="Arial"/>
          <w:sz w:val="22"/>
          <w:szCs w:val="22"/>
        </w:rPr>
        <w:t xml:space="preserve"> – Walk to destination (Auxiliary</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8 Bike</w:t>
      </w:r>
      <w:r w:rsidR="0052382E" w:rsidRPr="00810AD1">
        <w:rPr>
          <w:rFonts w:cs="Arial"/>
          <w:sz w:val="22"/>
          <w:szCs w:val="22"/>
        </w:rPr>
        <w:t xml:space="preserve"> – Bike to destination (Auxiliary</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9 WK-Local</w:t>
      </w:r>
      <w:r w:rsidR="0052382E" w:rsidRPr="00810AD1">
        <w:rPr>
          <w:rFonts w:cs="Arial"/>
          <w:sz w:val="22"/>
          <w:szCs w:val="22"/>
        </w:rPr>
        <w:t xml:space="preserve"> – Walk to a local bus-only transit path (Walk to Transit)</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10 WK-Exp</w:t>
      </w:r>
      <w:r w:rsidR="0052382E" w:rsidRPr="00810AD1">
        <w:rPr>
          <w:rFonts w:cs="Arial"/>
          <w:sz w:val="22"/>
          <w:szCs w:val="22"/>
        </w:rPr>
        <w:t xml:space="preserve"> – Walk to a local or premium </w:t>
      </w:r>
      <w:proofErr w:type="gramStart"/>
      <w:r w:rsidR="0052382E" w:rsidRPr="00810AD1">
        <w:rPr>
          <w:rFonts w:cs="Arial"/>
          <w:sz w:val="22"/>
          <w:szCs w:val="22"/>
        </w:rPr>
        <w:t>bus  transit</w:t>
      </w:r>
      <w:proofErr w:type="gramEnd"/>
      <w:r w:rsidR="0052382E" w:rsidRPr="00810AD1">
        <w:rPr>
          <w:rFonts w:cs="Arial"/>
          <w:sz w:val="22"/>
          <w:szCs w:val="22"/>
        </w:rPr>
        <w:t xml:space="preserve"> path (Walk to Transit)</w:t>
      </w:r>
    </w:p>
    <w:p w:rsidR="00F508EE" w:rsidRPr="00810AD1" w:rsidRDefault="00F508EE" w:rsidP="00F508EE">
      <w:pPr>
        <w:pStyle w:val="BodyText"/>
        <w:spacing w:after="0"/>
        <w:ind w:left="1080"/>
        <w:jc w:val="both"/>
        <w:rPr>
          <w:rFonts w:cs="Arial"/>
          <w:sz w:val="22"/>
          <w:szCs w:val="22"/>
        </w:rPr>
      </w:pPr>
      <w:proofErr w:type="gramStart"/>
      <w:r w:rsidRPr="00810AD1">
        <w:rPr>
          <w:rFonts w:cs="Arial"/>
          <w:sz w:val="22"/>
          <w:szCs w:val="22"/>
        </w:rPr>
        <w:lastRenderedPageBreak/>
        <w:t>11  WK</w:t>
      </w:r>
      <w:proofErr w:type="gramEnd"/>
      <w:r w:rsidRPr="00810AD1">
        <w:rPr>
          <w:rFonts w:cs="Arial"/>
          <w:sz w:val="22"/>
          <w:szCs w:val="22"/>
        </w:rPr>
        <w:t>-FG</w:t>
      </w:r>
      <w:r w:rsidR="0052382E" w:rsidRPr="00810AD1">
        <w:rPr>
          <w:rFonts w:cs="Arial"/>
          <w:sz w:val="22"/>
          <w:szCs w:val="22"/>
        </w:rPr>
        <w:t xml:space="preserve"> – Walk to a fixed-</w:t>
      </w:r>
      <w:proofErr w:type="spellStart"/>
      <w:r w:rsidR="0052382E" w:rsidRPr="00810AD1">
        <w:rPr>
          <w:rFonts w:cs="Arial"/>
          <w:sz w:val="22"/>
          <w:szCs w:val="22"/>
        </w:rPr>
        <w:t>guideway</w:t>
      </w:r>
      <w:proofErr w:type="spellEnd"/>
      <w:r w:rsidR="0052382E" w:rsidRPr="00810AD1">
        <w:rPr>
          <w:rFonts w:cs="Arial"/>
          <w:sz w:val="22"/>
          <w:szCs w:val="22"/>
        </w:rPr>
        <w:t xml:space="preserve"> transit path (Walk to Transit)</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12 KNR</w:t>
      </w:r>
      <w:r w:rsidR="0052382E" w:rsidRPr="00810AD1">
        <w:rPr>
          <w:rFonts w:cs="Arial"/>
          <w:sz w:val="22"/>
          <w:szCs w:val="22"/>
        </w:rPr>
        <w:t xml:space="preserve"> – Get dropped off at a transit stop and take transit (Drive to Transit)</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13 PNR-Informal</w:t>
      </w:r>
      <w:r w:rsidR="0052382E" w:rsidRPr="00810AD1">
        <w:rPr>
          <w:rFonts w:cs="Arial"/>
          <w:sz w:val="22"/>
          <w:szCs w:val="22"/>
        </w:rPr>
        <w:t xml:space="preserve"> – Drive to an informal park-n-ride lot and taking transit (Drive to Transit)</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14 PNR-Formal</w:t>
      </w:r>
      <w:r w:rsidR="0052382E" w:rsidRPr="00810AD1">
        <w:rPr>
          <w:rFonts w:cs="Arial"/>
          <w:sz w:val="22"/>
          <w:szCs w:val="22"/>
        </w:rPr>
        <w:t xml:space="preserve"> – Drive to a formal park-n-ride lot and taking transit (Drive to Transit)</w:t>
      </w:r>
    </w:p>
    <w:p w:rsidR="00F508EE" w:rsidRPr="00810AD1" w:rsidRDefault="00F508EE" w:rsidP="00F508EE">
      <w:pPr>
        <w:pStyle w:val="BodyText"/>
        <w:spacing w:after="0"/>
        <w:ind w:left="1080"/>
        <w:jc w:val="both"/>
        <w:rPr>
          <w:rFonts w:cs="Arial"/>
          <w:sz w:val="22"/>
          <w:szCs w:val="22"/>
        </w:rPr>
      </w:pPr>
      <w:r w:rsidRPr="00810AD1">
        <w:rPr>
          <w:rFonts w:cs="Arial"/>
          <w:sz w:val="22"/>
          <w:szCs w:val="22"/>
        </w:rPr>
        <w:t>15 School Bus</w:t>
      </w:r>
      <w:r w:rsidR="0052382E" w:rsidRPr="00810AD1">
        <w:rPr>
          <w:rFonts w:cs="Arial"/>
          <w:sz w:val="22"/>
          <w:szCs w:val="22"/>
        </w:rPr>
        <w:t xml:space="preserve"> – School bus for school </w:t>
      </w:r>
      <w:r w:rsidR="00CA6E37" w:rsidRPr="00810AD1">
        <w:rPr>
          <w:rFonts w:cs="Arial"/>
          <w:sz w:val="22"/>
          <w:szCs w:val="22"/>
        </w:rPr>
        <w:t>tours</w:t>
      </w:r>
      <w:r w:rsidR="0052382E" w:rsidRPr="00810AD1">
        <w:rPr>
          <w:rFonts w:cs="Arial"/>
          <w:sz w:val="22"/>
          <w:szCs w:val="22"/>
        </w:rPr>
        <w:t xml:space="preserve"> only</w:t>
      </w:r>
    </w:p>
    <w:p w:rsidR="00785CB8" w:rsidRDefault="00785CB8" w:rsidP="00785CB8">
      <w:pPr>
        <w:pStyle w:val="Caption"/>
        <w:keepNext/>
      </w:pPr>
      <w:bookmarkStart w:id="150" w:name="_Ref358643220"/>
      <w:bookmarkStart w:id="151" w:name="_Toc358794026"/>
      <w:r>
        <w:t xml:space="preserve">Table </w:t>
      </w:r>
      <w:fldSimple w:instr=" SEQ Table \* ARABIC ">
        <w:r w:rsidR="001B67BC">
          <w:rPr>
            <w:noProof/>
          </w:rPr>
          <w:t>29</w:t>
        </w:r>
      </w:fldSimple>
      <w:bookmarkEnd w:id="150"/>
      <w:r>
        <w:t>: Trips.csv Data Dictionary</w:t>
      </w:r>
      <w:bookmarkEnd w:id="151"/>
    </w:p>
    <w:tbl>
      <w:tblPr>
        <w:tblW w:w="8969" w:type="dxa"/>
        <w:tblInd w:w="94" w:type="dxa"/>
        <w:tblLook w:val="04A0"/>
      </w:tblPr>
      <w:tblGrid>
        <w:gridCol w:w="2880"/>
        <w:gridCol w:w="6089"/>
      </w:tblGrid>
      <w:tr w:rsidR="00785CB8" w:rsidRPr="00785CB8" w:rsidTr="00785CB8">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hh_id</w:t>
            </w:r>
            <w:proofErr w:type="spellEnd"/>
          </w:p>
        </w:tc>
        <w:tc>
          <w:tcPr>
            <w:tcW w:w="6089" w:type="dxa"/>
            <w:tcBorders>
              <w:top w:val="single" w:sz="4" w:space="0" w:color="auto"/>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Household ID</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person_id</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Person ID</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tour_id</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Tour ID</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trip_id</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Trip ID</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expansionfactor</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Expansion Factor</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origintaz</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Trip Origin TAZ</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Destinationtaz</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Trip Destination TAZ</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tripmode</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Trip Mode</w:t>
            </w:r>
            <w:r>
              <w:rPr>
                <w:rFonts w:ascii="Calibri" w:eastAsia="Times New Roman" w:hAnsi="Calibri" w:cs="Calibri"/>
                <w:color w:val="000000"/>
              </w:rPr>
              <w:t xml:space="preserve">:  </w:t>
            </w:r>
            <w:r w:rsidRPr="00785CB8">
              <w:rPr>
                <w:rFonts w:ascii="Calibri" w:eastAsia="Times New Roman" w:hAnsi="Calibri" w:cs="Calibri"/>
                <w:color w:val="000000"/>
              </w:rPr>
              <w:t xml:space="preserve">Trip Mode:  </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1 Drive Alone no toll – 1-occupant auto (SOV) no toll</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2 Drive Alone toll – 1-occupant auto (SOV) toll lane</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3 Shared Ride 2 no toll – 2-occupant auto (HOV) no toll</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4 Shared Ride 2 toll – 2-occupant auto (HOV) toll lane</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5 Shared Ride 3+ no toll – 3-or-more-occupant auto (HOV) no toll</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6 Shared Ride 3+ toll – 3-or-more-occupant auto (HOV) toll lane</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7 Walk – Walk to destination (Auxiliary</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8 Bike – Bike to destination (Auxiliary</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9 WK-Local – Walk to a local bus-only transit path (Walk to Transit)</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10 WK-Exp – Walk to a local or premium bus  transit path (Walk to Transit)</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11  WK-FG – Walk to a fixed-</w:t>
            </w:r>
            <w:proofErr w:type="spellStart"/>
            <w:r w:rsidRPr="00785CB8">
              <w:rPr>
                <w:rFonts w:ascii="Calibri" w:eastAsia="Times New Roman" w:hAnsi="Calibri" w:cs="Calibri"/>
                <w:color w:val="000000"/>
              </w:rPr>
              <w:t>guideway</w:t>
            </w:r>
            <w:proofErr w:type="spellEnd"/>
            <w:r w:rsidRPr="00785CB8">
              <w:rPr>
                <w:rFonts w:ascii="Calibri" w:eastAsia="Times New Roman" w:hAnsi="Calibri" w:cs="Calibri"/>
                <w:color w:val="000000"/>
              </w:rPr>
              <w:t xml:space="preserve"> transit path (Walk to Transit)</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12 KNR – Get dropped off at a transit stop and take transit (Drive to Transit)</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13 PNR-Informal – Drive to an informal park-n-ride lot and taking transit (Drive to Transit)</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14 PNR-Formal – Drive to a formal park-n-ride lot and taking transit (Drive to Transit)</w:t>
            </w:r>
          </w:p>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15 School Bus – School bus for school tours only</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originpurpose</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Trip Origin Purpose</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destinationPurpose</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Trip Destination Purpose</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period</w:t>
            </w:r>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Period of Trip</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lastRenderedPageBreak/>
              <w:t>inbound</w:t>
            </w:r>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Trip is inbound = 1, 0 if outbound</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firsttrip</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Indicator for whether trip is first trip on tour</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lasttrip</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Indicator for whether trip is last trip on tour</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originIsTourDestination</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Indicator for whether origin of trip is Tour Primary Destination</w:t>
            </w:r>
          </w:p>
        </w:tc>
      </w:tr>
      <w:tr w:rsidR="00785CB8" w:rsidRPr="00785CB8" w:rsidTr="00785CB8">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proofErr w:type="spellStart"/>
            <w:r w:rsidRPr="00785CB8">
              <w:rPr>
                <w:rFonts w:ascii="Calibri" w:eastAsia="Times New Roman" w:hAnsi="Calibri" w:cs="Calibri"/>
                <w:color w:val="000000"/>
              </w:rPr>
              <w:t>destinationIsTourDestination</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785CB8" w:rsidRPr="00785CB8" w:rsidRDefault="00785CB8" w:rsidP="00785CB8">
            <w:pPr>
              <w:spacing w:line="240" w:lineRule="auto"/>
              <w:rPr>
                <w:rFonts w:ascii="Calibri" w:eastAsia="Times New Roman" w:hAnsi="Calibri" w:cs="Calibri"/>
                <w:color w:val="000000"/>
              </w:rPr>
            </w:pPr>
            <w:r w:rsidRPr="00785CB8">
              <w:rPr>
                <w:rFonts w:ascii="Calibri" w:eastAsia="Times New Roman" w:hAnsi="Calibri" w:cs="Calibri"/>
                <w:color w:val="000000"/>
              </w:rPr>
              <w:t>Indicator for whether destination of trip is Tour Primary Destination</w:t>
            </w:r>
          </w:p>
        </w:tc>
      </w:tr>
    </w:tbl>
    <w:p w:rsidR="007A366C" w:rsidRDefault="007A366C" w:rsidP="007A366C"/>
    <w:p w:rsidR="00DE7D57" w:rsidRDefault="00DE7D57" w:rsidP="007A366C">
      <w:r>
        <w:t>After the residential tour-based models are run, the resident auto, transit, non-motorized, and school bus zone to zone matrices are created</w:t>
      </w:r>
      <w:r w:rsidR="003138AB">
        <w:t xml:space="preserve"> for highway and transit assignment</w:t>
      </w:r>
      <w:r>
        <w:t xml:space="preserve"> from the comma separated output files.  </w:t>
      </w:r>
    </w:p>
    <w:p w:rsidR="00DE7D57" w:rsidRDefault="00DE7D57" w:rsidP="007A366C"/>
    <w:p w:rsidR="00DE7D57" w:rsidRPr="0001164C" w:rsidRDefault="00DE7D57" w:rsidP="00DE7D57">
      <w:pPr>
        <w:pStyle w:val="ListParagraph"/>
        <w:ind w:left="0"/>
        <w:jc w:val="both"/>
        <w:rPr>
          <w:rFonts w:cs="Arial"/>
        </w:rPr>
      </w:pPr>
      <w:r>
        <w:rPr>
          <w:rFonts w:cs="Arial"/>
        </w:rPr>
        <w:t>Next</w:t>
      </w:r>
      <w:r w:rsidRPr="0001164C">
        <w:rPr>
          <w:rFonts w:cs="Arial"/>
        </w:rPr>
        <w:t xml:space="preserve"> the </w:t>
      </w:r>
      <w:r>
        <w:rPr>
          <w:rFonts w:cs="Arial"/>
        </w:rPr>
        <w:t>visitor</w:t>
      </w:r>
      <w:r w:rsidRPr="0001164C">
        <w:rPr>
          <w:rFonts w:cs="Arial"/>
        </w:rPr>
        <w:t xml:space="preserve"> tour based model is run.  The inputs (including UECs) and outputs are listed below: </w:t>
      </w:r>
    </w:p>
    <w:p w:rsidR="00DE7D57" w:rsidRPr="000966C1" w:rsidRDefault="00DE7D57" w:rsidP="00DE7D57">
      <w:pPr>
        <w:pStyle w:val="ListParagraph"/>
        <w:ind w:left="0"/>
        <w:jc w:val="both"/>
        <w:rPr>
          <w:rFonts w:cs="Arial"/>
        </w:rPr>
      </w:pPr>
    </w:p>
    <w:p w:rsidR="00DE7D57" w:rsidRPr="0001164C" w:rsidRDefault="00DE7D57" w:rsidP="00DE7D57">
      <w:pPr>
        <w:pStyle w:val="ListParagraph"/>
        <w:ind w:left="360"/>
        <w:jc w:val="both"/>
        <w:rPr>
          <w:rFonts w:cs="Arial"/>
          <w:b/>
          <w:sz w:val="24"/>
          <w:szCs w:val="24"/>
        </w:rPr>
      </w:pPr>
      <w:r w:rsidRPr="0001164C">
        <w:rPr>
          <w:rFonts w:cs="Arial"/>
          <w:b/>
          <w:sz w:val="24"/>
          <w:szCs w:val="24"/>
        </w:rPr>
        <w:t>Input Files:</w:t>
      </w:r>
    </w:p>
    <w:p w:rsidR="00DE7D57" w:rsidRPr="00810AD1" w:rsidRDefault="00DE7D57" w:rsidP="00810AD1">
      <w:pPr>
        <w:pStyle w:val="BodyText"/>
        <w:numPr>
          <w:ilvl w:val="0"/>
          <w:numId w:val="10"/>
        </w:numPr>
        <w:spacing w:after="0"/>
        <w:rPr>
          <w:rFonts w:cs="Arial"/>
          <w:sz w:val="22"/>
          <w:szCs w:val="22"/>
        </w:rPr>
      </w:pPr>
      <w:r w:rsidRPr="00810AD1">
        <w:rPr>
          <w:rFonts w:cs="Arial"/>
          <w:sz w:val="22"/>
          <w:szCs w:val="22"/>
        </w:rPr>
        <w:t>TAZdata.csv</w:t>
      </w:r>
    </w:p>
    <w:p w:rsidR="00DE7D57" w:rsidRPr="00810AD1" w:rsidRDefault="00DE7D57" w:rsidP="00810AD1">
      <w:pPr>
        <w:pStyle w:val="BodyText"/>
        <w:numPr>
          <w:ilvl w:val="0"/>
          <w:numId w:val="10"/>
        </w:numPr>
        <w:spacing w:after="0"/>
        <w:rPr>
          <w:rFonts w:cs="Arial"/>
          <w:sz w:val="22"/>
          <w:szCs w:val="22"/>
        </w:rPr>
      </w:pPr>
      <w:r w:rsidRPr="00810AD1">
        <w:rPr>
          <w:rFonts w:cs="Arial"/>
          <w:sz w:val="22"/>
          <w:szCs w:val="22"/>
        </w:rPr>
        <w:t xml:space="preserve">Highway and Transit skim files by time period as noted in highway and transit skimming section.  </w:t>
      </w:r>
    </w:p>
    <w:p w:rsidR="00DE7D57" w:rsidRPr="00810AD1" w:rsidRDefault="00DE7D57" w:rsidP="00C91E88">
      <w:pPr>
        <w:pStyle w:val="BodyText"/>
        <w:numPr>
          <w:ilvl w:val="0"/>
          <w:numId w:val="10"/>
        </w:numPr>
        <w:rPr>
          <w:rFonts w:cs="Arial"/>
          <w:sz w:val="22"/>
          <w:szCs w:val="22"/>
        </w:rPr>
      </w:pPr>
      <w:r w:rsidRPr="00810AD1">
        <w:rPr>
          <w:rFonts w:cs="Arial"/>
          <w:sz w:val="22"/>
          <w:szCs w:val="22"/>
        </w:rPr>
        <w:t xml:space="preserve">All the UECs described in the Inputs section at the beginning of this document.  </w:t>
      </w:r>
    </w:p>
    <w:p w:rsidR="00DE7D57" w:rsidRPr="00BF36E6" w:rsidRDefault="00DE7D57" w:rsidP="00DE7D57">
      <w:pPr>
        <w:pStyle w:val="ListParagraph"/>
        <w:ind w:left="360"/>
        <w:jc w:val="both"/>
        <w:rPr>
          <w:rFonts w:cs="Arial"/>
          <w:b/>
          <w:sz w:val="24"/>
          <w:szCs w:val="24"/>
        </w:rPr>
      </w:pPr>
      <w:r w:rsidRPr="00BF36E6">
        <w:rPr>
          <w:rFonts w:cs="Arial"/>
          <w:b/>
          <w:sz w:val="24"/>
          <w:szCs w:val="24"/>
        </w:rPr>
        <w:t>Output Files:</w:t>
      </w:r>
    </w:p>
    <w:p w:rsidR="00DE7D57" w:rsidRPr="00810AD1" w:rsidRDefault="00DE7D57" w:rsidP="00C91E88">
      <w:pPr>
        <w:pStyle w:val="BodyText"/>
        <w:numPr>
          <w:ilvl w:val="0"/>
          <w:numId w:val="27"/>
        </w:numPr>
        <w:jc w:val="both"/>
        <w:rPr>
          <w:rFonts w:cs="Arial"/>
          <w:sz w:val="22"/>
          <w:szCs w:val="22"/>
        </w:rPr>
      </w:pPr>
      <w:r w:rsidRPr="00810AD1">
        <w:rPr>
          <w:rFonts w:cs="Arial"/>
          <w:sz w:val="22"/>
          <w:szCs w:val="22"/>
        </w:rPr>
        <w:t xml:space="preserve">visitorTours.csv – includes a profile of the </w:t>
      </w:r>
      <w:r w:rsidR="0054010E" w:rsidRPr="00810AD1">
        <w:rPr>
          <w:rFonts w:cs="Arial"/>
          <w:sz w:val="22"/>
          <w:szCs w:val="22"/>
        </w:rPr>
        <w:t xml:space="preserve">visitor and the </w:t>
      </w:r>
      <w:r w:rsidRPr="00810AD1">
        <w:rPr>
          <w:rFonts w:cs="Arial"/>
          <w:sz w:val="22"/>
          <w:szCs w:val="22"/>
        </w:rPr>
        <w:t xml:space="preserve">tours </w:t>
      </w:r>
      <w:r w:rsidR="0054010E" w:rsidRPr="00810AD1">
        <w:rPr>
          <w:rFonts w:cs="Arial"/>
          <w:sz w:val="22"/>
          <w:szCs w:val="22"/>
        </w:rPr>
        <w:t xml:space="preserve">they </w:t>
      </w:r>
      <w:r w:rsidRPr="00810AD1">
        <w:rPr>
          <w:rFonts w:cs="Arial"/>
          <w:sz w:val="22"/>
          <w:szCs w:val="22"/>
        </w:rPr>
        <w:t xml:space="preserve">generated.  </w:t>
      </w:r>
      <w:r w:rsidR="003A3E6C" w:rsidRPr="00810AD1">
        <w:rPr>
          <w:rFonts w:cs="Arial"/>
          <w:sz w:val="22"/>
          <w:szCs w:val="22"/>
        </w:rPr>
        <w:t xml:space="preserve">See </w:t>
      </w:r>
      <w:fldSimple w:instr=" REF _Ref358643768 \h  \* MERGEFORMAT ">
        <w:r w:rsidR="001B67BC" w:rsidRPr="00810AD1">
          <w:rPr>
            <w:sz w:val="22"/>
            <w:szCs w:val="22"/>
          </w:rPr>
          <w:t xml:space="preserve">Table </w:t>
        </w:r>
        <w:r w:rsidR="001B67BC" w:rsidRPr="00810AD1">
          <w:rPr>
            <w:noProof/>
            <w:sz w:val="22"/>
            <w:szCs w:val="22"/>
          </w:rPr>
          <w:t>30</w:t>
        </w:r>
      </w:fldSimple>
      <w:r w:rsidR="003A3E6C" w:rsidRPr="00810AD1">
        <w:rPr>
          <w:rFonts w:cs="Arial"/>
          <w:sz w:val="22"/>
          <w:szCs w:val="22"/>
        </w:rPr>
        <w:t xml:space="preserve"> below.  </w:t>
      </w:r>
      <w:r w:rsidRPr="00810AD1">
        <w:rPr>
          <w:rFonts w:cs="Arial"/>
          <w:sz w:val="22"/>
          <w:szCs w:val="22"/>
        </w:rPr>
        <w:t xml:space="preserve">This includes the </w:t>
      </w:r>
      <w:r w:rsidR="0054010E" w:rsidRPr="00810AD1">
        <w:rPr>
          <w:rFonts w:cs="Arial"/>
          <w:sz w:val="22"/>
          <w:szCs w:val="22"/>
        </w:rPr>
        <w:t>income of the visitor (fixed based on survey), whether an auto was available to use, whether the visit was on personal or business, purpose of the tour, the number of participants on the tour, th</w:t>
      </w:r>
      <w:r w:rsidRPr="00810AD1">
        <w:rPr>
          <w:rFonts w:cs="Arial"/>
          <w:sz w:val="22"/>
          <w:szCs w:val="22"/>
        </w:rPr>
        <w:t xml:space="preserve">e time the </w:t>
      </w:r>
      <w:r w:rsidR="0054010E" w:rsidRPr="00810AD1">
        <w:rPr>
          <w:rFonts w:cs="Arial"/>
          <w:sz w:val="22"/>
          <w:szCs w:val="22"/>
        </w:rPr>
        <w:t>visitor</w:t>
      </w:r>
      <w:r w:rsidRPr="00810AD1">
        <w:rPr>
          <w:rFonts w:cs="Arial"/>
          <w:sz w:val="22"/>
          <w:szCs w:val="22"/>
        </w:rPr>
        <w:t xml:space="preserve"> departed on the tour (in </w:t>
      </w:r>
      <w:r w:rsidR="003A3E6C" w:rsidRPr="00810AD1">
        <w:rPr>
          <w:rFonts w:cs="Arial"/>
          <w:sz w:val="22"/>
          <w:szCs w:val="22"/>
        </w:rPr>
        <w:t>half-hour</w:t>
      </w:r>
      <w:r w:rsidRPr="00810AD1">
        <w:rPr>
          <w:rFonts w:cs="Arial"/>
          <w:sz w:val="22"/>
          <w:szCs w:val="22"/>
        </w:rPr>
        <w:t xml:space="preserve"> increments starting at 3:00AM), the time the </w:t>
      </w:r>
      <w:r w:rsidR="0054010E" w:rsidRPr="00810AD1">
        <w:rPr>
          <w:rFonts w:cs="Arial"/>
          <w:sz w:val="22"/>
          <w:szCs w:val="22"/>
        </w:rPr>
        <w:t>visitor</w:t>
      </w:r>
      <w:r w:rsidRPr="00810AD1">
        <w:rPr>
          <w:rFonts w:cs="Arial"/>
          <w:sz w:val="22"/>
          <w:szCs w:val="22"/>
        </w:rPr>
        <w:t xml:space="preserve"> arrived at the primary destination of the tour, the origin and primary destination TAZ of the tour, the primary mode of the tour</w:t>
      </w:r>
      <w:r w:rsidR="004E6C8A" w:rsidRPr="00810AD1">
        <w:rPr>
          <w:rFonts w:cs="Arial"/>
          <w:sz w:val="22"/>
          <w:szCs w:val="22"/>
        </w:rPr>
        <w:t xml:space="preserve"> (same codes as residential tour modes)</w:t>
      </w:r>
      <w:r w:rsidRPr="00810AD1">
        <w:rPr>
          <w:rFonts w:cs="Arial"/>
          <w:sz w:val="22"/>
          <w:szCs w:val="22"/>
        </w:rPr>
        <w:t xml:space="preserve">, and the number of outbound and inbound stops on the tour.  Also for all stops on the tour, the information about each stop is generated, i.e. stop is inbound (inbound = 1) or outbound (inbound = 0), mode used for that stop, the time period, TAZ of the stop, and purpose of the stop (same code as tour purpose).  </w:t>
      </w:r>
    </w:p>
    <w:p w:rsidR="003A3E6C" w:rsidRDefault="003A3E6C" w:rsidP="000B40D4">
      <w:pPr>
        <w:pStyle w:val="Caption"/>
        <w:keepNext/>
      </w:pPr>
      <w:bookmarkStart w:id="152" w:name="_Ref358643768"/>
      <w:bookmarkStart w:id="153" w:name="_Toc358794027"/>
      <w:r>
        <w:lastRenderedPageBreak/>
        <w:t xml:space="preserve">Table </w:t>
      </w:r>
      <w:fldSimple w:instr=" SEQ Table \* ARABIC ">
        <w:r w:rsidR="001B67BC">
          <w:rPr>
            <w:noProof/>
          </w:rPr>
          <w:t>30</w:t>
        </w:r>
      </w:fldSimple>
      <w:bookmarkEnd w:id="152"/>
      <w:r>
        <w:t>: VisitorTours.csv Data Dictionary</w:t>
      </w:r>
      <w:bookmarkEnd w:id="153"/>
    </w:p>
    <w:tbl>
      <w:tblPr>
        <w:tblW w:w="8744" w:type="dxa"/>
        <w:tblInd w:w="94" w:type="dxa"/>
        <w:tblLook w:val="04A0"/>
      </w:tblPr>
      <w:tblGrid>
        <w:gridCol w:w="2400"/>
        <w:gridCol w:w="6344"/>
      </w:tblGrid>
      <w:tr w:rsidR="003A3E6C" w:rsidRPr="003A3E6C" w:rsidTr="003A3E6C">
        <w:trPr>
          <w:trHeight w:val="300"/>
        </w:trPr>
        <w:tc>
          <w:tcPr>
            <w:tcW w:w="2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tour_id</w:t>
            </w:r>
            <w:proofErr w:type="spellEnd"/>
          </w:p>
        </w:tc>
        <w:tc>
          <w:tcPr>
            <w:tcW w:w="6344" w:type="dxa"/>
            <w:tcBorders>
              <w:top w:val="single" w:sz="4" w:space="0" w:color="auto"/>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Tour ID</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income</w:t>
            </w:r>
          </w:p>
        </w:tc>
        <w:tc>
          <w:tcPr>
            <w:tcW w:w="6344" w:type="dxa"/>
            <w:tcBorders>
              <w:top w:val="nil"/>
              <w:left w:val="nil"/>
              <w:bottom w:val="single" w:sz="4" w:space="0" w:color="auto"/>
              <w:right w:val="single" w:sz="4" w:space="0" w:color="auto"/>
            </w:tcBorders>
            <w:shd w:val="clear" w:color="auto" w:fill="auto"/>
            <w:noWrap/>
            <w:vAlign w:val="bottom"/>
            <w:hideMark/>
          </w:tcPr>
          <w:p w:rsid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Income</w:t>
            </w:r>
            <w:r>
              <w:rPr>
                <w:rFonts w:ascii="Calibri" w:eastAsia="Times New Roman" w:hAnsi="Calibri" w:cs="Calibri"/>
                <w:color w:val="000000"/>
              </w:rPr>
              <w:t>:</w:t>
            </w:r>
          </w:p>
          <w:tbl>
            <w:tblPr>
              <w:tblW w:w="1614" w:type="dxa"/>
              <w:tblLook w:val="04A0"/>
            </w:tblPr>
            <w:tblGrid>
              <w:gridCol w:w="1614"/>
            </w:tblGrid>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1: &lt;$10K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2: $10K-$14.9K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3: $15K-$24.9K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4: $25K-$34.9K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5: $35K-$49.9K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6: $50K-$74.9K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7: $75K-$99.9K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8: $100K-$149.9K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9: $150K-$199.9K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10: $200K+</w:t>
                  </w:r>
                </w:p>
              </w:tc>
            </w:tr>
            <w:tr w:rsidR="003A3E6C" w:rsidRPr="003A3E6C" w:rsidTr="003A3E6C">
              <w:trPr>
                <w:trHeight w:val="300"/>
              </w:trPr>
              <w:tc>
                <w:tcPr>
                  <w:tcW w:w="1614" w:type="dxa"/>
                  <w:tcBorders>
                    <w:top w:val="nil"/>
                    <w:left w:val="nil"/>
                    <w:bottom w:val="nil"/>
                    <w:right w:val="nil"/>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99: Refused</w:t>
                  </w:r>
                </w:p>
              </w:tc>
            </w:tr>
          </w:tbl>
          <w:p w:rsidR="003A3E6C" w:rsidRPr="003A3E6C" w:rsidRDefault="003A3E6C" w:rsidP="00E748B0">
            <w:pPr>
              <w:spacing w:line="240" w:lineRule="auto"/>
              <w:rPr>
                <w:rFonts w:ascii="Calibri" w:eastAsia="Times New Roman" w:hAnsi="Calibri" w:cs="Calibri"/>
                <w:color w:val="000000"/>
              </w:rPr>
            </w:pP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autoavailable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Auto available = 1, else 0</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segment</w:t>
            </w:r>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Visitor Segment</w:t>
            </w:r>
            <w:r>
              <w:rPr>
                <w:rFonts w:ascii="Calibri" w:eastAsia="Times New Roman" w:hAnsi="Calibri" w:cs="Calibri"/>
                <w:color w:val="000000"/>
              </w:rPr>
              <w:t>:  0 Business, 1 Personal</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purpose</w:t>
            </w:r>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Tour Purpose</w:t>
            </w:r>
            <w:r>
              <w:rPr>
                <w:rFonts w:ascii="Calibri" w:eastAsia="Times New Roman" w:hAnsi="Calibri" w:cs="Calibri"/>
                <w:color w:val="000000"/>
              </w:rPr>
              <w:t>:  0 Work, 1 Recreation, 2 Shopping, 3 Dining</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numberOfParticipants</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Number of Participants</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departtime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Departure time of tour</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arrivetime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Arrival time of tour</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origintaz</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Tour Origin</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destinationtaz</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Tour Primary Destination</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Tourmode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Tour Mode</w:t>
            </w:r>
            <w:r>
              <w:rPr>
                <w:rFonts w:ascii="Calibri" w:eastAsia="Times New Roman" w:hAnsi="Calibri" w:cs="Calibri"/>
                <w:color w:val="000000"/>
              </w:rPr>
              <w:t xml:space="preserve">:  </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1 Drive Alone no toll – 1-occupant auto (SOV) no toll</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2 Drive Alone toll – 1-occupant auto (SOV) toll lane</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3 Shared Ride 2 no toll – 2-occupant auto (HOV) no toll</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4 Shared Ride 2 toll – 2-occupant auto (HOV) toll lane</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5 Shared Ride 3+ no toll – 3-or-more-occupant auto (HOV) no toll</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6 Shared Ride 3+ toll – 3-or-more-occupant auto (HOV) toll lane</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7 Walk – Walk to destination (Auxiliary</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8 Bike – Bike to destination (Auxiliary</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9 WK-Local – Walk to a local bus-only transit path (Walk to Transit)</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10 WK-Exp – Walk to a local or premium bus  transit path (Walk to Transit)</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11  WK-FG – Walk to a fixed-</w:t>
            </w:r>
            <w:proofErr w:type="spellStart"/>
            <w:r w:rsidRPr="00801CA1">
              <w:rPr>
                <w:rFonts w:ascii="Calibri" w:eastAsia="Times New Roman" w:hAnsi="Calibri" w:cs="Calibri"/>
                <w:color w:val="000000"/>
              </w:rPr>
              <w:t>guideway</w:t>
            </w:r>
            <w:proofErr w:type="spellEnd"/>
            <w:r w:rsidRPr="00801CA1">
              <w:rPr>
                <w:rFonts w:ascii="Calibri" w:eastAsia="Times New Roman" w:hAnsi="Calibri" w:cs="Calibri"/>
                <w:color w:val="000000"/>
              </w:rPr>
              <w:t xml:space="preserve"> transit path (Walk to Transit)</w:t>
            </w:r>
          </w:p>
          <w:p w:rsidR="003A3E6C" w:rsidRDefault="003A3E6C" w:rsidP="003A3E6C">
            <w:pPr>
              <w:spacing w:line="240" w:lineRule="auto"/>
              <w:rPr>
                <w:rFonts w:ascii="Calibri" w:eastAsia="Times New Roman" w:hAnsi="Calibri" w:cs="Calibri"/>
                <w:color w:val="000000"/>
              </w:rPr>
            </w:pPr>
            <w:r>
              <w:rPr>
                <w:rFonts w:ascii="Calibri" w:eastAsia="Times New Roman" w:hAnsi="Calibri" w:cs="Calibri"/>
                <w:color w:val="000000"/>
              </w:rPr>
              <w:t>16  Trolley</w:t>
            </w:r>
          </w:p>
          <w:p w:rsidR="003A3E6C" w:rsidRDefault="003A3E6C" w:rsidP="003A3E6C">
            <w:pPr>
              <w:spacing w:line="240" w:lineRule="auto"/>
              <w:rPr>
                <w:rFonts w:ascii="Calibri" w:eastAsia="Times New Roman" w:hAnsi="Calibri" w:cs="Calibri"/>
                <w:color w:val="000000"/>
              </w:rPr>
            </w:pPr>
            <w:r>
              <w:rPr>
                <w:rFonts w:ascii="Calibri" w:eastAsia="Times New Roman" w:hAnsi="Calibri" w:cs="Calibri"/>
                <w:color w:val="000000"/>
              </w:rPr>
              <w:t>17  Tour Bus</w:t>
            </w:r>
          </w:p>
          <w:p w:rsidR="003A3E6C" w:rsidRPr="003A3E6C" w:rsidRDefault="003A3E6C" w:rsidP="003A3E6C">
            <w:pPr>
              <w:spacing w:line="240" w:lineRule="auto"/>
              <w:rPr>
                <w:rFonts w:ascii="Calibri" w:eastAsia="Times New Roman" w:hAnsi="Calibri" w:cs="Calibri"/>
                <w:color w:val="000000"/>
              </w:rPr>
            </w:pPr>
            <w:r>
              <w:rPr>
                <w:rFonts w:ascii="Calibri" w:eastAsia="Times New Roman" w:hAnsi="Calibri" w:cs="Calibri"/>
                <w:color w:val="000000"/>
              </w:rPr>
              <w:t>18  Taxi</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seed</w:t>
            </w:r>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Random number seed</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lastRenderedPageBreak/>
              <w:t>expansionfactor</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Expansion factor</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numberOutboundStops</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Number of Outbound stops on tour</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numberInboundStops</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Number of Inbound stops on tour</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numberTrips</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Number of trips on tour</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outstop_x_inbound</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1 if Outbound Stop #X is inbound, 0 if not</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outstop_x_mode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Mode of Outbound Stop #X, X is 1 up to 4</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outstop_x_period</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Period of Outbound Stop #X</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outstop_x_taz</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TAZ of Outbound Stop #X</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outstop_x_purpose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Purpose of Outbound Stop #X</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instop_x_inbound</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1 if Inbound Stop #X is inbound, 0 if not</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instop_x_mode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Mode of Inbound Stop #X</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instop_x_period</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Period of Inbound Stop #X</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instop_x_taz</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TAZ of Inbound Stop #X</w:t>
            </w:r>
          </w:p>
        </w:tc>
      </w:tr>
      <w:tr w:rsidR="003A3E6C" w:rsidRPr="003A3E6C" w:rsidTr="003A3E6C">
        <w:trPr>
          <w:trHeight w:val="300"/>
        </w:trPr>
        <w:tc>
          <w:tcPr>
            <w:tcW w:w="2400"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instop_x_purpose</w:t>
            </w:r>
            <w:proofErr w:type="spellEnd"/>
          </w:p>
        </w:tc>
        <w:tc>
          <w:tcPr>
            <w:tcW w:w="6344"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E748B0">
            <w:pPr>
              <w:spacing w:line="240" w:lineRule="auto"/>
              <w:rPr>
                <w:rFonts w:ascii="Calibri" w:eastAsia="Times New Roman" w:hAnsi="Calibri" w:cs="Calibri"/>
                <w:color w:val="000000"/>
              </w:rPr>
            </w:pPr>
            <w:r w:rsidRPr="003A3E6C">
              <w:rPr>
                <w:rFonts w:ascii="Calibri" w:eastAsia="Times New Roman" w:hAnsi="Calibri" w:cs="Calibri"/>
                <w:color w:val="000000"/>
              </w:rPr>
              <w:t>Purpose of Inbound Stop #X</w:t>
            </w:r>
          </w:p>
        </w:tc>
      </w:tr>
    </w:tbl>
    <w:p w:rsidR="003A3E6C" w:rsidRDefault="003A3E6C" w:rsidP="003A3E6C">
      <w:pPr>
        <w:pStyle w:val="BodyText"/>
        <w:jc w:val="both"/>
        <w:rPr>
          <w:rFonts w:cs="Arial"/>
          <w:szCs w:val="22"/>
        </w:rPr>
      </w:pPr>
    </w:p>
    <w:p w:rsidR="004E6C8A" w:rsidRPr="00810AD1" w:rsidRDefault="00DE7D57" w:rsidP="00C91E88">
      <w:pPr>
        <w:pStyle w:val="BodyText"/>
        <w:numPr>
          <w:ilvl w:val="0"/>
          <w:numId w:val="27"/>
        </w:numPr>
        <w:jc w:val="both"/>
        <w:rPr>
          <w:rFonts w:cs="Arial"/>
          <w:sz w:val="22"/>
          <w:szCs w:val="22"/>
        </w:rPr>
      </w:pPr>
      <w:proofErr w:type="gramStart"/>
      <w:r w:rsidRPr="00810AD1">
        <w:rPr>
          <w:rFonts w:cs="Arial"/>
          <w:sz w:val="22"/>
          <w:szCs w:val="22"/>
        </w:rPr>
        <w:t>visitorTrips.csv</w:t>
      </w:r>
      <w:proofErr w:type="gramEnd"/>
      <w:r w:rsidRPr="00810AD1">
        <w:rPr>
          <w:rFonts w:cs="Arial"/>
          <w:sz w:val="22"/>
          <w:szCs w:val="22"/>
        </w:rPr>
        <w:t xml:space="preserve"> </w:t>
      </w:r>
      <w:r w:rsidR="004E6C8A" w:rsidRPr="00810AD1">
        <w:rPr>
          <w:rFonts w:cs="Arial"/>
          <w:sz w:val="22"/>
          <w:szCs w:val="22"/>
        </w:rPr>
        <w:t xml:space="preserve">includes a profile of all trips made on the tour by each visitor.  </w:t>
      </w:r>
      <w:r w:rsidR="003A3E6C" w:rsidRPr="00810AD1">
        <w:rPr>
          <w:rFonts w:cs="Arial"/>
          <w:sz w:val="22"/>
          <w:szCs w:val="22"/>
        </w:rPr>
        <w:t xml:space="preserve">See </w:t>
      </w:r>
      <w:fldSimple w:instr=" REF _Ref358643980 \h  \* MERGEFORMAT ">
        <w:r w:rsidR="001B67BC" w:rsidRPr="00810AD1">
          <w:rPr>
            <w:sz w:val="22"/>
            <w:szCs w:val="22"/>
          </w:rPr>
          <w:t xml:space="preserve">Table </w:t>
        </w:r>
        <w:r w:rsidR="001B67BC" w:rsidRPr="00810AD1">
          <w:rPr>
            <w:noProof/>
            <w:sz w:val="22"/>
            <w:szCs w:val="22"/>
          </w:rPr>
          <w:t>31</w:t>
        </w:r>
      </w:fldSimple>
      <w:r w:rsidR="003A3E6C" w:rsidRPr="00810AD1">
        <w:rPr>
          <w:rFonts w:cs="Arial"/>
          <w:sz w:val="22"/>
          <w:szCs w:val="22"/>
        </w:rPr>
        <w:t xml:space="preserve"> below.  </w:t>
      </w:r>
      <w:r w:rsidR="004E6C8A" w:rsidRPr="00810AD1">
        <w:rPr>
          <w:rFonts w:cs="Arial"/>
          <w:sz w:val="22"/>
          <w:szCs w:val="22"/>
        </w:rPr>
        <w:t>This includes the origin and destination TAZ of the trip, trip mode (same as resident trip mode</w:t>
      </w:r>
      <w:r w:rsidR="003A3E6C" w:rsidRPr="00810AD1">
        <w:rPr>
          <w:rFonts w:cs="Arial"/>
          <w:sz w:val="22"/>
          <w:szCs w:val="22"/>
        </w:rPr>
        <w:t xml:space="preserve"> with trolley, tour bus and taxi added as modes</w:t>
      </w:r>
      <w:r w:rsidR="004E6C8A" w:rsidRPr="00810AD1">
        <w:rPr>
          <w:rFonts w:cs="Arial"/>
          <w:sz w:val="22"/>
          <w:szCs w:val="22"/>
        </w:rPr>
        <w:t>), origin and destination purpose, period of the trip (</w:t>
      </w:r>
      <w:r w:rsidR="003A3E6C" w:rsidRPr="00810AD1">
        <w:rPr>
          <w:rFonts w:cs="Arial"/>
          <w:sz w:val="22"/>
          <w:szCs w:val="22"/>
        </w:rPr>
        <w:t>half-hour</w:t>
      </w:r>
      <w:r w:rsidR="004E6C8A" w:rsidRPr="00810AD1">
        <w:rPr>
          <w:rFonts w:cs="Arial"/>
          <w:sz w:val="22"/>
          <w:szCs w:val="22"/>
        </w:rPr>
        <w:t xml:space="preserve"> increments starting at 3:00AM), whether the trip was inbound (inbound = 1) or outbound (inbound = 0), whether the trip is the first of the tour (</w:t>
      </w:r>
      <w:proofErr w:type="spellStart"/>
      <w:r w:rsidR="004E6C8A" w:rsidRPr="00810AD1">
        <w:rPr>
          <w:rFonts w:cs="Arial"/>
          <w:sz w:val="22"/>
          <w:szCs w:val="22"/>
        </w:rPr>
        <w:t>firsttrip</w:t>
      </w:r>
      <w:proofErr w:type="spellEnd"/>
      <w:r w:rsidR="004E6C8A" w:rsidRPr="00810AD1">
        <w:rPr>
          <w:rFonts w:cs="Arial"/>
          <w:sz w:val="22"/>
          <w:szCs w:val="22"/>
        </w:rPr>
        <w:t xml:space="preserve"> = 1), or last of the tour (</w:t>
      </w:r>
      <w:proofErr w:type="spellStart"/>
      <w:r w:rsidR="004E6C8A" w:rsidRPr="00810AD1">
        <w:rPr>
          <w:rFonts w:cs="Arial"/>
          <w:sz w:val="22"/>
          <w:szCs w:val="22"/>
        </w:rPr>
        <w:t>lasttrip</w:t>
      </w:r>
      <w:proofErr w:type="spellEnd"/>
      <w:r w:rsidR="004E6C8A" w:rsidRPr="00810AD1">
        <w:rPr>
          <w:rFonts w:cs="Arial"/>
          <w:sz w:val="22"/>
          <w:szCs w:val="22"/>
        </w:rPr>
        <w:t xml:space="preserve"> = 1), and whether origin or destination is the primary destination of the tour.  </w:t>
      </w:r>
    </w:p>
    <w:p w:rsidR="003A3E6C" w:rsidRDefault="003A3E6C" w:rsidP="003A3E6C">
      <w:pPr>
        <w:pStyle w:val="Caption"/>
        <w:keepNext/>
      </w:pPr>
      <w:bookmarkStart w:id="154" w:name="_Ref358643980"/>
      <w:bookmarkStart w:id="155" w:name="_Toc358794028"/>
      <w:r>
        <w:t xml:space="preserve">Table </w:t>
      </w:r>
      <w:fldSimple w:instr=" SEQ Table \* ARABIC ">
        <w:r w:rsidR="001B67BC">
          <w:rPr>
            <w:noProof/>
          </w:rPr>
          <w:t>31</w:t>
        </w:r>
      </w:fldSimple>
      <w:bookmarkEnd w:id="154"/>
      <w:r>
        <w:t>: VisitorTrips.csv Data Dictionary</w:t>
      </w:r>
      <w:bookmarkEnd w:id="155"/>
    </w:p>
    <w:tbl>
      <w:tblPr>
        <w:tblW w:w="8906" w:type="dxa"/>
        <w:tblInd w:w="94" w:type="dxa"/>
        <w:tblLook w:val="04A0"/>
      </w:tblPr>
      <w:tblGrid>
        <w:gridCol w:w="2817"/>
        <w:gridCol w:w="6089"/>
      </w:tblGrid>
      <w:tr w:rsidR="003A3E6C" w:rsidRPr="003A3E6C" w:rsidTr="003A3E6C">
        <w:trPr>
          <w:trHeight w:val="300"/>
        </w:trPr>
        <w:tc>
          <w:tcPr>
            <w:tcW w:w="28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tour_id</w:t>
            </w:r>
            <w:proofErr w:type="spellEnd"/>
          </w:p>
        </w:tc>
        <w:tc>
          <w:tcPr>
            <w:tcW w:w="6089" w:type="dxa"/>
            <w:tcBorders>
              <w:top w:val="single" w:sz="4" w:space="0" w:color="auto"/>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Tour ID</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trip_id</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Trip ID</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expansionfactor</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Expansion Factor</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origintaz</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Trip Origin TAZ</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destinationtaz</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Trip Destination TAZ</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Tripmode</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Default="003A3E6C" w:rsidP="003A3E6C">
            <w:pPr>
              <w:spacing w:line="240" w:lineRule="auto"/>
              <w:rPr>
                <w:rFonts w:ascii="Calibri" w:eastAsia="Times New Roman" w:hAnsi="Calibri" w:cs="Calibri"/>
                <w:color w:val="000000"/>
              </w:rPr>
            </w:pPr>
            <w:r>
              <w:rPr>
                <w:rFonts w:ascii="Calibri" w:eastAsia="Times New Roman" w:hAnsi="Calibri" w:cs="Calibri"/>
                <w:color w:val="000000"/>
              </w:rPr>
              <w:t>Trip</w:t>
            </w:r>
            <w:r w:rsidRPr="00801CA1">
              <w:rPr>
                <w:rFonts w:ascii="Calibri" w:eastAsia="Times New Roman" w:hAnsi="Calibri" w:cs="Calibri"/>
                <w:color w:val="000000"/>
              </w:rPr>
              <w:t xml:space="preserve"> Mode</w:t>
            </w:r>
            <w:r>
              <w:rPr>
                <w:rFonts w:ascii="Calibri" w:eastAsia="Times New Roman" w:hAnsi="Calibri" w:cs="Calibri"/>
                <w:color w:val="000000"/>
              </w:rPr>
              <w:t xml:space="preserve">:  </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1 Drive Alone no toll – 1-occupant auto (SOV) no toll</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2 Drive Alone toll – 1-occupant auto (SOV) toll lane</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3 Shared Ride 2 no toll – 2-occupant auto (HOV) no toll</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4 Shared Ride 2 toll – 2-occupant auto (HOV) toll lane</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5 Shared Ride 3+ no toll – 3-or-more-occupant auto (HOV) no toll</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6 Shared Ride 3+ toll – 3-or-more-occupant auto (HOV) toll lane</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7 Walk – Walk to destination (Auxiliary</w:t>
            </w:r>
            <w:r w:rsidR="000E0DDC">
              <w:rPr>
                <w:rFonts w:ascii="Calibri" w:eastAsia="Times New Roman" w:hAnsi="Calibri" w:cs="Calibri"/>
                <w:color w:val="000000"/>
              </w:rPr>
              <w:t>)</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lastRenderedPageBreak/>
              <w:t>8 Bike – Bike to destination (Auxiliary</w:t>
            </w:r>
            <w:r w:rsidR="000E0DDC">
              <w:rPr>
                <w:rFonts w:ascii="Calibri" w:eastAsia="Times New Roman" w:hAnsi="Calibri" w:cs="Calibri"/>
                <w:color w:val="000000"/>
              </w:rPr>
              <w:t>)</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9 WK-Local – Walk to a local bus-only transit path (Walk to Transit)</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10 WK-Exp – Walk to a local or premium bus  transit path (Walk to Transit)</w:t>
            </w:r>
          </w:p>
          <w:p w:rsidR="003A3E6C" w:rsidRPr="00801CA1" w:rsidRDefault="003A3E6C" w:rsidP="003A3E6C">
            <w:pPr>
              <w:spacing w:line="240" w:lineRule="auto"/>
              <w:rPr>
                <w:rFonts w:ascii="Calibri" w:eastAsia="Times New Roman" w:hAnsi="Calibri" w:cs="Calibri"/>
                <w:color w:val="000000"/>
              </w:rPr>
            </w:pPr>
            <w:r w:rsidRPr="00801CA1">
              <w:rPr>
                <w:rFonts w:ascii="Calibri" w:eastAsia="Times New Roman" w:hAnsi="Calibri" w:cs="Calibri"/>
                <w:color w:val="000000"/>
              </w:rPr>
              <w:t>11  WK-FG – Walk to a fixed-</w:t>
            </w:r>
            <w:proofErr w:type="spellStart"/>
            <w:r w:rsidRPr="00801CA1">
              <w:rPr>
                <w:rFonts w:ascii="Calibri" w:eastAsia="Times New Roman" w:hAnsi="Calibri" w:cs="Calibri"/>
                <w:color w:val="000000"/>
              </w:rPr>
              <w:t>guideway</w:t>
            </w:r>
            <w:proofErr w:type="spellEnd"/>
            <w:r w:rsidRPr="00801CA1">
              <w:rPr>
                <w:rFonts w:ascii="Calibri" w:eastAsia="Times New Roman" w:hAnsi="Calibri" w:cs="Calibri"/>
                <w:color w:val="000000"/>
              </w:rPr>
              <w:t xml:space="preserve"> transit path (Walk to Transit)</w:t>
            </w:r>
          </w:p>
          <w:p w:rsidR="003A3E6C" w:rsidRDefault="003A3E6C" w:rsidP="003A3E6C">
            <w:pPr>
              <w:spacing w:line="240" w:lineRule="auto"/>
              <w:rPr>
                <w:rFonts w:ascii="Calibri" w:eastAsia="Times New Roman" w:hAnsi="Calibri" w:cs="Calibri"/>
                <w:color w:val="000000"/>
              </w:rPr>
            </w:pPr>
            <w:r>
              <w:rPr>
                <w:rFonts w:ascii="Calibri" w:eastAsia="Times New Roman" w:hAnsi="Calibri" w:cs="Calibri"/>
                <w:color w:val="000000"/>
              </w:rPr>
              <w:t>16  Trolley</w:t>
            </w:r>
          </w:p>
          <w:p w:rsidR="003A3E6C" w:rsidRDefault="003A3E6C" w:rsidP="003A3E6C">
            <w:pPr>
              <w:spacing w:line="240" w:lineRule="auto"/>
              <w:rPr>
                <w:rFonts w:ascii="Calibri" w:eastAsia="Times New Roman" w:hAnsi="Calibri" w:cs="Calibri"/>
                <w:color w:val="000000"/>
              </w:rPr>
            </w:pPr>
            <w:r>
              <w:rPr>
                <w:rFonts w:ascii="Calibri" w:eastAsia="Times New Roman" w:hAnsi="Calibri" w:cs="Calibri"/>
                <w:color w:val="000000"/>
              </w:rPr>
              <w:t>17  Tour Bus</w:t>
            </w:r>
          </w:p>
          <w:p w:rsidR="003A3E6C" w:rsidRPr="003A3E6C" w:rsidRDefault="003A3E6C" w:rsidP="003A3E6C">
            <w:pPr>
              <w:spacing w:line="240" w:lineRule="auto"/>
              <w:rPr>
                <w:rFonts w:ascii="Calibri" w:eastAsia="Times New Roman" w:hAnsi="Calibri" w:cs="Calibri"/>
                <w:color w:val="000000"/>
              </w:rPr>
            </w:pPr>
            <w:r>
              <w:rPr>
                <w:rFonts w:ascii="Calibri" w:eastAsia="Times New Roman" w:hAnsi="Calibri" w:cs="Calibri"/>
                <w:color w:val="000000"/>
              </w:rPr>
              <w:t>18  Taxi</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lastRenderedPageBreak/>
              <w:t>originpurpose</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Trip Origin Purpose</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destinationPurpose</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Trip Destination Purpose</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period</w:t>
            </w:r>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Period of Trip</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inbound</w:t>
            </w:r>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Trip is inbound = 1, 0 if outbound</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firsttrip</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Indicator for whether trip is first trip on tour</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lasttrip</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Indicator for whether trip is last trip on tour</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originIsTourDestination</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Indicator for whether origin of trip is Tour Primary Destination</w:t>
            </w:r>
          </w:p>
        </w:tc>
      </w:tr>
      <w:tr w:rsidR="003A3E6C" w:rsidRPr="003A3E6C" w:rsidTr="003A3E6C">
        <w:trPr>
          <w:trHeight w:val="300"/>
        </w:trPr>
        <w:tc>
          <w:tcPr>
            <w:tcW w:w="2817" w:type="dxa"/>
            <w:tcBorders>
              <w:top w:val="nil"/>
              <w:left w:val="single" w:sz="4" w:space="0" w:color="auto"/>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proofErr w:type="spellStart"/>
            <w:r w:rsidRPr="003A3E6C">
              <w:rPr>
                <w:rFonts w:ascii="Calibri" w:eastAsia="Times New Roman" w:hAnsi="Calibri" w:cs="Calibri"/>
                <w:color w:val="000000"/>
              </w:rPr>
              <w:t>destinationIsTourDestination</w:t>
            </w:r>
            <w:proofErr w:type="spellEnd"/>
          </w:p>
        </w:tc>
        <w:tc>
          <w:tcPr>
            <w:tcW w:w="6089" w:type="dxa"/>
            <w:tcBorders>
              <w:top w:val="nil"/>
              <w:left w:val="nil"/>
              <w:bottom w:val="single" w:sz="4" w:space="0" w:color="auto"/>
              <w:right w:val="single" w:sz="4" w:space="0" w:color="auto"/>
            </w:tcBorders>
            <w:shd w:val="clear" w:color="auto" w:fill="auto"/>
            <w:noWrap/>
            <w:vAlign w:val="bottom"/>
            <w:hideMark/>
          </w:tcPr>
          <w:p w:rsidR="003A3E6C" w:rsidRPr="003A3E6C" w:rsidRDefault="003A3E6C" w:rsidP="003A3E6C">
            <w:pPr>
              <w:spacing w:line="240" w:lineRule="auto"/>
              <w:rPr>
                <w:rFonts w:ascii="Calibri" w:eastAsia="Times New Roman" w:hAnsi="Calibri" w:cs="Calibri"/>
                <w:color w:val="000000"/>
              </w:rPr>
            </w:pPr>
            <w:r w:rsidRPr="003A3E6C">
              <w:rPr>
                <w:rFonts w:ascii="Calibri" w:eastAsia="Times New Roman" w:hAnsi="Calibri" w:cs="Calibri"/>
                <w:color w:val="000000"/>
              </w:rPr>
              <w:t>Indicator for whether destination of trip is Tour Primary Destination</w:t>
            </w:r>
          </w:p>
        </w:tc>
      </w:tr>
    </w:tbl>
    <w:p w:rsidR="003A3E6C" w:rsidRDefault="003A3E6C" w:rsidP="000E0DDC">
      <w:pPr>
        <w:pStyle w:val="BodyText"/>
        <w:jc w:val="both"/>
        <w:rPr>
          <w:rFonts w:cs="Arial"/>
          <w:szCs w:val="22"/>
        </w:rPr>
      </w:pPr>
    </w:p>
    <w:p w:rsidR="007A366C" w:rsidRDefault="003138AB" w:rsidP="007A366C">
      <w:r>
        <w:t xml:space="preserve">After the visitor tour-based models are run, the visitor auto, transit, non-motorized, and other modes zone to zone matrices are created for highway and transit assignment from the comma separated output files.  </w:t>
      </w:r>
    </w:p>
    <w:p w:rsidR="007A366C" w:rsidRDefault="007A366C" w:rsidP="007A366C">
      <w:pPr>
        <w:pStyle w:val="Caption"/>
        <w:sectPr w:rsidR="007A366C" w:rsidSect="00C70A59">
          <w:pgSz w:w="12240" w:h="15840"/>
          <w:pgMar w:top="1440" w:right="1260" w:bottom="1440" w:left="1440" w:header="720" w:footer="720" w:gutter="0"/>
          <w:cols w:space="720"/>
          <w:docGrid w:linePitch="360"/>
        </w:sectPr>
      </w:pPr>
      <w:bookmarkStart w:id="156" w:name="_Ref202094805"/>
      <w:bookmarkStart w:id="157" w:name="_Ref202094790"/>
    </w:p>
    <w:p w:rsidR="00685F67" w:rsidRPr="00BF36E6" w:rsidRDefault="00253A91" w:rsidP="008B7EAD">
      <w:pPr>
        <w:pStyle w:val="Heading3"/>
        <w:rPr>
          <w:rFonts w:ascii="Arial" w:hAnsi="Arial" w:cs="Arial"/>
        </w:rPr>
      </w:pPr>
      <w:bookmarkStart w:id="158" w:name="_Toc358793994"/>
      <w:bookmarkEnd w:id="156"/>
      <w:bookmarkEnd w:id="157"/>
      <w:r>
        <w:rPr>
          <w:rFonts w:ascii="Arial" w:hAnsi="Arial" w:cs="Arial"/>
        </w:rPr>
        <w:lastRenderedPageBreak/>
        <w:t>5</w:t>
      </w:r>
      <w:r w:rsidR="00C70055">
        <w:rPr>
          <w:rFonts w:ascii="Arial" w:hAnsi="Arial" w:cs="Arial"/>
        </w:rPr>
        <w:t>.4.6</w:t>
      </w:r>
      <w:r w:rsidR="008B7EAD" w:rsidRPr="00BF36E6">
        <w:rPr>
          <w:rFonts w:ascii="Arial" w:hAnsi="Arial" w:cs="Arial"/>
        </w:rPr>
        <w:t xml:space="preserve"> </w:t>
      </w:r>
      <w:r w:rsidR="00685F67" w:rsidRPr="00BF36E6">
        <w:rPr>
          <w:rFonts w:ascii="Arial" w:hAnsi="Arial" w:cs="Arial"/>
        </w:rPr>
        <w:t>Time of Day</w:t>
      </w:r>
      <w:bookmarkEnd w:id="158"/>
    </w:p>
    <w:p w:rsidR="008B7EAD" w:rsidRPr="006A1E1F" w:rsidRDefault="008B7EAD" w:rsidP="003B4175">
      <w:pPr>
        <w:rPr>
          <w:rFonts w:cs="Arial"/>
        </w:rPr>
      </w:pPr>
    </w:p>
    <w:p w:rsidR="00FD379A" w:rsidRPr="006A1E1F" w:rsidRDefault="000C1813" w:rsidP="00810AD1">
      <w:pPr>
        <w:rPr>
          <w:rFonts w:cs="Arial"/>
        </w:rPr>
      </w:pPr>
      <w:r w:rsidRPr="006A1E1F">
        <w:rPr>
          <w:rFonts w:cs="Arial"/>
        </w:rPr>
        <w:t xml:space="preserve">When the user clicks the “Time of Day” button, </w:t>
      </w:r>
      <w:r w:rsidR="00023E1C">
        <w:rPr>
          <w:rFonts w:cs="Arial"/>
        </w:rPr>
        <w:t xml:space="preserve">the </w:t>
      </w:r>
      <w:r w:rsidRPr="006A1E1F">
        <w:rPr>
          <w:rFonts w:cs="Arial"/>
        </w:rPr>
        <w:t>“time of day”</w:t>
      </w:r>
      <w:r w:rsidR="00705FCE">
        <w:rPr>
          <w:rFonts w:cs="Arial"/>
        </w:rPr>
        <w:t xml:space="preserve"> factors are applied in the TODFactor.rsc GISD-K script</w:t>
      </w:r>
      <w:r w:rsidR="003138AB">
        <w:rPr>
          <w:rFonts w:cs="Arial"/>
        </w:rPr>
        <w:t xml:space="preserve"> for the truck and air passenger trips</w:t>
      </w:r>
      <w:r w:rsidRPr="006A1E1F">
        <w:rPr>
          <w:rFonts w:cs="Arial"/>
        </w:rPr>
        <w:t xml:space="preserve">. The time-of-day and directionality model converts trip tables usable for network assignment.  The </w:t>
      </w:r>
      <w:r w:rsidR="00594D39">
        <w:rPr>
          <w:rFonts w:cs="Arial"/>
        </w:rPr>
        <w:t>truck and air-passenger</w:t>
      </w:r>
      <w:r w:rsidRPr="006A1E1F">
        <w:rPr>
          <w:rFonts w:cs="Arial"/>
        </w:rPr>
        <w:t xml:space="preserve"> model considers travel over 24 hours in a productio</w:t>
      </w:r>
      <w:r w:rsidRPr="006A1E1F">
        <w:rPr>
          <w:rFonts w:cs="Arial"/>
          <w:spacing w:val="20"/>
        </w:rPr>
        <w:t>n/</w:t>
      </w:r>
      <w:r w:rsidRPr="006A1E1F">
        <w:rPr>
          <w:rFonts w:cs="Arial"/>
        </w:rPr>
        <w:t xml:space="preserve">attraction format.  Consequently, four tasks remain that must be accomplished before network-assignment.  First, the 24-hour trip tables must be allocated across the individual time-periods of the day.  Second, the tables must be converted from production-attraction format to origin-destination format.  Third, vehicle trips must be derived from the person-trips-in-private-vehicles estimated for discrete occupancy levels by the mode choice model.  Finally, the resulting trips must be aggregated across </w:t>
      </w:r>
      <w:r w:rsidR="00594D39">
        <w:rPr>
          <w:rFonts w:cs="Arial"/>
        </w:rPr>
        <w:t>all models (residents, visitors, trucks, and air passengers)</w:t>
      </w:r>
      <w:r w:rsidRPr="006A1E1F">
        <w:rPr>
          <w:rFonts w:cs="Arial"/>
        </w:rPr>
        <w:t>.  All of these tasks are accomplished by the Time-of-Da</w:t>
      </w:r>
      <w:r w:rsidRPr="006A1E1F">
        <w:rPr>
          <w:rFonts w:cs="Arial"/>
          <w:spacing w:val="20"/>
        </w:rPr>
        <w:t>y/</w:t>
      </w:r>
      <w:r w:rsidRPr="006A1E1F">
        <w:rPr>
          <w:rFonts w:cs="Arial"/>
        </w:rPr>
        <w:t>Directionality</w:t>
      </w:r>
      <w:r w:rsidR="00705FCE">
        <w:rPr>
          <w:rFonts w:cs="Arial"/>
        </w:rPr>
        <w:t xml:space="preserve"> script</w:t>
      </w:r>
      <w:r w:rsidRPr="006A1E1F">
        <w:rPr>
          <w:rFonts w:cs="Arial"/>
        </w:rPr>
        <w:t>.</w:t>
      </w:r>
      <w:r w:rsidR="0026331B" w:rsidRPr="006A1E1F">
        <w:rPr>
          <w:rFonts w:cs="Arial"/>
        </w:rPr>
        <w:t xml:space="preserve"> </w:t>
      </w:r>
      <w:r w:rsidR="00FD379A" w:rsidRPr="006A1E1F">
        <w:rPr>
          <w:rFonts w:cs="Arial"/>
        </w:rPr>
        <w:t xml:space="preserve">The input files and output files for this task are listed below: </w:t>
      </w:r>
    </w:p>
    <w:p w:rsidR="005B2123" w:rsidRPr="006A1E1F" w:rsidRDefault="00766506" w:rsidP="00705FCE">
      <w:pPr>
        <w:pStyle w:val="ListParagraph"/>
        <w:ind w:left="0"/>
        <w:jc w:val="both"/>
        <w:rPr>
          <w:rFonts w:cs="Arial"/>
        </w:rPr>
      </w:pPr>
      <w:r w:rsidRPr="006A1E1F">
        <w:rPr>
          <w:rFonts w:cs="Arial"/>
          <w:b/>
        </w:rPr>
        <w:t>Input Files:</w:t>
      </w:r>
    </w:p>
    <w:p w:rsidR="008971C9" w:rsidRPr="00810AD1" w:rsidRDefault="003138AB" w:rsidP="00C91E88">
      <w:pPr>
        <w:pStyle w:val="BodyText"/>
        <w:numPr>
          <w:ilvl w:val="0"/>
          <w:numId w:val="13"/>
        </w:numPr>
        <w:tabs>
          <w:tab w:val="num" w:pos="360"/>
        </w:tabs>
        <w:spacing w:after="0"/>
        <w:ind w:left="360"/>
        <w:rPr>
          <w:rFonts w:cs="Arial"/>
          <w:sz w:val="22"/>
          <w:szCs w:val="22"/>
        </w:rPr>
      </w:pPr>
      <w:r w:rsidRPr="00810AD1">
        <w:rPr>
          <w:rFonts w:cs="Arial"/>
          <w:sz w:val="22"/>
          <w:szCs w:val="22"/>
        </w:rPr>
        <w:t>Resident</w:t>
      </w:r>
      <w:r w:rsidR="008971C9" w:rsidRPr="00810AD1">
        <w:rPr>
          <w:rFonts w:cs="Arial"/>
          <w:sz w:val="22"/>
          <w:szCs w:val="22"/>
        </w:rPr>
        <w:t xml:space="preserve"> Trip Files</w:t>
      </w:r>
    </w:p>
    <w:p w:rsidR="00766506" w:rsidRPr="00810AD1" w:rsidRDefault="00D563CF" w:rsidP="00C91E88">
      <w:pPr>
        <w:pStyle w:val="BodyText"/>
        <w:numPr>
          <w:ilvl w:val="0"/>
          <w:numId w:val="13"/>
        </w:numPr>
        <w:tabs>
          <w:tab w:val="num" w:pos="360"/>
        </w:tabs>
        <w:spacing w:after="0"/>
        <w:ind w:left="720"/>
        <w:rPr>
          <w:rFonts w:cs="Arial"/>
          <w:sz w:val="22"/>
          <w:szCs w:val="22"/>
        </w:rPr>
      </w:pPr>
      <w:proofErr w:type="spellStart"/>
      <w:r w:rsidRPr="00810AD1">
        <w:rPr>
          <w:rFonts w:cs="Arial"/>
          <w:sz w:val="22"/>
          <w:szCs w:val="22"/>
        </w:rPr>
        <w:t>residentAutoTrips</w:t>
      </w:r>
      <w:proofErr w:type="spellEnd"/>
      <w:r w:rsidRPr="00810AD1">
        <w:rPr>
          <w:rFonts w:cs="Arial"/>
          <w:sz w:val="22"/>
          <w:szCs w:val="22"/>
        </w:rPr>
        <w:t>_&lt;time period&gt;.MTX</w:t>
      </w:r>
      <w:r w:rsidR="00766506" w:rsidRPr="00810AD1">
        <w:rPr>
          <w:rFonts w:cs="Arial"/>
          <w:sz w:val="22"/>
          <w:szCs w:val="22"/>
        </w:rPr>
        <w:t xml:space="preserve">: </w:t>
      </w:r>
      <w:r w:rsidRPr="00810AD1">
        <w:rPr>
          <w:rFonts w:cs="Arial"/>
          <w:sz w:val="22"/>
          <w:szCs w:val="22"/>
        </w:rPr>
        <w:t>Resident Auto Trips by time period where time period =EA (Early AM), AM (AM Peak Period), MD (Midday period), PM (PM Peak Period), EV (Evening)</w:t>
      </w:r>
    </w:p>
    <w:p w:rsidR="00D563CF" w:rsidRPr="00810AD1" w:rsidRDefault="00D563CF" w:rsidP="00C91E88">
      <w:pPr>
        <w:pStyle w:val="BodyText"/>
        <w:numPr>
          <w:ilvl w:val="0"/>
          <w:numId w:val="13"/>
        </w:numPr>
        <w:tabs>
          <w:tab w:val="num" w:pos="360"/>
        </w:tabs>
        <w:spacing w:after="0"/>
        <w:ind w:left="720"/>
        <w:rPr>
          <w:rFonts w:cs="Arial"/>
          <w:sz w:val="22"/>
          <w:szCs w:val="22"/>
        </w:rPr>
      </w:pPr>
      <w:proofErr w:type="spellStart"/>
      <w:r w:rsidRPr="00810AD1">
        <w:rPr>
          <w:rFonts w:cs="Arial"/>
          <w:sz w:val="22"/>
          <w:szCs w:val="22"/>
        </w:rPr>
        <w:t>residentTranTrips</w:t>
      </w:r>
      <w:proofErr w:type="spellEnd"/>
      <w:r w:rsidRPr="00810AD1">
        <w:rPr>
          <w:rFonts w:cs="Arial"/>
          <w:sz w:val="22"/>
          <w:szCs w:val="22"/>
        </w:rPr>
        <w:t>_&lt;time period&gt;</w:t>
      </w:r>
      <w:r w:rsidR="00766506" w:rsidRPr="00810AD1">
        <w:rPr>
          <w:rFonts w:cs="Arial"/>
          <w:sz w:val="22"/>
          <w:szCs w:val="22"/>
        </w:rPr>
        <w:t>.</w:t>
      </w:r>
      <w:proofErr w:type="spellStart"/>
      <w:r w:rsidR="00766506" w:rsidRPr="00810AD1">
        <w:rPr>
          <w:rFonts w:cs="Arial"/>
          <w:sz w:val="22"/>
          <w:szCs w:val="22"/>
        </w:rPr>
        <w:t>mtx</w:t>
      </w:r>
      <w:proofErr w:type="spellEnd"/>
      <w:r w:rsidR="00766506" w:rsidRPr="00810AD1">
        <w:rPr>
          <w:rFonts w:cs="Arial"/>
          <w:sz w:val="22"/>
          <w:szCs w:val="22"/>
        </w:rPr>
        <w:t xml:space="preserve">: </w:t>
      </w:r>
      <w:r w:rsidRPr="00810AD1">
        <w:rPr>
          <w:rFonts w:cs="Arial"/>
          <w:sz w:val="22"/>
          <w:szCs w:val="22"/>
        </w:rPr>
        <w:t>Resident Transit Trips by time period</w:t>
      </w:r>
    </w:p>
    <w:p w:rsidR="00713ACA" w:rsidRPr="00810AD1" w:rsidRDefault="00713ACA" w:rsidP="00713ACA">
      <w:pPr>
        <w:pStyle w:val="BodyText"/>
        <w:numPr>
          <w:ilvl w:val="0"/>
          <w:numId w:val="13"/>
        </w:numPr>
        <w:tabs>
          <w:tab w:val="num" w:pos="0"/>
        </w:tabs>
        <w:spacing w:after="0"/>
        <w:ind w:left="360"/>
        <w:rPr>
          <w:rFonts w:cs="Arial"/>
          <w:sz w:val="22"/>
          <w:szCs w:val="22"/>
        </w:rPr>
      </w:pPr>
      <w:r w:rsidRPr="00810AD1">
        <w:rPr>
          <w:rFonts w:cs="Arial"/>
          <w:sz w:val="22"/>
          <w:szCs w:val="22"/>
        </w:rPr>
        <w:t>Visitor Trip Files</w:t>
      </w:r>
    </w:p>
    <w:p w:rsidR="00D563CF" w:rsidRPr="00810AD1" w:rsidRDefault="00D563CF" w:rsidP="00C91E88">
      <w:pPr>
        <w:pStyle w:val="BodyText"/>
        <w:numPr>
          <w:ilvl w:val="0"/>
          <w:numId w:val="13"/>
        </w:numPr>
        <w:tabs>
          <w:tab w:val="num" w:pos="360"/>
        </w:tabs>
        <w:spacing w:after="0"/>
        <w:ind w:left="720"/>
        <w:rPr>
          <w:rFonts w:cs="Arial"/>
          <w:sz w:val="22"/>
          <w:szCs w:val="22"/>
        </w:rPr>
      </w:pPr>
      <w:proofErr w:type="spellStart"/>
      <w:r w:rsidRPr="00810AD1">
        <w:rPr>
          <w:rFonts w:cs="Arial"/>
          <w:sz w:val="22"/>
          <w:szCs w:val="22"/>
        </w:rPr>
        <w:t>visitorAutoTrips</w:t>
      </w:r>
      <w:proofErr w:type="spellEnd"/>
      <w:r w:rsidRPr="00810AD1">
        <w:rPr>
          <w:rFonts w:cs="Arial"/>
          <w:sz w:val="22"/>
          <w:szCs w:val="22"/>
        </w:rPr>
        <w:t>_&lt;time period&gt;</w:t>
      </w:r>
      <w:r w:rsidR="00766506" w:rsidRPr="00810AD1">
        <w:rPr>
          <w:rFonts w:cs="Arial"/>
          <w:sz w:val="22"/>
          <w:szCs w:val="22"/>
        </w:rPr>
        <w:t>.</w:t>
      </w:r>
      <w:proofErr w:type="spellStart"/>
      <w:r w:rsidR="00766506" w:rsidRPr="00810AD1">
        <w:rPr>
          <w:rFonts w:cs="Arial"/>
          <w:sz w:val="22"/>
          <w:szCs w:val="22"/>
        </w:rPr>
        <w:t>mtx</w:t>
      </w:r>
      <w:proofErr w:type="spellEnd"/>
      <w:r w:rsidR="00766506" w:rsidRPr="00810AD1">
        <w:rPr>
          <w:rFonts w:cs="Arial"/>
          <w:sz w:val="22"/>
          <w:szCs w:val="22"/>
        </w:rPr>
        <w:t xml:space="preserve">: </w:t>
      </w:r>
      <w:r w:rsidRPr="00810AD1">
        <w:rPr>
          <w:rFonts w:cs="Arial"/>
          <w:sz w:val="22"/>
          <w:szCs w:val="22"/>
        </w:rPr>
        <w:t>Visitor Auto Trips by time period</w:t>
      </w:r>
    </w:p>
    <w:p w:rsidR="00D563CF" w:rsidRPr="00810AD1" w:rsidRDefault="00D563CF" w:rsidP="00D563CF">
      <w:pPr>
        <w:pStyle w:val="BodyText"/>
        <w:numPr>
          <w:ilvl w:val="0"/>
          <w:numId w:val="13"/>
        </w:numPr>
        <w:tabs>
          <w:tab w:val="num" w:pos="360"/>
        </w:tabs>
        <w:spacing w:after="0"/>
        <w:ind w:left="720"/>
        <w:rPr>
          <w:rFonts w:cs="Arial"/>
          <w:sz w:val="22"/>
          <w:szCs w:val="22"/>
        </w:rPr>
      </w:pPr>
      <w:proofErr w:type="spellStart"/>
      <w:r w:rsidRPr="00810AD1">
        <w:rPr>
          <w:rFonts w:cs="Arial"/>
          <w:sz w:val="22"/>
          <w:szCs w:val="22"/>
        </w:rPr>
        <w:t>visitorTranTrips</w:t>
      </w:r>
      <w:proofErr w:type="spellEnd"/>
      <w:r w:rsidRPr="00810AD1">
        <w:rPr>
          <w:rFonts w:cs="Arial"/>
          <w:sz w:val="22"/>
          <w:szCs w:val="22"/>
        </w:rPr>
        <w:t>_&lt;time period&gt;.</w:t>
      </w:r>
      <w:proofErr w:type="spellStart"/>
      <w:r w:rsidRPr="00810AD1">
        <w:rPr>
          <w:rFonts w:cs="Arial"/>
          <w:sz w:val="22"/>
          <w:szCs w:val="22"/>
        </w:rPr>
        <w:t>mtx</w:t>
      </w:r>
      <w:proofErr w:type="spellEnd"/>
      <w:r w:rsidRPr="00810AD1">
        <w:rPr>
          <w:rFonts w:cs="Arial"/>
          <w:sz w:val="22"/>
          <w:szCs w:val="22"/>
        </w:rPr>
        <w:t>: Visitor Transit Trips by time period</w:t>
      </w:r>
    </w:p>
    <w:p w:rsidR="008971C9" w:rsidRPr="00810AD1" w:rsidRDefault="008971C9" w:rsidP="00C91E88">
      <w:pPr>
        <w:pStyle w:val="BodyText"/>
        <w:numPr>
          <w:ilvl w:val="0"/>
          <w:numId w:val="13"/>
        </w:numPr>
        <w:tabs>
          <w:tab w:val="num" w:pos="360"/>
        </w:tabs>
        <w:spacing w:after="0"/>
        <w:ind w:left="360"/>
        <w:rPr>
          <w:rFonts w:cs="Arial"/>
          <w:sz w:val="22"/>
          <w:szCs w:val="22"/>
        </w:rPr>
      </w:pPr>
      <w:r w:rsidRPr="00810AD1">
        <w:rPr>
          <w:rFonts w:cs="Arial"/>
          <w:sz w:val="22"/>
          <w:szCs w:val="22"/>
        </w:rPr>
        <w:t>Airport Trip Files</w:t>
      </w:r>
      <w:r w:rsidRPr="00810AD1">
        <w:rPr>
          <w:rFonts w:cs="Arial"/>
          <w:sz w:val="22"/>
          <w:szCs w:val="22"/>
        </w:rPr>
        <w:tab/>
      </w:r>
    </w:p>
    <w:p w:rsidR="00766506" w:rsidRPr="00810AD1" w:rsidRDefault="00713ACA" w:rsidP="00C91E88">
      <w:pPr>
        <w:pStyle w:val="BodyText"/>
        <w:numPr>
          <w:ilvl w:val="0"/>
          <w:numId w:val="13"/>
        </w:numPr>
        <w:tabs>
          <w:tab w:val="num" w:pos="360"/>
        </w:tabs>
        <w:spacing w:after="0"/>
        <w:ind w:left="720"/>
        <w:rPr>
          <w:rFonts w:cs="Arial"/>
          <w:sz w:val="22"/>
          <w:szCs w:val="22"/>
        </w:rPr>
      </w:pPr>
      <w:r w:rsidRPr="00810AD1">
        <w:rPr>
          <w:rFonts w:cs="Arial"/>
          <w:sz w:val="22"/>
          <w:szCs w:val="22"/>
        </w:rPr>
        <w:t>AIR_RES.mtx</w:t>
      </w:r>
      <w:r w:rsidR="00766506" w:rsidRPr="00810AD1">
        <w:rPr>
          <w:rFonts w:cs="Arial"/>
          <w:sz w:val="22"/>
          <w:szCs w:val="22"/>
        </w:rPr>
        <w:t xml:space="preserve">: </w:t>
      </w:r>
      <w:r w:rsidR="00600D20" w:rsidRPr="00810AD1">
        <w:rPr>
          <w:rFonts w:cs="Arial"/>
          <w:sz w:val="22"/>
          <w:szCs w:val="22"/>
        </w:rPr>
        <w:t>Trips by Mode</w:t>
      </w:r>
      <w:r w:rsidR="00766506" w:rsidRPr="00810AD1">
        <w:rPr>
          <w:rFonts w:cs="Arial"/>
          <w:sz w:val="22"/>
          <w:szCs w:val="22"/>
        </w:rPr>
        <w:t xml:space="preserve"> -- Airport-Access Trips: Residents </w:t>
      </w:r>
    </w:p>
    <w:p w:rsidR="00766506" w:rsidRPr="00810AD1" w:rsidRDefault="00713ACA" w:rsidP="00C91E88">
      <w:pPr>
        <w:pStyle w:val="BodyText"/>
        <w:numPr>
          <w:ilvl w:val="0"/>
          <w:numId w:val="13"/>
        </w:numPr>
        <w:tabs>
          <w:tab w:val="num" w:pos="360"/>
        </w:tabs>
        <w:spacing w:after="0"/>
        <w:ind w:left="720"/>
        <w:rPr>
          <w:rFonts w:cs="Arial"/>
          <w:sz w:val="22"/>
          <w:szCs w:val="22"/>
        </w:rPr>
      </w:pPr>
      <w:r w:rsidRPr="00810AD1">
        <w:rPr>
          <w:rFonts w:cs="Arial"/>
          <w:sz w:val="22"/>
          <w:szCs w:val="22"/>
        </w:rPr>
        <w:t>AIR_VIS.mtx</w:t>
      </w:r>
      <w:r w:rsidR="00766506" w:rsidRPr="00810AD1">
        <w:rPr>
          <w:rFonts w:cs="Arial"/>
          <w:sz w:val="22"/>
          <w:szCs w:val="22"/>
        </w:rPr>
        <w:t xml:space="preserve">: </w:t>
      </w:r>
      <w:r w:rsidR="00600D20" w:rsidRPr="00810AD1">
        <w:rPr>
          <w:rFonts w:cs="Arial"/>
          <w:sz w:val="22"/>
          <w:szCs w:val="22"/>
        </w:rPr>
        <w:t>Trips by Mode</w:t>
      </w:r>
      <w:r w:rsidR="00766506" w:rsidRPr="00810AD1">
        <w:rPr>
          <w:rFonts w:cs="Arial"/>
          <w:sz w:val="22"/>
          <w:szCs w:val="22"/>
        </w:rPr>
        <w:t xml:space="preserve"> -- Airport-Access Trips: Visitors Independent </w:t>
      </w:r>
    </w:p>
    <w:p w:rsidR="00863369" w:rsidRPr="00810AD1" w:rsidRDefault="00713ACA" w:rsidP="00713ACA">
      <w:pPr>
        <w:pStyle w:val="BodyText"/>
        <w:numPr>
          <w:ilvl w:val="0"/>
          <w:numId w:val="13"/>
        </w:numPr>
        <w:tabs>
          <w:tab w:val="num" w:pos="720"/>
        </w:tabs>
        <w:spacing w:after="0"/>
        <w:ind w:left="720"/>
        <w:rPr>
          <w:rFonts w:cs="Arial"/>
          <w:sz w:val="22"/>
          <w:szCs w:val="22"/>
        </w:rPr>
      </w:pPr>
      <w:r w:rsidRPr="00810AD1">
        <w:rPr>
          <w:rFonts w:cs="Arial"/>
          <w:sz w:val="22"/>
          <w:szCs w:val="22"/>
        </w:rPr>
        <w:t>AIR_TOUR</w:t>
      </w:r>
      <w:r w:rsidR="00766506" w:rsidRPr="00810AD1">
        <w:rPr>
          <w:rFonts w:cs="Arial"/>
          <w:sz w:val="22"/>
          <w:szCs w:val="22"/>
        </w:rPr>
        <w:t>.</w:t>
      </w:r>
      <w:r w:rsidRPr="00810AD1">
        <w:rPr>
          <w:rFonts w:cs="Arial"/>
          <w:sz w:val="22"/>
          <w:szCs w:val="22"/>
        </w:rPr>
        <w:t>mtx</w:t>
      </w:r>
      <w:r w:rsidR="00766506" w:rsidRPr="00810AD1">
        <w:rPr>
          <w:rFonts w:cs="Arial"/>
          <w:sz w:val="22"/>
          <w:szCs w:val="22"/>
        </w:rPr>
        <w:t xml:space="preserve">: </w:t>
      </w:r>
      <w:r w:rsidR="00600D20" w:rsidRPr="00810AD1">
        <w:rPr>
          <w:rFonts w:cs="Arial"/>
          <w:sz w:val="22"/>
          <w:szCs w:val="22"/>
        </w:rPr>
        <w:t>Trips by Mode</w:t>
      </w:r>
      <w:r w:rsidR="00766506" w:rsidRPr="00810AD1">
        <w:rPr>
          <w:rFonts w:cs="Arial"/>
          <w:sz w:val="22"/>
          <w:szCs w:val="22"/>
        </w:rPr>
        <w:t xml:space="preserve"> -- Airport-Access Trips: Visitors in Tours </w:t>
      </w:r>
    </w:p>
    <w:p w:rsidR="001C4BE6" w:rsidRPr="00810AD1" w:rsidRDefault="001C4BE6" w:rsidP="00C91E88">
      <w:pPr>
        <w:pStyle w:val="BodyText"/>
        <w:numPr>
          <w:ilvl w:val="0"/>
          <w:numId w:val="13"/>
        </w:numPr>
        <w:tabs>
          <w:tab w:val="num" w:pos="360"/>
        </w:tabs>
        <w:spacing w:after="0"/>
        <w:ind w:left="360"/>
        <w:rPr>
          <w:rFonts w:cs="Arial"/>
          <w:sz w:val="22"/>
          <w:szCs w:val="22"/>
        </w:rPr>
      </w:pPr>
      <w:r w:rsidRPr="00810AD1">
        <w:rPr>
          <w:rFonts w:cs="Arial"/>
          <w:sz w:val="22"/>
          <w:szCs w:val="22"/>
        </w:rPr>
        <w:t>Truck Trip Files</w:t>
      </w:r>
    </w:p>
    <w:p w:rsidR="008971C9" w:rsidRPr="00810AD1" w:rsidRDefault="008971C9" w:rsidP="00C91E88">
      <w:pPr>
        <w:pStyle w:val="BodyText"/>
        <w:numPr>
          <w:ilvl w:val="0"/>
          <w:numId w:val="13"/>
        </w:numPr>
        <w:tabs>
          <w:tab w:val="num" w:pos="720"/>
        </w:tabs>
        <w:spacing w:after="0"/>
        <w:ind w:left="720"/>
        <w:rPr>
          <w:rFonts w:cs="Arial"/>
          <w:sz w:val="22"/>
          <w:szCs w:val="22"/>
        </w:rPr>
      </w:pPr>
      <w:r w:rsidRPr="00810AD1">
        <w:rPr>
          <w:rFonts w:cs="Arial"/>
          <w:sz w:val="22"/>
          <w:szCs w:val="22"/>
        </w:rPr>
        <w:t>DIST5G2.MTX</w:t>
      </w:r>
      <w:r w:rsidR="00DC7939" w:rsidRPr="00810AD1">
        <w:rPr>
          <w:rFonts w:cs="Arial"/>
          <w:sz w:val="22"/>
          <w:szCs w:val="22"/>
        </w:rPr>
        <w:t xml:space="preserve">: Inter zonal trip table -- </w:t>
      </w:r>
      <w:r w:rsidRPr="00810AD1">
        <w:rPr>
          <w:rFonts w:cs="Arial"/>
          <w:sz w:val="22"/>
          <w:szCs w:val="22"/>
        </w:rPr>
        <w:t xml:space="preserve"> Trucks, Garage-based, 2 axle       </w:t>
      </w:r>
    </w:p>
    <w:p w:rsidR="008971C9" w:rsidRPr="00810AD1" w:rsidRDefault="008971C9" w:rsidP="00C91E88">
      <w:pPr>
        <w:pStyle w:val="BodyText"/>
        <w:numPr>
          <w:ilvl w:val="0"/>
          <w:numId w:val="13"/>
        </w:numPr>
        <w:tabs>
          <w:tab w:val="num" w:pos="720"/>
        </w:tabs>
        <w:spacing w:after="0"/>
        <w:ind w:left="720"/>
        <w:rPr>
          <w:rFonts w:cs="Arial"/>
          <w:sz w:val="22"/>
          <w:szCs w:val="22"/>
        </w:rPr>
      </w:pPr>
      <w:r w:rsidRPr="00810AD1">
        <w:rPr>
          <w:rFonts w:cs="Arial"/>
          <w:sz w:val="22"/>
          <w:szCs w:val="22"/>
        </w:rPr>
        <w:t>DIST5G3.MTX</w:t>
      </w:r>
      <w:r w:rsidR="00DC7939" w:rsidRPr="00810AD1">
        <w:rPr>
          <w:rFonts w:cs="Arial"/>
          <w:sz w:val="22"/>
          <w:szCs w:val="22"/>
        </w:rPr>
        <w:t xml:space="preserve">: Inter zonal trip table -- </w:t>
      </w:r>
      <w:r w:rsidRPr="00810AD1">
        <w:rPr>
          <w:rFonts w:cs="Arial"/>
          <w:sz w:val="22"/>
          <w:szCs w:val="22"/>
        </w:rPr>
        <w:t xml:space="preserve">  Trucks, Garage-based, 3 axle       </w:t>
      </w:r>
    </w:p>
    <w:p w:rsidR="008971C9" w:rsidRPr="00810AD1" w:rsidRDefault="008971C9" w:rsidP="00C91E88">
      <w:pPr>
        <w:pStyle w:val="BodyText"/>
        <w:numPr>
          <w:ilvl w:val="0"/>
          <w:numId w:val="13"/>
        </w:numPr>
        <w:tabs>
          <w:tab w:val="num" w:pos="720"/>
        </w:tabs>
        <w:spacing w:after="0"/>
        <w:ind w:left="720"/>
        <w:rPr>
          <w:rFonts w:cs="Arial"/>
          <w:sz w:val="22"/>
          <w:szCs w:val="22"/>
        </w:rPr>
      </w:pPr>
      <w:r w:rsidRPr="00810AD1">
        <w:rPr>
          <w:rFonts w:cs="Arial"/>
          <w:sz w:val="22"/>
          <w:szCs w:val="22"/>
        </w:rPr>
        <w:lastRenderedPageBreak/>
        <w:t>DIST5G4.MTX</w:t>
      </w:r>
      <w:r w:rsidR="00DC7939" w:rsidRPr="00810AD1">
        <w:rPr>
          <w:rFonts w:cs="Arial"/>
          <w:sz w:val="22"/>
          <w:szCs w:val="22"/>
        </w:rPr>
        <w:t xml:space="preserve">: Inter zonal trip table -- </w:t>
      </w:r>
      <w:r w:rsidRPr="00810AD1">
        <w:rPr>
          <w:rFonts w:cs="Arial"/>
          <w:sz w:val="22"/>
          <w:szCs w:val="22"/>
        </w:rPr>
        <w:t xml:space="preserve">  Trucks, Garage-based, 4 axle       </w:t>
      </w:r>
    </w:p>
    <w:p w:rsidR="008971C9" w:rsidRPr="00810AD1" w:rsidRDefault="008971C9" w:rsidP="00C91E88">
      <w:pPr>
        <w:pStyle w:val="BodyText"/>
        <w:numPr>
          <w:ilvl w:val="0"/>
          <w:numId w:val="13"/>
        </w:numPr>
        <w:tabs>
          <w:tab w:val="num" w:pos="720"/>
        </w:tabs>
        <w:spacing w:after="0"/>
        <w:ind w:left="720"/>
        <w:rPr>
          <w:rFonts w:cs="Arial"/>
          <w:sz w:val="22"/>
          <w:szCs w:val="22"/>
        </w:rPr>
      </w:pPr>
      <w:r w:rsidRPr="00810AD1">
        <w:rPr>
          <w:rFonts w:cs="Arial"/>
          <w:sz w:val="22"/>
          <w:szCs w:val="22"/>
        </w:rPr>
        <w:t>DIST5N2.MTX</w:t>
      </w:r>
      <w:r w:rsidR="00DC7939" w:rsidRPr="00810AD1">
        <w:rPr>
          <w:rFonts w:cs="Arial"/>
          <w:sz w:val="22"/>
          <w:szCs w:val="22"/>
        </w:rPr>
        <w:t xml:space="preserve">: Inter zonal trip table -- </w:t>
      </w:r>
      <w:r w:rsidRPr="00810AD1">
        <w:rPr>
          <w:rFonts w:cs="Arial"/>
          <w:sz w:val="22"/>
          <w:szCs w:val="22"/>
        </w:rPr>
        <w:t xml:space="preserve">  Trucks, Non-Garage-based, 2 axle   </w:t>
      </w:r>
    </w:p>
    <w:p w:rsidR="008971C9" w:rsidRPr="00810AD1" w:rsidRDefault="008971C9" w:rsidP="00C91E88">
      <w:pPr>
        <w:pStyle w:val="BodyText"/>
        <w:numPr>
          <w:ilvl w:val="0"/>
          <w:numId w:val="13"/>
        </w:numPr>
        <w:tabs>
          <w:tab w:val="num" w:pos="720"/>
        </w:tabs>
        <w:spacing w:after="0"/>
        <w:ind w:left="720"/>
        <w:rPr>
          <w:rFonts w:cs="Arial"/>
          <w:sz w:val="22"/>
          <w:szCs w:val="22"/>
        </w:rPr>
      </w:pPr>
      <w:r w:rsidRPr="00810AD1">
        <w:rPr>
          <w:rFonts w:cs="Arial"/>
          <w:sz w:val="22"/>
          <w:szCs w:val="22"/>
        </w:rPr>
        <w:t>DIST5N3.MTX</w:t>
      </w:r>
      <w:r w:rsidR="00DC7939" w:rsidRPr="00810AD1">
        <w:rPr>
          <w:rFonts w:cs="Arial"/>
          <w:sz w:val="22"/>
          <w:szCs w:val="22"/>
        </w:rPr>
        <w:t xml:space="preserve">: Inter zonal trip table -- </w:t>
      </w:r>
      <w:r w:rsidRPr="00810AD1">
        <w:rPr>
          <w:rFonts w:cs="Arial"/>
          <w:sz w:val="22"/>
          <w:szCs w:val="22"/>
        </w:rPr>
        <w:t xml:space="preserve">  Trucks, Non-Garage-based, 3 axle   </w:t>
      </w:r>
    </w:p>
    <w:p w:rsidR="008971C9" w:rsidRPr="00810AD1" w:rsidRDefault="008971C9" w:rsidP="00C91E88">
      <w:pPr>
        <w:pStyle w:val="BodyText"/>
        <w:numPr>
          <w:ilvl w:val="0"/>
          <w:numId w:val="13"/>
        </w:numPr>
        <w:tabs>
          <w:tab w:val="num" w:pos="720"/>
        </w:tabs>
        <w:spacing w:after="0"/>
        <w:ind w:left="720"/>
        <w:rPr>
          <w:rFonts w:cs="Arial"/>
          <w:sz w:val="22"/>
          <w:szCs w:val="22"/>
        </w:rPr>
      </w:pPr>
      <w:r w:rsidRPr="00810AD1">
        <w:rPr>
          <w:rFonts w:cs="Arial"/>
          <w:sz w:val="22"/>
          <w:szCs w:val="22"/>
        </w:rPr>
        <w:t>DIST5N4.MTX</w:t>
      </w:r>
      <w:r w:rsidR="00DC7939" w:rsidRPr="00810AD1">
        <w:rPr>
          <w:rFonts w:cs="Arial"/>
          <w:sz w:val="22"/>
          <w:szCs w:val="22"/>
        </w:rPr>
        <w:t xml:space="preserve">: Inter zonal trip table -- </w:t>
      </w:r>
      <w:r w:rsidRPr="00810AD1">
        <w:rPr>
          <w:rFonts w:cs="Arial"/>
          <w:sz w:val="22"/>
          <w:szCs w:val="22"/>
        </w:rPr>
        <w:t xml:space="preserve">  Trucks, Non-Garage-based, 4 axle   </w:t>
      </w:r>
    </w:p>
    <w:p w:rsidR="007E6CB1" w:rsidRPr="00810AD1" w:rsidRDefault="008971C9" w:rsidP="00C91E88">
      <w:pPr>
        <w:pStyle w:val="BodyText"/>
        <w:numPr>
          <w:ilvl w:val="0"/>
          <w:numId w:val="13"/>
        </w:numPr>
        <w:tabs>
          <w:tab w:val="num" w:pos="720"/>
        </w:tabs>
        <w:spacing w:after="0"/>
        <w:ind w:left="720"/>
        <w:rPr>
          <w:rFonts w:cs="Arial"/>
          <w:sz w:val="22"/>
          <w:szCs w:val="22"/>
        </w:rPr>
      </w:pPr>
      <w:r w:rsidRPr="00810AD1">
        <w:rPr>
          <w:rFonts w:cs="Arial"/>
          <w:sz w:val="22"/>
          <w:szCs w:val="22"/>
        </w:rPr>
        <w:t>DIST5PO.MTX</w:t>
      </w:r>
      <w:r w:rsidR="00DC7939" w:rsidRPr="00810AD1">
        <w:rPr>
          <w:rFonts w:cs="Arial"/>
          <w:sz w:val="22"/>
          <w:szCs w:val="22"/>
        </w:rPr>
        <w:t xml:space="preserve">: Inter zonal trip table -- </w:t>
      </w:r>
      <w:r w:rsidRPr="00810AD1">
        <w:rPr>
          <w:rFonts w:cs="Arial"/>
          <w:sz w:val="22"/>
          <w:szCs w:val="22"/>
        </w:rPr>
        <w:t xml:space="preserve">  Trucks, Port-based      </w:t>
      </w:r>
    </w:p>
    <w:p w:rsidR="00BC7BBE" w:rsidRPr="006A1E1F" w:rsidRDefault="00BC7BBE" w:rsidP="00C91E88">
      <w:pPr>
        <w:pStyle w:val="ListParagraph"/>
        <w:numPr>
          <w:ilvl w:val="0"/>
          <w:numId w:val="13"/>
        </w:numPr>
        <w:ind w:left="360"/>
        <w:jc w:val="both"/>
        <w:rPr>
          <w:rFonts w:cs="Arial"/>
          <w:b/>
        </w:rPr>
      </w:pPr>
      <w:r w:rsidRPr="006A1E1F">
        <w:rPr>
          <w:rFonts w:cs="Arial"/>
          <w:b/>
        </w:rPr>
        <w:t>Output Files:</w:t>
      </w:r>
    </w:p>
    <w:p w:rsidR="00350766" w:rsidRPr="00810AD1" w:rsidRDefault="00713ACA" w:rsidP="00C91E88">
      <w:pPr>
        <w:pStyle w:val="BodyText"/>
        <w:numPr>
          <w:ilvl w:val="0"/>
          <w:numId w:val="13"/>
        </w:numPr>
        <w:spacing w:after="0"/>
        <w:ind w:left="720"/>
        <w:rPr>
          <w:rFonts w:cs="Arial"/>
          <w:sz w:val="22"/>
          <w:szCs w:val="22"/>
        </w:rPr>
      </w:pPr>
      <w:r w:rsidRPr="00810AD1">
        <w:rPr>
          <w:rFonts w:cs="Arial"/>
          <w:sz w:val="22"/>
          <w:szCs w:val="22"/>
        </w:rPr>
        <w:t>Auto_&lt;time period&gt;</w:t>
      </w:r>
      <w:r w:rsidR="00350766" w:rsidRPr="00810AD1">
        <w:rPr>
          <w:rFonts w:cs="Arial"/>
          <w:sz w:val="22"/>
          <w:szCs w:val="22"/>
        </w:rPr>
        <w:t>.</w:t>
      </w:r>
      <w:proofErr w:type="spellStart"/>
      <w:r w:rsidR="00350766" w:rsidRPr="00810AD1">
        <w:rPr>
          <w:rFonts w:cs="Arial"/>
          <w:sz w:val="22"/>
          <w:szCs w:val="22"/>
        </w:rPr>
        <w:t>mtx</w:t>
      </w:r>
      <w:proofErr w:type="spellEnd"/>
      <w:r w:rsidR="005B6E6A" w:rsidRPr="00810AD1">
        <w:rPr>
          <w:rFonts w:cs="Arial"/>
          <w:sz w:val="22"/>
          <w:szCs w:val="22"/>
        </w:rPr>
        <w:t>:</w:t>
      </w:r>
      <w:r w:rsidR="0078125D" w:rsidRPr="00810AD1">
        <w:rPr>
          <w:rFonts w:cs="Arial"/>
          <w:sz w:val="22"/>
          <w:szCs w:val="22"/>
        </w:rPr>
        <w:t xml:space="preserve"> </w:t>
      </w:r>
      <w:r w:rsidR="004D34BB" w:rsidRPr="00810AD1">
        <w:rPr>
          <w:rFonts w:cs="Arial"/>
          <w:sz w:val="22"/>
          <w:szCs w:val="22"/>
        </w:rPr>
        <w:t xml:space="preserve">Highway </w:t>
      </w:r>
      <w:r w:rsidR="0039506A" w:rsidRPr="00810AD1">
        <w:rPr>
          <w:rFonts w:cs="Arial"/>
          <w:sz w:val="22"/>
          <w:szCs w:val="22"/>
        </w:rPr>
        <w:t xml:space="preserve">vehicle </w:t>
      </w:r>
      <w:r w:rsidR="004D34BB" w:rsidRPr="00810AD1">
        <w:rPr>
          <w:rFonts w:cs="Arial"/>
          <w:sz w:val="22"/>
          <w:szCs w:val="22"/>
        </w:rPr>
        <w:t>trip table</w:t>
      </w:r>
      <w:r w:rsidRPr="00810AD1">
        <w:rPr>
          <w:rFonts w:cs="Arial"/>
          <w:sz w:val="22"/>
          <w:szCs w:val="22"/>
        </w:rPr>
        <w:t xml:space="preserve"> for &lt;time period&gt;</w:t>
      </w:r>
    </w:p>
    <w:p w:rsidR="00713ACA" w:rsidRPr="00810AD1" w:rsidRDefault="00713ACA" w:rsidP="00713ACA">
      <w:pPr>
        <w:pStyle w:val="BodyText"/>
        <w:numPr>
          <w:ilvl w:val="0"/>
          <w:numId w:val="13"/>
        </w:numPr>
        <w:spacing w:after="0"/>
        <w:ind w:left="720"/>
        <w:rPr>
          <w:rFonts w:cs="Arial"/>
          <w:sz w:val="22"/>
          <w:szCs w:val="22"/>
        </w:rPr>
      </w:pPr>
      <w:r w:rsidRPr="00810AD1">
        <w:rPr>
          <w:rFonts w:cs="Arial"/>
          <w:sz w:val="22"/>
          <w:szCs w:val="22"/>
        </w:rPr>
        <w:t>Auto_offpeak.mtx: Highway vehicle trip table for the early AM (EA), midday (MD), and evening (EV) time periods</w:t>
      </w:r>
    </w:p>
    <w:p w:rsidR="00713ACA" w:rsidRPr="00810AD1" w:rsidRDefault="00713ACA" w:rsidP="00713ACA">
      <w:pPr>
        <w:pStyle w:val="BodyText"/>
        <w:numPr>
          <w:ilvl w:val="0"/>
          <w:numId w:val="13"/>
        </w:numPr>
        <w:spacing w:after="0"/>
        <w:ind w:left="720"/>
        <w:rPr>
          <w:rFonts w:cs="Arial"/>
          <w:sz w:val="22"/>
          <w:szCs w:val="22"/>
        </w:rPr>
      </w:pPr>
      <w:r w:rsidRPr="00810AD1">
        <w:rPr>
          <w:rFonts w:cs="Arial"/>
          <w:sz w:val="22"/>
          <w:szCs w:val="22"/>
        </w:rPr>
        <w:t>Transit_&lt;time period&gt;.</w:t>
      </w:r>
      <w:proofErr w:type="spellStart"/>
      <w:r w:rsidRPr="00810AD1">
        <w:rPr>
          <w:rFonts w:cs="Arial"/>
          <w:sz w:val="22"/>
          <w:szCs w:val="22"/>
        </w:rPr>
        <w:t>mtx</w:t>
      </w:r>
      <w:proofErr w:type="spellEnd"/>
      <w:r w:rsidRPr="00810AD1">
        <w:rPr>
          <w:rFonts w:cs="Arial"/>
          <w:sz w:val="22"/>
          <w:szCs w:val="22"/>
        </w:rPr>
        <w:t>: Transit trip table for &lt;time period&gt;</w:t>
      </w:r>
    </w:p>
    <w:p w:rsidR="005F79F7" w:rsidRDefault="005F79F7" w:rsidP="005F79F7">
      <w:pPr>
        <w:pStyle w:val="BodyText"/>
        <w:rPr>
          <w:rFonts w:cs="Arial"/>
        </w:rPr>
      </w:pPr>
    </w:p>
    <w:p w:rsidR="00D24CA2" w:rsidRDefault="00267BF7" w:rsidP="003A3E6C">
      <w:r>
        <w:t xml:space="preserve">After the time of day model is performed, a report is created. This report summarizes the time of day factoring and also the trips by time of day. </w:t>
      </w:r>
      <w:r w:rsidR="00D24CA2">
        <w:t xml:space="preserve">This report </w:t>
      </w:r>
      <w:r w:rsidR="00803937">
        <w:t xml:space="preserve">for truck </w:t>
      </w:r>
      <w:r w:rsidR="00F62CC1">
        <w:t>trips</w:t>
      </w:r>
      <w:r w:rsidR="00803937">
        <w:t xml:space="preserve"> is presented in </w:t>
      </w:r>
      <w:fldSimple w:instr=" REF _Ref205719854 \h  \* MERGEFORMAT ">
        <w:r w:rsidR="001B67BC">
          <w:t xml:space="preserve">Figure </w:t>
        </w:r>
        <w:r w:rsidR="001B67BC">
          <w:rPr>
            <w:noProof/>
          </w:rPr>
          <w:t>16</w:t>
        </w:r>
      </w:fldSimple>
      <w:r w:rsidR="00F62CC1">
        <w:t xml:space="preserve">, and the time-of-day report for air passenger trips is given in </w:t>
      </w:r>
      <w:fldSimple w:instr=" REF _Ref205719855 \h  \* MERGEFORMAT ">
        <w:r w:rsidR="001B67BC">
          <w:t xml:space="preserve">Figure </w:t>
        </w:r>
        <w:r w:rsidR="001B67BC">
          <w:rPr>
            <w:noProof/>
          </w:rPr>
          <w:t>17</w:t>
        </w:r>
      </w:fldSimple>
      <w:r w:rsidR="00F62CC1">
        <w:t>.</w:t>
      </w:r>
      <w:r w:rsidR="00DA75F2">
        <w:t xml:space="preserve">  The resulting vehicle trip tables by time period when the residential and visitor model trips are added to the truck and air passenger trips are presented in </w:t>
      </w:r>
      <w:r w:rsidR="0015799B">
        <w:fldChar w:fldCharType="begin"/>
      </w:r>
      <w:r w:rsidR="00DA75F2">
        <w:instrText xml:space="preserve"> REF _Ref358100895 \h </w:instrText>
      </w:r>
      <w:r w:rsidR="0015799B">
        <w:fldChar w:fldCharType="separate"/>
      </w:r>
      <w:r w:rsidR="001B67BC">
        <w:t xml:space="preserve">Figure </w:t>
      </w:r>
      <w:r w:rsidR="001B67BC">
        <w:rPr>
          <w:noProof/>
        </w:rPr>
        <w:t>18</w:t>
      </w:r>
      <w:r w:rsidR="0015799B">
        <w:fldChar w:fldCharType="end"/>
      </w:r>
      <w:r w:rsidR="00DA75F2">
        <w:t xml:space="preserve">.  And the resulting transit trip tables by mode and time period are given in </w:t>
      </w:r>
      <w:r w:rsidR="0015799B">
        <w:fldChar w:fldCharType="begin"/>
      </w:r>
      <w:r w:rsidR="00DA75F2">
        <w:instrText xml:space="preserve"> REF _Ref358100971 \h </w:instrText>
      </w:r>
      <w:r w:rsidR="0015799B">
        <w:fldChar w:fldCharType="separate"/>
      </w:r>
      <w:r w:rsidR="001B67BC">
        <w:t xml:space="preserve">Figure </w:t>
      </w:r>
      <w:r w:rsidR="001B67BC">
        <w:rPr>
          <w:noProof/>
        </w:rPr>
        <w:t>19</w:t>
      </w:r>
      <w:r w:rsidR="0015799B">
        <w:fldChar w:fldCharType="end"/>
      </w:r>
      <w:r w:rsidR="00DA75F2">
        <w:t xml:space="preserve">.  </w:t>
      </w:r>
    </w:p>
    <w:p w:rsidR="00803937" w:rsidRDefault="00803937" w:rsidP="00803937">
      <w:pPr>
        <w:pStyle w:val="Caption"/>
        <w:rPr>
          <w:rFonts w:cs="Arial"/>
        </w:rPr>
      </w:pPr>
      <w:bookmarkStart w:id="159" w:name="_Ref205719854"/>
      <w:bookmarkStart w:id="160" w:name="_Toc358794047"/>
      <w:r>
        <w:t xml:space="preserve">Figure </w:t>
      </w:r>
      <w:fldSimple w:instr=" SEQ Figure \* ARABIC ">
        <w:r w:rsidR="001B67BC">
          <w:rPr>
            <w:noProof/>
          </w:rPr>
          <w:t>16</w:t>
        </w:r>
      </w:fldSimple>
      <w:bookmarkEnd w:id="159"/>
      <w:r>
        <w:t>: Time of Day Report for Truck Trips</w:t>
      </w:r>
      <w:r w:rsidR="00F9643A">
        <w:t xml:space="preserve"> and Visitor Trips</w:t>
      </w:r>
      <w:bookmarkEnd w:id="160"/>
    </w:p>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61" w:name="IDAKBF5C"/>
      <w:r w:rsidRPr="00DA75F2">
        <w:rPr>
          <w:rFonts w:ascii="Tahoma" w:eastAsia="Times New Roman" w:hAnsi="Tahoma" w:cs="Tahoma"/>
          <w:b/>
          <w:bCs/>
          <w:sz w:val="26"/>
          <w:szCs w:val="26"/>
        </w:rPr>
        <w:t>Time-of-Day Factoring</w:t>
      </w:r>
      <w:bookmarkEnd w:id="161"/>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74868124"/>
                    <w:rPr>
                      <w:rFonts w:ascii="Times New Roman" w:eastAsia="Times New Roman" w:hAnsi="Times New Roman"/>
                      <w:b/>
                      <w:bCs/>
                      <w:sz w:val="18"/>
                      <w:szCs w:val="18"/>
                    </w:rPr>
                  </w:pPr>
                  <w:r w:rsidRPr="00DA75F2">
                    <w:rPr>
                      <w:rFonts w:ascii="Times New Roman" w:eastAsia="Times New Roman" w:hAnsi="Times New Roman"/>
                      <w:b/>
                      <w:bCs/>
                      <w:sz w:val="18"/>
                      <w:szCs w:val="18"/>
                    </w:rPr>
                    <w:t>TOD Factor Input File Totals</w:t>
                  </w:r>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File</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trips 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DIST5G2</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67915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DIST5G3</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4602</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DIST5G4</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12944</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DIST5N2</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84851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DIST5N3</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10237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DIST5N4</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19109</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DIST5PO</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6310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1317109599"/>
                    <w:rPr>
                      <w:rFonts w:ascii="Times New Roman" w:eastAsia="Times New Roman" w:hAnsi="Times New Roman"/>
                      <w:b/>
                      <w:bCs/>
                      <w:sz w:val="18"/>
                      <w:szCs w:val="18"/>
                    </w:rPr>
                  </w:pPr>
                  <w:r w:rsidRPr="00DA75F2">
                    <w:rPr>
                      <w:rFonts w:ascii="Times New Roman" w:eastAsia="Times New Roman" w:hAnsi="Times New Roman"/>
                      <w:b/>
                      <w:bCs/>
                      <w:sz w:val="18"/>
                      <w:szCs w:val="18"/>
                    </w:rPr>
                    <w:t>TOD Factor Output File Totals</w:t>
                  </w:r>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Period</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trips 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_EA</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8445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lastRenderedPageBreak/>
                    <w:t>_AM</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35838</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_MD</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70647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_PM</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56641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_EV</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34602</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Default="00DA75F2" w:rsidP="00DA75F2">
      <w:pPr>
        <w:pStyle w:val="Caption"/>
      </w:pPr>
      <w:bookmarkStart w:id="162" w:name="_Ref205719855"/>
    </w:p>
    <w:p w:rsidR="00F9643A" w:rsidRDefault="00F9643A" w:rsidP="00DA75F2">
      <w:pPr>
        <w:pStyle w:val="Caption"/>
        <w:rPr>
          <w:rFonts w:cs="Arial"/>
        </w:rPr>
      </w:pPr>
      <w:bookmarkStart w:id="163" w:name="_Toc358794048"/>
      <w:r>
        <w:t xml:space="preserve">Figure </w:t>
      </w:r>
      <w:fldSimple w:instr=" SEQ Figure \* ARABIC ">
        <w:r w:rsidR="001B67BC">
          <w:rPr>
            <w:noProof/>
          </w:rPr>
          <w:t>17</w:t>
        </w:r>
      </w:fldSimple>
      <w:bookmarkEnd w:id="162"/>
      <w:r>
        <w:t>: Time of Day Report for Air Passenger Trips</w:t>
      </w:r>
      <w:bookmarkEnd w:id="163"/>
    </w:p>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64" w:name="IDAADF5C"/>
      <w:r w:rsidRPr="00DA75F2">
        <w:rPr>
          <w:rFonts w:ascii="Tahoma" w:eastAsia="Times New Roman" w:hAnsi="Tahoma" w:cs="Tahoma"/>
          <w:b/>
          <w:bCs/>
          <w:sz w:val="26"/>
          <w:szCs w:val="26"/>
        </w:rPr>
        <w:t>Time-of-Day Factoring</w:t>
      </w:r>
      <w:bookmarkEnd w:id="164"/>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1"/>
              <w:gridCol w:w="1217"/>
              <w:gridCol w:w="1217"/>
              <w:gridCol w:w="1217"/>
              <w:gridCol w:w="1217"/>
              <w:gridCol w:w="1217"/>
              <w:gridCol w:w="1404"/>
            </w:tblGrid>
            <w:tr w:rsidR="00DA75F2" w:rsidRPr="00DA75F2">
              <w:trPr>
                <w:trHeight w:val="15"/>
              </w:trPr>
              <w:tc>
                <w:tcPr>
                  <w:tcW w:w="5000" w:type="pct"/>
                  <w:gridSpan w:val="7"/>
                  <w:tcBorders>
                    <w:top w:val="nil"/>
                    <w:left w:val="nil"/>
                    <w:bottom w:val="nil"/>
                    <w:right w:val="nil"/>
                  </w:tcBorders>
                  <w:shd w:val="clear" w:color="auto" w:fill="EBECD2"/>
                  <w:vAlign w:val="center"/>
                  <w:hideMark/>
                </w:tcPr>
                <w:p w:rsidR="00DA75F2" w:rsidRPr="00DA75F2" w:rsidRDefault="00DA75F2" w:rsidP="00DA75F2">
                  <w:pPr>
                    <w:spacing w:line="15" w:lineRule="atLeast"/>
                    <w:divId w:val="356737767"/>
                    <w:rPr>
                      <w:rFonts w:ascii="Times New Roman" w:eastAsia="Times New Roman" w:hAnsi="Times New Roman"/>
                      <w:b/>
                      <w:bCs/>
                      <w:sz w:val="18"/>
                      <w:szCs w:val="18"/>
                    </w:rPr>
                  </w:pPr>
                  <w:r w:rsidRPr="00DA75F2">
                    <w:rPr>
                      <w:rFonts w:ascii="Times New Roman" w:eastAsia="Times New Roman" w:hAnsi="Times New Roman"/>
                      <w:b/>
                      <w:bCs/>
                      <w:sz w:val="18"/>
                      <w:szCs w:val="18"/>
                    </w:rPr>
                    <w:t>TOD Factor Input File Totals</w:t>
                  </w:r>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File</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AUTO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TAXI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PBUS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SBUS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TOUR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RAIL TRIPS</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AIR_RES</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9087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1741</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205</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467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AIR_TOUR</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4583</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13717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AIR_VIS</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9401</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9574</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589</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19437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1"/>
              <w:gridCol w:w="1217"/>
              <w:gridCol w:w="1217"/>
              <w:gridCol w:w="1217"/>
              <w:gridCol w:w="1217"/>
              <w:gridCol w:w="1217"/>
              <w:gridCol w:w="1404"/>
            </w:tblGrid>
            <w:tr w:rsidR="00DA75F2" w:rsidRPr="00DA75F2">
              <w:trPr>
                <w:trHeight w:val="15"/>
              </w:trPr>
              <w:tc>
                <w:tcPr>
                  <w:tcW w:w="5000" w:type="pct"/>
                  <w:gridSpan w:val="7"/>
                  <w:tcBorders>
                    <w:top w:val="nil"/>
                    <w:left w:val="nil"/>
                    <w:bottom w:val="nil"/>
                    <w:right w:val="nil"/>
                  </w:tcBorders>
                  <w:shd w:val="clear" w:color="auto" w:fill="EBECD2"/>
                  <w:vAlign w:val="center"/>
                  <w:hideMark/>
                </w:tcPr>
                <w:p w:rsidR="00DA75F2" w:rsidRPr="00DA75F2" w:rsidRDefault="00DA75F2" w:rsidP="00DA75F2">
                  <w:pPr>
                    <w:spacing w:line="15" w:lineRule="atLeast"/>
                    <w:divId w:val="2032342941"/>
                    <w:rPr>
                      <w:rFonts w:ascii="Times New Roman" w:eastAsia="Times New Roman" w:hAnsi="Times New Roman"/>
                      <w:b/>
                      <w:bCs/>
                      <w:sz w:val="18"/>
                      <w:szCs w:val="18"/>
                    </w:rPr>
                  </w:pPr>
                  <w:r w:rsidRPr="00DA75F2">
                    <w:rPr>
                      <w:rFonts w:ascii="Times New Roman" w:eastAsia="Times New Roman" w:hAnsi="Times New Roman"/>
                      <w:b/>
                      <w:bCs/>
                      <w:sz w:val="18"/>
                      <w:szCs w:val="18"/>
                    </w:rPr>
                    <w:t>TOD Factor Output File Totals</w:t>
                  </w:r>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Period</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AUTO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TAXI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PBUS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SBUS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TOUR TRIPS</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AIR RAIL TRIPS</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_EA</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758</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464</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33</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502</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75</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_AM</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3217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1969</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138</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2130</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318</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_MD</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6341</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3881</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272</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4200</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627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_PM</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5084</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3112</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218</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3367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503</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_EV</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3106</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1901</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133</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2057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307</w:t>
                  </w:r>
                </w:p>
              </w:tc>
              <w:tc>
                <w:tcPr>
                  <w:tcW w:w="65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410BDC" w:rsidRDefault="00410BDC" w:rsidP="005F79F7">
      <w:pPr>
        <w:pStyle w:val="BodyText"/>
        <w:rPr>
          <w:rFonts w:cs="Arial"/>
        </w:rPr>
      </w:pPr>
    </w:p>
    <w:p w:rsidR="00DA75F2" w:rsidRDefault="00DA75F2" w:rsidP="00DA75F2">
      <w:pPr>
        <w:pStyle w:val="Caption"/>
      </w:pPr>
      <w:bookmarkStart w:id="165" w:name="_Ref358100895"/>
      <w:bookmarkStart w:id="166" w:name="_Toc358794049"/>
      <w:r>
        <w:t xml:space="preserve">Figure </w:t>
      </w:r>
      <w:fldSimple w:instr=" SEQ Figure \* ARABIC ">
        <w:r w:rsidR="001B67BC">
          <w:rPr>
            <w:noProof/>
          </w:rPr>
          <w:t>18</w:t>
        </w:r>
      </w:fldSimple>
      <w:bookmarkEnd w:id="165"/>
      <w:r>
        <w:t>: Vehicle Trips by Time Period and Classification</w:t>
      </w:r>
      <w:bookmarkEnd w:id="166"/>
    </w:p>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67" w:name="IDAQGF5C"/>
      <w:r w:rsidRPr="00DA75F2">
        <w:rPr>
          <w:rFonts w:ascii="Tahoma" w:eastAsia="Times New Roman" w:hAnsi="Tahoma" w:cs="Tahoma"/>
          <w:b/>
          <w:bCs/>
          <w:sz w:val="26"/>
          <w:szCs w:val="26"/>
        </w:rPr>
        <w:t>Collapse Matrices</w:t>
      </w:r>
      <w:bookmarkEnd w:id="167"/>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1468546439"/>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auto_EA</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61758</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9617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3293</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8445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68" w:name="IDASHF5C"/>
      <w:r w:rsidRPr="00DA75F2">
        <w:rPr>
          <w:rFonts w:ascii="Tahoma" w:eastAsia="Times New Roman" w:hAnsi="Tahoma" w:cs="Tahoma"/>
          <w:b/>
          <w:bCs/>
          <w:sz w:val="26"/>
          <w:szCs w:val="26"/>
        </w:rPr>
        <w:t>Collapse Matrices</w:t>
      </w:r>
      <w:bookmarkEnd w:id="168"/>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569079807"/>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auto_AM</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lastRenderedPageBreak/>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241073</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71960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34849</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35838</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69" w:name="IDAXIF5C"/>
      <w:r w:rsidRPr="00DA75F2">
        <w:rPr>
          <w:rFonts w:ascii="Tahoma" w:eastAsia="Times New Roman" w:hAnsi="Tahoma" w:cs="Tahoma"/>
          <w:b/>
          <w:bCs/>
          <w:sz w:val="26"/>
          <w:szCs w:val="26"/>
        </w:rPr>
        <w:lastRenderedPageBreak/>
        <w:t>Collapse Matrices</w:t>
      </w:r>
      <w:bookmarkEnd w:id="169"/>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1828938593"/>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auto_MD</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295315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96177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40048</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70647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70" w:name="IDAZJF5C"/>
      <w:r w:rsidRPr="00DA75F2">
        <w:rPr>
          <w:rFonts w:ascii="Tahoma" w:eastAsia="Times New Roman" w:hAnsi="Tahoma" w:cs="Tahoma"/>
          <w:b/>
          <w:bCs/>
          <w:sz w:val="26"/>
          <w:szCs w:val="26"/>
        </w:rPr>
        <w:t>Collapse Matrices</w:t>
      </w:r>
      <w:bookmarkEnd w:id="170"/>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1660113004"/>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auto_PM</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330807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89426</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38542</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56641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71" w:name="IDA1KF5C"/>
      <w:r w:rsidRPr="00DA75F2">
        <w:rPr>
          <w:rFonts w:ascii="Tahoma" w:eastAsia="Times New Roman" w:hAnsi="Tahoma" w:cs="Tahoma"/>
          <w:b/>
          <w:bCs/>
          <w:sz w:val="26"/>
          <w:szCs w:val="26"/>
        </w:rPr>
        <w:t>Collapse Matrices</w:t>
      </w:r>
      <w:bookmarkEnd w:id="171"/>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816260120"/>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auto_EV</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147331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41655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17464</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34602</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lastRenderedPageBreak/>
                    <w:t>TRCK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810AD1">
      <w:pPr>
        <w:keepNext/>
        <w:shd w:val="clear" w:color="auto" w:fill="AAAAFF"/>
        <w:spacing w:line="240" w:lineRule="auto"/>
        <w:rPr>
          <w:rFonts w:ascii="Tahoma" w:eastAsia="Times New Roman" w:hAnsi="Tahoma" w:cs="Tahoma"/>
          <w:b/>
          <w:bCs/>
          <w:sz w:val="26"/>
          <w:szCs w:val="26"/>
        </w:rPr>
      </w:pPr>
      <w:bookmarkStart w:id="172" w:name="IDA3LF5C"/>
      <w:r w:rsidRPr="00DA75F2">
        <w:rPr>
          <w:rFonts w:ascii="Tahoma" w:eastAsia="Times New Roman" w:hAnsi="Tahoma" w:cs="Tahoma"/>
          <w:b/>
          <w:bCs/>
          <w:sz w:val="26"/>
          <w:szCs w:val="26"/>
        </w:rPr>
        <w:lastRenderedPageBreak/>
        <w:t>Collapse Matrices</w:t>
      </w:r>
      <w:bookmarkEnd w:id="172"/>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1762411248"/>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auto_Offpeak</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504404</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147449</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60805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SOV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HOV2 -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HOV3 -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FREE</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113694</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TRCK - PAY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 w:rsidR="00DA75F2" w:rsidRDefault="00DA75F2" w:rsidP="00DA75F2">
      <w:pPr>
        <w:pStyle w:val="Caption"/>
      </w:pPr>
      <w:bookmarkStart w:id="173" w:name="_Ref358100971"/>
      <w:bookmarkStart w:id="174" w:name="_Toc358794050"/>
      <w:r>
        <w:t xml:space="preserve">Figure </w:t>
      </w:r>
      <w:fldSimple w:instr=" SEQ Figure \* ARABIC ">
        <w:r w:rsidR="001B67BC">
          <w:rPr>
            <w:noProof/>
          </w:rPr>
          <w:t>19</w:t>
        </w:r>
      </w:fldSimple>
      <w:bookmarkEnd w:id="173"/>
      <w:r>
        <w:t>: Transit Trips by Time Period and Mode</w:t>
      </w:r>
      <w:bookmarkEnd w:id="174"/>
    </w:p>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75" w:name="IDA5MF5C"/>
      <w:r w:rsidRPr="00DA75F2">
        <w:rPr>
          <w:rFonts w:ascii="Tahoma" w:eastAsia="Times New Roman" w:hAnsi="Tahoma" w:cs="Tahoma"/>
          <w:b/>
          <w:bCs/>
          <w:sz w:val="26"/>
          <w:szCs w:val="26"/>
        </w:rPr>
        <w:t>Collapse Matrices</w:t>
      </w:r>
      <w:bookmarkEnd w:id="175"/>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704863603"/>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transit_EA</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WLK-LOC</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8724</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WLK-EXP</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1235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WLK-GDWY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KNR</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215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PNR-INF</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PNR-FML</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35</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76" w:name="IDA1NF5C"/>
      <w:r w:rsidRPr="00DA75F2">
        <w:rPr>
          <w:rFonts w:ascii="Tahoma" w:eastAsia="Times New Roman" w:hAnsi="Tahoma" w:cs="Tahoma"/>
          <w:b/>
          <w:bCs/>
          <w:sz w:val="26"/>
          <w:szCs w:val="26"/>
        </w:rPr>
        <w:t>Collapse Matrices</w:t>
      </w:r>
      <w:bookmarkEnd w:id="176"/>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3828219"/>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transit_AM</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WLK-LOC</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45902</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WLK-EXP</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1935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WLK-GDWY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KNR</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820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PNR-INF</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407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PNR-FML</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112</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77" w:name="IDAXOF5C"/>
      <w:r w:rsidRPr="00DA75F2">
        <w:rPr>
          <w:rFonts w:ascii="Tahoma" w:eastAsia="Times New Roman" w:hAnsi="Tahoma" w:cs="Tahoma"/>
          <w:b/>
          <w:bCs/>
          <w:sz w:val="26"/>
          <w:szCs w:val="26"/>
        </w:rPr>
        <w:t>Collapse Matrices</w:t>
      </w:r>
      <w:bookmarkEnd w:id="177"/>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1482381774"/>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transit_MD</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WLK-LOC</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59401</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WLK-EXP</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273</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WLK-GDWY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KNR</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837</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lastRenderedPageBreak/>
                    <w:t>PNR-INF</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314</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PNR-FML</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66</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78" w:name="IDATPF5C"/>
      <w:r w:rsidRPr="00DA75F2">
        <w:rPr>
          <w:rFonts w:ascii="Tahoma" w:eastAsia="Times New Roman" w:hAnsi="Tahoma" w:cs="Tahoma"/>
          <w:b/>
          <w:bCs/>
          <w:sz w:val="26"/>
          <w:szCs w:val="26"/>
        </w:rPr>
        <w:lastRenderedPageBreak/>
        <w:t>Collapse Matrices</w:t>
      </w:r>
      <w:bookmarkEnd w:id="178"/>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914167012"/>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transit_PM</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WLK-LOC</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60683</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WLK-EXP</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4489</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WLK-GDWY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KNR</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953</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PNR-INF</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415</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PNR-FML</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97</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Pr>
        <w:shd w:val="clear" w:color="auto" w:fill="AAAAFF"/>
        <w:spacing w:line="240" w:lineRule="auto"/>
        <w:rPr>
          <w:rFonts w:ascii="Tahoma" w:eastAsia="Times New Roman" w:hAnsi="Tahoma" w:cs="Tahoma"/>
          <w:b/>
          <w:bCs/>
          <w:sz w:val="26"/>
          <w:szCs w:val="26"/>
        </w:rPr>
      </w:pPr>
      <w:bookmarkStart w:id="179" w:name="IDASQF5C"/>
      <w:r w:rsidRPr="00DA75F2">
        <w:rPr>
          <w:rFonts w:ascii="Tahoma" w:eastAsia="Times New Roman" w:hAnsi="Tahoma" w:cs="Tahoma"/>
          <w:b/>
          <w:bCs/>
          <w:sz w:val="26"/>
          <w:szCs w:val="26"/>
        </w:rPr>
        <w:t>Collapse Matrices</w:t>
      </w:r>
      <w:bookmarkEnd w:id="179"/>
    </w:p>
    <w:tbl>
      <w:tblPr>
        <w:tblW w:w="5000" w:type="pct"/>
        <w:tblCellSpacing w:w="0" w:type="dxa"/>
        <w:tblCellMar>
          <w:left w:w="0" w:type="dxa"/>
          <w:right w:w="0" w:type="dxa"/>
        </w:tblCellMar>
        <w:tblLook w:val="04A0"/>
      </w:tblPr>
      <w:tblGrid>
        <w:gridCol w:w="9360"/>
      </w:tblGrid>
      <w:tr w:rsidR="00DA75F2" w:rsidRPr="00DA75F2" w:rsidTr="00DA75F2">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DA75F2" w:rsidRPr="00DA75F2">
              <w:trPr>
                <w:trHeight w:val="15"/>
              </w:trPr>
              <w:tc>
                <w:tcPr>
                  <w:tcW w:w="5000" w:type="pct"/>
                  <w:gridSpan w:val="2"/>
                  <w:tcBorders>
                    <w:top w:val="nil"/>
                    <w:left w:val="nil"/>
                    <w:bottom w:val="nil"/>
                    <w:right w:val="nil"/>
                  </w:tcBorders>
                  <w:shd w:val="clear" w:color="auto" w:fill="EBECD2"/>
                  <w:vAlign w:val="center"/>
                  <w:hideMark/>
                </w:tcPr>
                <w:p w:rsidR="00DA75F2" w:rsidRPr="00DA75F2" w:rsidRDefault="00DA75F2" w:rsidP="00DA75F2">
                  <w:pPr>
                    <w:spacing w:line="15" w:lineRule="atLeast"/>
                    <w:divId w:val="1850414320"/>
                    <w:rPr>
                      <w:rFonts w:ascii="Times New Roman" w:eastAsia="Times New Roman" w:hAnsi="Times New Roman"/>
                      <w:b/>
                      <w:bCs/>
                      <w:sz w:val="18"/>
                      <w:szCs w:val="18"/>
                    </w:rPr>
                  </w:pPr>
                  <w:r w:rsidRPr="00DA75F2">
                    <w:rPr>
                      <w:rFonts w:ascii="Times New Roman" w:eastAsia="Times New Roman" w:hAnsi="Times New Roman"/>
                      <w:b/>
                      <w:bCs/>
                      <w:sz w:val="18"/>
                      <w:szCs w:val="18"/>
                    </w:rPr>
                    <w:t xml:space="preserve">Collapse Matrix Table Totals for </w:t>
                  </w:r>
                  <w:proofErr w:type="spellStart"/>
                  <w:r w:rsidRPr="00DA75F2">
                    <w:rPr>
                      <w:rFonts w:ascii="Times New Roman" w:eastAsia="Times New Roman" w:hAnsi="Times New Roman"/>
                      <w:b/>
                      <w:bCs/>
                      <w:sz w:val="18"/>
                      <w:szCs w:val="18"/>
                    </w:rPr>
                    <w:t>transit_EV</w:t>
                  </w:r>
                  <w:proofErr w:type="spellEnd"/>
                </w:p>
              </w:tc>
            </w:tr>
            <w:tr w:rsidR="00DA75F2" w:rsidRPr="00DA75F2">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Matrix</w:t>
                  </w:r>
                </w:p>
              </w:tc>
              <w:tc>
                <w:tcPr>
                  <w:tcW w:w="0" w:type="auto"/>
                  <w:tcBorders>
                    <w:top w:val="nil"/>
                    <w:left w:val="nil"/>
                    <w:bottom w:val="nil"/>
                    <w:right w:val="nil"/>
                  </w:tcBorders>
                  <w:shd w:val="clear" w:color="auto" w:fill="EBECD2"/>
                  <w:hideMark/>
                </w:tcPr>
                <w:p w:rsidR="00DA75F2" w:rsidRPr="00DA75F2" w:rsidRDefault="00DA75F2" w:rsidP="00DA75F2">
                  <w:pPr>
                    <w:spacing w:line="240" w:lineRule="auto"/>
                    <w:rPr>
                      <w:rFonts w:ascii="Times New Roman" w:eastAsia="Times New Roman" w:hAnsi="Times New Roman"/>
                      <w:sz w:val="24"/>
                      <w:szCs w:val="24"/>
                    </w:rPr>
                  </w:pPr>
                  <w:r w:rsidRPr="00DA75F2">
                    <w:rPr>
                      <w:rFonts w:ascii="Tahoma" w:eastAsia="Times New Roman" w:hAnsi="Tahoma" w:cs="Tahoma"/>
                      <w:b/>
                      <w:bCs/>
                      <w:sz w:val="16"/>
                      <w:szCs w:val="16"/>
                    </w:rPr>
                    <w:t>Total</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WLK-LOC</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26173</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WLK-EXP</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364</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WLK-GDWY</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0</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KNR</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432</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PNR-INF</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193</w:t>
                  </w:r>
                </w:p>
              </w:tc>
            </w:tr>
            <w:tr w:rsidR="00DA75F2" w:rsidRPr="00DA75F2">
              <w:tc>
                <w:tcPr>
                  <w:tcW w:w="1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PNR-FML</w:t>
                  </w:r>
                </w:p>
              </w:tc>
              <w:tc>
                <w:tcPr>
                  <w:tcW w:w="4000" w:type="pct"/>
                  <w:tcBorders>
                    <w:top w:val="nil"/>
                    <w:left w:val="nil"/>
                    <w:bottom w:val="nil"/>
                    <w:right w:val="nil"/>
                  </w:tcBorders>
                  <w:shd w:val="clear" w:color="auto" w:fill="F9F9EE"/>
                  <w:hideMark/>
                </w:tcPr>
                <w:p w:rsidR="00DA75F2" w:rsidRPr="00DA75F2" w:rsidRDefault="00DA75F2" w:rsidP="00DA75F2">
                  <w:pPr>
                    <w:spacing w:line="240" w:lineRule="auto"/>
                    <w:rPr>
                      <w:rFonts w:ascii="Times New Roman" w:eastAsia="Times New Roman" w:hAnsi="Times New Roman"/>
                      <w:sz w:val="16"/>
                      <w:szCs w:val="16"/>
                    </w:rPr>
                  </w:pPr>
                  <w:r w:rsidRPr="00DA75F2">
                    <w:rPr>
                      <w:rFonts w:ascii="Times New Roman" w:eastAsia="Times New Roman" w:hAnsi="Times New Roman"/>
                      <w:sz w:val="16"/>
                      <w:szCs w:val="16"/>
                    </w:rPr>
                    <w:t>36</w:t>
                  </w:r>
                </w:p>
              </w:tc>
            </w:tr>
          </w:tbl>
          <w:p w:rsidR="00DA75F2" w:rsidRPr="00DA75F2" w:rsidRDefault="00DA75F2" w:rsidP="00DA75F2">
            <w:pPr>
              <w:spacing w:line="240" w:lineRule="auto"/>
              <w:rPr>
                <w:rFonts w:ascii="Times New Roman" w:eastAsia="Times New Roman" w:hAnsi="Times New Roman"/>
                <w:sz w:val="24"/>
                <w:szCs w:val="24"/>
              </w:rPr>
            </w:pPr>
          </w:p>
        </w:tc>
      </w:tr>
    </w:tbl>
    <w:p w:rsidR="00DA75F2" w:rsidRPr="00DA75F2" w:rsidRDefault="00DA75F2" w:rsidP="00DA75F2"/>
    <w:p w:rsidR="00DA75F2" w:rsidRPr="00DA75F2" w:rsidRDefault="00DA75F2" w:rsidP="00DA75F2"/>
    <w:p w:rsidR="00685F67" w:rsidRPr="00BF36E6" w:rsidRDefault="00253A91" w:rsidP="00457C90">
      <w:pPr>
        <w:pStyle w:val="Heading3"/>
        <w:pageBreakBefore/>
        <w:rPr>
          <w:rFonts w:ascii="Arial" w:hAnsi="Arial" w:cs="Arial"/>
        </w:rPr>
      </w:pPr>
      <w:bookmarkStart w:id="180" w:name="_Toc358793995"/>
      <w:r>
        <w:rPr>
          <w:rFonts w:ascii="Arial" w:hAnsi="Arial" w:cs="Arial"/>
        </w:rPr>
        <w:lastRenderedPageBreak/>
        <w:t>5</w:t>
      </w:r>
      <w:r w:rsidR="00C70055">
        <w:rPr>
          <w:rFonts w:ascii="Arial" w:hAnsi="Arial" w:cs="Arial"/>
        </w:rPr>
        <w:t>.4.7</w:t>
      </w:r>
      <w:r w:rsidR="008B7EAD" w:rsidRPr="00BF36E6">
        <w:rPr>
          <w:rFonts w:ascii="Arial" w:hAnsi="Arial" w:cs="Arial"/>
        </w:rPr>
        <w:t xml:space="preserve"> </w:t>
      </w:r>
      <w:r w:rsidR="00685F67" w:rsidRPr="00BF36E6">
        <w:rPr>
          <w:rFonts w:ascii="Arial" w:hAnsi="Arial" w:cs="Arial"/>
        </w:rPr>
        <w:t>Highway Assignment</w:t>
      </w:r>
      <w:bookmarkEnd w:id="180"/>
    </w:p>
    <w:p w:rsidR="008B7EAD" w:rsidRPr="006A1E1F" w:rsidRDefault="008B7EAD" w:rsidP="003B4175">
      <w:pPr>
        <w:jc w:val="both"/>
        <w:rPr>
          <w:rFonts w:cs="Arial"/>
        </w:rPr>
      </w:pPr>
    </w:p>
    <w:p w:rsidR="00705FCE" w:rsidRDefault="003B71BC" w:rsidP="0069098F">
      <w:pPr>
        <w:jc w:val="both"/>
        <w:rPr>
          <w:rFonts w:cs="Arial"/>
        </w:rPr>
      </w:pPr>
      <w:r w:rsidRPr="006A1E1F">
        <w:rPr>
          <w:rFonts w:cs="Arial"/>
        </w:rPr>
        <w:t xml:space="preserve">When the user clicks the “Highway Assignment” button, </w:t>
      </w:r>
      <w:r w:rsidR="00705FCE">
        <w:rPr>
          <w:rFonts w:cs="Arial"/>
        </w:rPr>
        <w:t>the highway a</w:t>
      </w:r>
      <w:r w:rsidR="00DB3E09" w:rsidRPr="006A1E1F">
        <w:rPr>
          <w:rFonts w:cs="Arial"/>
        </w:rPr>
        <w:t>ssignment</w:t>
      </w:r>
      <w:r w:rsidRPr="006A1E1F">
        <w:rPr>
          <w:rFonts w:cs="Arial"/>
        </w:rPr>
        <w:t xml:space="preserve"> model </w:t>
      </w:r>
      <w:r w:rsidR="00796A3F">
        <w:rPr>
          <w:rFonts w:cs="Arial"/>
        </w:rPr>
        <w:t xml:space="preserve">is </w:t>
      </w:r>
      <w:r w:rsidR="00705FCE">
        <w:rPr>
          <w:rFonts w:cs="Arial"/>
        </w:rPr>
        <w:t xml:space="preserve">implemented </w:t>
      </w:r>
      <w:r w:rsidR="00796A3F">
        <w:rPr>
          <w:rFonts w:cs="Arial"/>
        </w:rPr>
        <w:t>in</w:t>
      </w:r>
      <w:r w:rsidR="00705FCE">
        <w:rPr>
          <w:rFonts w:cs="Arial"/>
        </w:rPr>
        <w:t xml:space="preserve"> the HighwayAssign.rsc script</w:t>
      </w:r>
      <w:r w:rsidRPr="006A1E1F">
        <w:rPr>
          <w:rFonts w:cs="Arial"/>
        </w:rPr>
        <w:t>.</w:t>
      </w:r>
      <w:r w:rsidR="009801E9" w:rsidRPr="006A1E1F">
        <w:rPr>
          <w:rFonts w:cs="Arial"/>
        </w:rPr>
        <w:t xml:space="preserve"> </w:t>
      </w:r>
      <w:r w:rsidR="008B73E2" w:rsidRPr="006A1E1F">
        <w:rPr>
          <w:rFonts w:cs="Arial"/>
        </w:rPr>
        <w:t>Highway assignment assigns the auto trip</w:t>
      </w:r>
      <w:r w:rsidR="008E1520" w:rsidRPr="006A1E1F">
        <w:rPr>
          <w:rFonts w:cs="Arial"/>
        </w:rPr>
        <w:t xml:space="preserve"> table</w:t>
      </w:r>
      <w:r w:rsidR="00705FCE">
        <w:rPr>
          <w:rFonts w:cs="Arial"/>
        </w:rPr>
        <w:t>s</w:t>
      </w:r>
      <w:r w:rsidR="008B73E2" w:rsidRPr="006A1E1F">
        <w:rPr>
          <w:rFonts w:cs="Arial"/>
        </w:rPr>
        <w:t xml:space="preserve"> to</w:t>
      </w:r>
      <w:r w:rsidR="00705FCE">
        <w:rPr>
          <w:rFonts w:cs="Arial"/>
        </w:rPr>
        <w:t xml:space="preserve"> the</w:t>
      </w:r>
      <w:r w:rsidR="008B73E2" w:rsidRPr="006A1E1F">
        <w:rPr>
          <w:rFonts w:cs="Arial"/>
        </w:rPr>
        <w:t xml:space="preserve"> highway network and generates the link flow tables. </w:t>
      </w:r>
      <w:r w:rsidR="00705FCE">
        <w:rPr>
          <w:rFonts w:cs="Arial"/>
        </w:rPr>
        <w:t xml:space="preserve"> There are </w:t>
      </w:r>
      <w:r w:rsidR="000F086E">
        <w:rPr>
          <w:rFonts w:cs="Arial"/>
        </w:rPr>
        <w:t>five</w:t>
      </w:r>
      <w:r w:rsidR="00705FCE">
        <w:rPr>
          <w:rFonts w:cs="Arial"/>
        </w:rPr>
        <w:t xml:space="preserve"> time periods for highway assignment:</w:t>
      </w:r>
    </w:p>
    <w:p w:rsidR="00705FCE" w:rsidRDefault="00705FCE" w:rsidP="0069098F">
      <w:pPr>
        <w:jc w:val="both"/>
        <w:rPr>
          <w:rFonts w:cs="Arial"/>
        </w:rPr>
      </w:pPr>
    </w:p>
    <w:p w:rsidR="000F086E" w:rsidRDefault="000F086E" w:rsidP="00C91E88">
      <w:pPr>
        <w:numPr>
          <w:ilvl w:val="0"/>
          <w:numId w:val="17"/>
        </w:numPr>
        <w:jc w:val="both"/>
        <w:rPr>
          <w:rFonts w:cs="Arial"/>
        </w:rPr>
      </w:pPr>
      <w:r>
        <w:rPr>
          <w:rFonts w:cs="Arial"/>
        </w:rPr>
        <w:t>Early AM (3 AM to 6 AM)</w:t>
      </w:r>
    </w:p>
    <w:p w:rsidR="00705FCE" w:rsidRDefault="00705FCE" w:rsidP="00C91E88">
      <w:pPr>
        <w:numPr>
          <w:ilvl w:val="0"/>
          <w:numId w:val="17"/>
        </w:numPr>
        <w:jc w:val="both"/>
        <w:rPr>
          <w:rFonts w:cs="Arial"/>
        </w:rPr>
      </w:pPr>
      <w:r>
        <w:rPr>
          <w:rFonts w:cs="Arial"/>
        </w:rPr>
        <w:t>AM Peak (</w:t>
      </w:r>
      <w:r w:rsidR="000F086E">
        <w:rPr>
          <w:rFonts w:cs="Arial"/>
        </w:rPr>
        <w:t>6</w:t>
      </w:r>
      <w:r>
        <w:rPr>
          <w:rFonts w:cs="Arial"/>
        </w:rPr>
        <w:t xml:space="preserve"> AM to 9 AM)</w:t>
      </w:r>
    </w:p>
    <w:p w:rsidR="00705FCE" w:rsidRDefault="00705FCE" w:rsidP="00C91E88">
      <w:pPr>
        <w:numPr>
          <w:ilvl w:val="0"/>
          <w:numId w:val="17"/>
        </w:numPr>
        <w:jc w:val="both"/>
        <w:rPr>
          <w:rFonts w:cs="Arial"/>
        </w:rPr>
      </w:pPr>
      <w:r>
        <w:rPr>
          <w:rFonts w:cs="Arial"/>
        </w:rPr>
        <w:t xml:space="preserve">Midday (9 AM to </w:t>
      </w:r>
      <w:r w:rsidR="000F086E">
        <w:rPr>
          <w:rFonts w:cs="Arial"/>
        </w:rPr>
        <w:t>3</w:t>
      </w:r>
      <w:r>
        <w:rPr>
          <w:rFonts w:cs="Arial"/>
        </w:rPr>
        <w:t xml:space="preserve"> PM)</w:t>
      </w:r>
    </w:p>
    <w:p w:rsidR="00705FCE" w:rsidRDefault="00705FCE" w:rsidP="00C91E88">
      <w:pPr>
        <w:numPr>
          <w:ilvl w:val="0"/>
          <w:numId w:val="17"/>
        </w:numPr>
        <w:jc w:val="both"/>
        <w:rPr>
          <w:rFonts w:cs="Arial"/>
        </w:rPr>
      </w:pPr>
      <w:r>
        <w:rPr>
          <w:rFonts w:cs="Arial"/>
        </w:rPr>
        <w:t>PM Peak (</w:t>
      </w:r>
      <w:r w:rsidR="000F086E">
        <w:rPr>
          <w:rFonts w:cs="Arial"/>
        </w:rPr>
        <w:t>3</w:t>
      </w:r>
      <w:r>
        <w:rPr>
          <w:rFonts w:cs="Arial"/>
        </w:rPr>
        <w:t xml:space="preserve"> PM to </w:t>
      </w:r>
      <w:r w:rsidR="000F086E">
        <w:rPr>
          <w:rFonts w:cs="Arial"/>
        </w:rPr>
        <w:t>7</w:t>
      </w:r>
      <w:r>
        <w:rPr>
          <w:rFonts w:cs="Arial"/>
        </w:rPr>
        <w:t xml:space="preserve"> PM)</w:t>
      </w:r>
    </w:p>
    <w:p w:rsidR="00705FCE" w:rsidRDefault="00705FCE" w:rsidP="00C91E88">
      <w:pPr>
        <w:numPr>
          <w:ilvl w:val="0"/>
          <w:numId w:val="17"/>
        </w:numPr>
        <w:jc w:val="both"/>
        <w:rPr>
          <w:rFonts w:cs="Arial"/>
        </w:rPr>
      </w:pPr>
      <w:r>
        <w:rPr>
          <w:rFonts w:cs="Arial"/>
        </w:rPr>
        <w:t>Night (</w:t>
      </w:r>
      <w:r w:rsidR="000F086E">
        <w:rPr>
          <w:rFonts w:cs="Arial"/>
        </w:rPr>
        <w:t>7</w:t>
      </w:r>
      <w:r>
        <w:rPr>
          <w:rFonts w:cs="Arial"/>
        </w:rPr>
        <w:t xml:space="preserve"> PM to </w:t>
      </w:r>
      <w:r w:rsidR="000F086E">
        <w:rPr>
          <w:rFonts w:cs="Arial"/>
        </w:rPr>
        <w:t>3</w:t>
      </w:r>
      <w:r>
        <w:rPr>
          <w:rFonts w:cs="Arial"/>
        </w:rPr>
        <w:t xml:space="preserve"> AM)</w:t>
      </w:r>
    </w:p>
    <w:p w:rsidR="00705FCE" w:rsidRDefault="00705FCE" w:rsidP="0069098F">
      <w:pPr>
        <w:jc w:val="both"/>
        <w:rPr>
          <w:rFonts w:cs="Arial"/>
        </w:rPr>
      </w:pPr>
    </w:p>
    <w:p w:rsidR="0069098F" w:rsidRPr="006A1E1F" w:rsidRDefault="00705FCE" w:rsidP="0069098F">
      <w:pPr>
        <w:jc w:val="both"/>
        <w:rPr>
          <w:rFonts w:cs="Arial"/>
        </w:rPr>
      </w:pPr>
      <w:r>
        <w:rPr>
          <w:rFonts w:cs="Arial"/>
        </w:rPr>
        <w:t xml:space="preserve">Since </w:t>
      </w:r>
      <w:r w:rsidR="000F086E">
        <w:rPr>
          <w:rFonts w:cs="Arial"/>
        </w:rPr>
        <w:t>the</w:t>
      </w:r>
      <w:r>
        <w:rPr>
          <w:rFonts w:cs="Arial"/>
        </w:rPr>
        <w:t xml:space="preserve"> </w:t>
      </w:r>
      <w:r w:rsidR="000F086E">
        <w:rPr>
          <w:rFonts w:cs="Arial"/>
        </w:rPr>
        <w:t>AM</w:t>
      </w:r>
      <w:r>
        <w:rPr>
          <w:rFonts w:cs="Arial"/>
        </w:rPr>
        <w:t xml:space="preserve"> peak</w:t>
      </w:r>
      <w:r w:rsidR="000F086E">
        <w:rPr>
          <w:rFonts w:cs="Arial"/>
        </w:rPr>
        <w:t xml:space="preserve"> period</w:t>
      </w:r>
      <w:r>
        <w:rPr>
          <w:rFonts w:cs="Arial"/>
        </w:rPr>
        <w:t xml:space="preserve"> skims are </w:t>
      </w:r>
      <w:r w:rsidR="000F086E">
        <w:rPr>
          <w:rFonts w:cs="Arial"/>
        </w:rPr>
        <w:t>one of the most congested</w:t>
      </w:r>
      <w:r>
        <w:rPr>
          <w:rFonts w:cs="Arial"/>
        </w:rPr>
        <w:t>, the resulting skims are compared to previous iterations (if iteration</w:t>
      </w:r>
      <w:r w:rsidR="000C68AC">
        <w:rPr>
          <w:rFonts w:cs="Arial"/>
        </w:rPr>
        <w:t xml:space="preserve"> is greater than </w:t>
      </w:r>
      <w:r>
        <w:rPr>
          <w:rFonts w:cs="Arial"/>
        </w:rPr>
        <w:t xml:space="preserve">1) for convergence.  If these skims are within 5% root mean square error of the previous iteration, </w:t>
      </w:r>
      <w:r w:rsidR="000F086E">
        <w:rPr>
          <w:rFonts w:cs="Arial"/>
        </w:rPr>
        <w:t>the model is considered converged and does not go through feedback</w:t>
      </w:r>
      <w:r w:rsidR="008E1520" w:rsidRPr="006A1E1F">
        <w:rPr>
          <w:rFonts w:cs="Arial"/>
        </w:rPr>
        <w:t xml:space="preserve">. </w:t>
      </w:r>
      <w:r w:rsidR="0069098F" w:rsidRPr="006A1E1F">
        <w:rPr>
          <w:rFonts w:cs="Arial"/>
        </w:rPr>
        <w:t xml:space="preserve">The input files and output files for this task are listed below: </w:t>
      </w:r>
    </w:p>
    <w:p w:rsidR="003B4175" w:rsidRPr="006A1E1F" w:rsidRDefault="003B4175" w:rsidP="003B4175">
      <w:pPr>
        <w:jc w:val="both"/>
        <w:rPr>
          <w:rFonts w:cs="Arial"/>
        </w:rPr>
      </w:pPr>
    </w:p>
    <w:p w:rsidR="007633FE" w:rsidRPr="006A1E1F" w:rsidRDefault="007633FE" w:rsidP="00C91E88">
      <w:pPr>
        <w:pStyle w:val="ListParagraph"/>
        <w:numPr>
          <w:ilvl w:val="0"/>
          <w:numId w:val="13"/>
        </w:numPr>
        <w:ind w:left="360"/>
        <w:jc w:val="both"/>
        <w:rPr>
          <w:rFonts w:cs="Arial"/>
        </w:rPr>
      </w:pPr>
      <w:r w:rsidRPr="006A1E1F">
        <w:rPr>
          <w:rFonts w:cs="Arial"/>
          <w:b/>
        </w:rPr>
        <w:t>Input Files:</w:t>
      </w:r>
    </w:p>
    <w:p w:rsidR="000F086E" w:rsidRPr="00810AD1" w:rsidRDefault="000F086E" w:rsidP="000F086E">
      <w:pPr>
        <w:pStyle w:val="BodyText"/>
        <w:numPr>
          <w:ilvl w:val="0"/>
          <w:numId w:val="13"/>
        </w:numPr>
        <w:spacing w:after="0"/>
        <w:ind w:left="1080"/>
        <w:rPr>
          <w:rFonts w:cs="Arial"/>
          <w:sz w:val="22"/>
          <w:szCs w:val="22"/>
        </w:rPr>
      </w:pPr>
      <w:r w:rsidRPr="00810AD1">
        <w:rPr>
          <w:rFonts w:cs="Arial"/>
          <w:sz w:val="22"/>
          <w:szCs w:val="22"/>
        </w:rPr>
        <w:t>Auto_&lt;time period&gt;.</w:t>
      </w:r>
      <w:proofErr w:type="spellStart"/>
      <w:r w:rsidRPr="00810AD1">
        <w:rPr>
          <w:rFonts w:cs="Arial"/>
          <w:sz w:val="22"/>
          <w:szCs w:val="22"/>
        </w:rPr>
        <w:t>mtx</w:t>
      </w:r>
      <w:proofErr w:type="spellEnd"/>
      <w:r w:rsidRPr="00810AD1">
        <w:rPr>
          <w:rFonts w:cs="Arial"/>
          <w:sz w:val="22"/>
          <w:szCs w:val="22"/>
        </w:rPr>
        <w:t>: Highway vehicle trip table for &lt;time period&gt;</w:t>
      </w:r>
    </w:p>
    <w:p w:rsidR="000C1E43" w:rsidRPr="00810AD1" w:rsidRDefault="000C1E43" w:rsidP="00C91E88">
      <w:pPr>
        <w:pStyle w:val="BodyText"/>
        <w:numPr>
          <w:ilvl w:val="0"/>
          <w:numId w:val="13"/>
        </w:numPr>
        <w:spacing w:after="0"/>
        <w:ind w:left="1080"/>
        <w:rPr>
          <w:rFonts w:cs="Arial"/>
          <w:sz w:val="22"/>
          <w:szCs w:val="22"/>
        </w:rPr>
      </w:pPr>
      <w:r w:rsidRPr="00810AD1">
        <w:rPr>
          <w:rFonts w:cs="Arial"/>
          <w:sz w:val="22"/>
          <w:szCs w:val="22"/>
        </w:rPr>
        <w:t>am turn penalties.bin</w:t>
      </w:r>
      <w:r w:rsidR="00ED291F" w:rsidRPr="00810AD1">
        <w:rPr>
          <w:rFonts w:cs="Arial"/>
          <w:sz w:val="22"/>
          <w:szCs w:val="22"/>
        </w:rPr>
        <w:t>:</w:t>
      </w:r>
      <w:r w:rsidR="000D5F5B" w:rsidRPr="00810AD1">
        <w:rPr>
          <w:rFonts w:cs="Arial"/>
          <w:sz w:val="22"/>
          <w:szCs w:val="22"/>
        </w:rPr>
        <w:t xml:space="preserve"> </w:t>
      </w:r>
      <w:r w:rsidR="00377E02" w:rsidRPr="00810AD1">
        <w:rPr>
          <w:rFonts w:cs="Arial"/>
          <w:sz w:val="22"/>
          <w:szCs w:val="22"/>
        </w:rPr>
        <w:t>Turn</w:t>
      </w:r>
      <w:r w:rsidR="00F87A66" w:rsidRPr="00810AD1">
        <w:rPr>
          <w:rFonts w:cs="Arial"/>
          <w:sz w:val="22"/>
          <w:szCs w:val="22"/>
        </w:rPr>
        <w:t xml:space="preserve"> </w:t>
      </w:r>
      <w:r w:rsidR="00377E02" w:rsidRPr="00810AD1">
        <w:rPr>
          <w:rFonts w:cs="Arial"/>
          <w:sz w:val="22"/>
          <w:szCs w:val="22"/>
        </w:rPr>
        <w:t xml:space="preserve">penalties for </w:t>
      </w:r>
      <w:r w:rsidR="00745B9F" w:rsidRPr="00810AD1">
        <w:rPr>
          <w:rFonts w:cs="Arial"/>
          <w:sz w:val="22"/>
          <w:szCs w:val="22"/>
        </w:rPr>
        <w:t xml:space="preserve">early AM and </w:t>
      </w:r>
      <w:r w:rsidR="00377E02" w:rsidRPr="00810AD1">
        <w:rPr>
          <w:rFonts w:cs="Arial"/>
          <w:sz w:val="22"/>
          <w:szCs w:val="22"/>
        </w:rPr>
        <w:t>AM peak period</w:t>
      </w:r>
      <w:r w:rsidR="00745B9F" w:rsidRPr="00810AD1">
        <w:rPr>
          <w:rFonts w:cs="Arial"/>
          <w:sz w:val="22"/>
          <w:szCs w:val="22"/>
        </w:rPr>
        <w:t>s</w:t>
      </w:r>
    </w:p>
    <w:p w:rsidR="00A34FC4" w:rsidRPr="00810AD1" w:rsidRDefault="000C1E43" w:rsidP="00C91E88">
      <w:pPr>
        <w:pStyle w:val="BodyText"/>
        <w:numPr>
          <w:ilvl w:val="0"/>
          <w:numId w:val="13"/>
        </w:numPr>
        <w:spacing w:after="0"/>
        <w:ind w:left="1080"/>
        <w:rPr>
          <w:rFonts w:cs="Arial"/>
          <w:sz w:val="22"/>
          <w:szCs w:val="22"/>
        </w:rPr>
      </w:pPr>
      <w:proofErr w:type="spellStart"/>
      <w:r w:rsidRPr="00810AD1">
        <w:rPr>
          <w:rFonts w:cs="Arial"/>
          <w:sz w:val="22"/>
          <w:szCs w:val="22"/>
        </w:rPr>
        <w:t>md</w:t>
      </w:r>
      <w:proofErr w:type="spellEnd"/>
      <w:r w:rsidRPr="00810AD1">
        <w:rPr>
          <w:rFonts w:cs="Arial"/>
          <w:sz w:val="22"/>
          <w:szCs w:val="22"/>
        </w:rPr>
        <w:t xml:space="preserve"> turn penalties.bin</w:t>
      </w:r>
      <w:r w:rsidR="00ED291F" w:rsidRPr="00810AD1">
        <w:rPr>
          <w:rFonts w:cs="Arial"/>
          <w:sz w:val="22"/>
          <w:szCs w:val="22"/>
        </w:rPr>
        <w:t>:</w:t>
      </w:r>
      <w:r w:rsidR="00626DD0" w:rsidRPr="00810AD1">
        <w:rPr>
          <w:rFonts w:cs="Arial"/>
          <w:sz w:val="22"/>
          <w:szCs w:val="22"/>
        </w:rPr>
        <w:t xml:space="preserve"> </w:t>
      </w:r>
      <w:r w:rsidR="00A34FC4" w:rsidRPr="00810AD1">
        <w:rPr>
          <w:rFonts w:cs="Arial"/>
          <w:sz w:val="22"/>
          <w:szCs w:val="22"/>
        </w:rPr>
        <w:t xml:space="preserve">Turn penalties for </w:t>
      </w:r>
      <w:r w:rsidR="00745B9F" w:rsidRPr="00810AD1">
        <w:rPr>
          <w:rFonts w:cs="Arial"/>
          <w:sz w:val="22"/>
          <w:szCs w:val="22"/>
        </w:rPr>
        <w:t>midday</w:t>
      </w:r>
      <w:r w:rsidR="00A34FC4" w:rsidRPr="00810AD1">
        <w:rPr>
          <w:rFonts w:cs="Arial"/>
          <w:sz w:val="22"/>
          <w:szCs w:val="22"/>
        </w:rPr>
        <w:t xml:space="preserve"> period</w:t>
      </w:r>
    </w:p>
    <w:p w:rsidR="00A34FC4" w:rsidRPr="00810AD1" w:rsidRDefault="000C1E43" w:rsidP="00C91E88">
      <w:pPr>
        <w:pStyle w:val="BodyText"/>
        <w:numPr>
          <w:ilvl w:val="0"/>
          <w:numId w:val="13"/>
        </w:numPr>
        <w:spacing w:after="0"/>
        <w:ind w:left="1080"/>
        <w:rPr>
          <w:rFonts w:cs="Arial"/>
          <w:sz w:val="22"/>
          <w:szCs w:val="22"/>
        </w:rPr>
      </w:pPr>
      <w:r w:rsidRPr="00810AD1">
        <w:rPr>
          <w:rFonts w:cs="Arial"/>
          <w:sz w:val="22"/>
          <w:szCs w:val="22"/>
        </w:rPr>
        <w:t>pm turn penalties.bin</w:t>
      </w:r>
      <w:r w:rsidR="00ED291F" w:rsidRPr="00810AD1">
        <w:rPr>
          <w:rFonts w:cs="Arial"/>
          <w:sz w:val="22"/>
          <w:szCs w:val="22"/>
        </w:rPr>
        <w:t>:</w:t>
      </w:r>
      <w:r w:rsidR="00626DD0" w:rsidRPr="00810AD1">
        <w:rPr>
          <w:rFonts w:cs="Arial"/>
          <w:sz w:val="22"/>
          <w:szCs w:val="22"/>
        </w:rPr>
        <w:t xml:space="preserve"> </w:t>
      </w:r>
      <w:r w:rsidR="00A34FC4" w:rsidRPr="00810AD1">
        <w:rPr>
          <w:rFonts w:cs="Arial"/>
          <w:sz w:val="22"/>
          <w:szCs w:val="22"/>
        </w:rPr>
        <w:t xml:space="preserve">Turn penalties for </w:t>
      </w:r>
      <w:r w:rsidR="00964BFE" w:rsidRPr="00810AD1">
        <w:rPr>
          <w:rFonts w:cs="Arial"/>
          <w:sz w:val="22"/>
          <w:szCs w:val="22"/>
        </w:rPr>
        <w:t>P</w:t>
      </w:r>
      <w:r w:rsidR="00A34FC4" w:rsidRPr="00810AD1">
        <w:rPr>
          <w:rFonts w:cs="Arial"/>
          <w:sz w:val="22"/>
          <w:szCs w:val="22"/>
        </w:rPr>
        <w:t xml:space="preserve">M peak </w:t>
      </w:r>
      <w:r w:rsidR="00745B9F" w:rsidRPr="00810AD1">
        <w:rPr>
          <w:rFonts w:cs="Arial"/>
          <w:sz w:val="22"/>
          <w:szCs w:val="22"/>
        </w:rPr>
        <w:t xml:space="preserve">and evening </w:t>
      </w:r>
      <w:r w:rsidR="00A34FC4" w:rsidRPr="00810AD1">
        <w:rPr>
          <w:rFonts w:cs="Arial"/>
          <w:sz w:val="22"/>
          <w:szCs w:val="22"/>
        </w:rPr>
        <w:t>period</w:t>
      </w:r>
      <w:r w:rsidR="00745B9F" w:rsidRPr="00810AD1">
        <w:rPr>
          <w:rFonts w:cs="Arial"/>
          <w:sz w:val="22"/>
          <w:szCs w:val="22"/>
        </w:rPr>
        <w:t>s</w:t>
      </w:r>
    </w:p>
    <w:p w:rsidR="00377E02" w:rsidRPr="00810AD1" w:rsidRDefault="00377E02" w:rsidP="00C91E88">
      <w:pPr>
        <w:pStyle w:val="BodyText"/>
        <w:numPr>
          <w:ilvl w:val="0"/>
          <w:numId w:val="13"/>
        </w:numPr>
        <w:spacing w:after="0"/>
        <w:ind w:left="1080"/>
        <w:rPr>
          <w:rFonts w:cs="Arial"/>
          <w:sz w:val="22"/>
          <w:szCs w:val="22"/>
        </w:rPr>
      </w:pPr>
      <w:r w:rsidRPr="00810AD1">
        <w:rPr>
          <w:rFonts w:cs="Arial"/>
          <w:sz w:val="22"/>
          <w:szCs w:val="22"/>
        </w:rPr>
        <w:t xml:space="preserve">Scenario Line Layer.dbd: </w:t>
      </w:r>
      <w:r w:rsidR="00763901" w:rsidRPr="00810AD1">
        <w:rPr>
          <w:rFonts w:cs="Arial"/>
          <w:sz w:val="22"/>
          <w:szCs w:val="22"/>
        </w:rPr>
        <w:t>Scenario line layer</w:t>
      </w:r>
    </w:p>
    <w:p w:rsidR="00377E02" w:rsidRPr="00810AD1" w:rsidRDefault="00745B9F" w:rsidP="00C91E88">
      <w:pPr>
        <w:pStyle w:val="BodyText"/>
        <w:numPr>
          <w:ilvl w:val="0"/>
          <w:numId w:val="13"/>
        </w:numPr>
        <w:spacing w:after="0"/>
        <w:ind w:left="1080"/>
        <w:rPr>
          <w:rFonts w:cs="Arial"/>
          <w:sz w:val="22"/>
          <w:szCs w:val="22"/>
        </w:rPr>
      </w:pPr>
      <w:r w:rsidRPr="00810AD1">
        <w:rPr>
          <w:rFonts w:cs="Arial"/>
          <w:sz w:val="22"/>
          <w:szCs w:val="22"/>
        </w:rPr>
        <w:t>H</w:t>
      </w:r>
      <w:r w:rsidR="00377E02" w:rsidRPr="00810AD1">
        <w:rPr>
          <w:rFonts w:cs="Arial"/>
          <w:sz w:val="22"/>
          <w:szCs w:val="22"/>
        </w:rPr>
        <w:t>wy</w:t>
      </w:r>
      <w:r w:rsidRPr="00810AD1">
        <w:rPr>
          <w:rFonts w:cs="Arial"/>
          <w:sz w:val="22"/>
          <w:szCs w:val="22"/>
        </w:rPr>
        <w:t>&lt;time period&gt;</w:t>
      </w:r>
      <w:r w:rsidR="00377E02" w:rsidRPr="00810AD1">
        <w:rPr>
          <w:rFonts w:cs="Arial"/>
          <w:sz w:val="22"/>
          <w:szCs w:val="22"/>
        </w:rPr>
        <w:t>.net</w:t>
      </w:r>
      <w:r w:rsidR="00EC0795" w:rsidRPr="00810AD1">
        <w:rPr>
          <w:rFonts w:cs="Arial"/>
          <w:sz w:val="22"/>
          <w:szCs w:val="22"/>
        </w:rPr>
        <w:t>:</w:t>
      </w:r>
      <w:r w:rsidR="006D05CA" w:rsidRPr="00810AD1">
        <w:rPr>
          <w:rFonts w:cs="Arial"/>
          <w:sz w:val="22"/>
          <w:szCs w:val="22"/>
        </w:rPr>
        <w:t xml:space="preserve"> </w:t>
      </w:r>
      <w:r w:rsidR="00B7482E" w:rsidRPr="00810AD1">
        <w:rPr>
          <w:rFonts w:cs="Arial"/>
          <w:sz w:val="22"/>
          <w:szCs w:val="22"/>
        </w:rPr>
        <w:t xml:space="preserve">Highway network </w:t>
      </w:r>
      <w:r w:rsidRPr="00810AD1">
        <w:rPr>
          <w:rFonts w:cs="Arial"/>
          <w:sz w:val="22"/>
          <w:szCs w:val="22"/>
        </w:rPr>
        <w:t>for &lt;time period&gt;</w:t>
      </w:r>
      <w:r w:rsidR="00B7482E" w:rsidRPr="00810AD1">
        <w:rPr>
          <w:rFonts w:cs="Arial"/>
          <w:sz w:val="22"/>
          <w:szCs w:val="22"/>
        </w:rPr>
        <w:t xml:space="preserve"> </w:t>
      </w:r>
    </w:p>
    <w:p w:rsidR="003222B1" w:rsidRPr="006A1E1F" w:rsidRDefault="003222B1" w:rsidP="003222B1">
      <w:pPr>
        <w:pStyle w:val="BodyText"/>
        <w:ind w:left="1080"/>
        <w:rPr>
          <w:rFonts w:cs="Arial"/>
          <w:szCs w:val="22"/>
        </w:rPr>
      </w:pPr>
    </w:p>
    <w:p w:rsidR="004422B6" w:rsidRPr="006A1E1F" w:rsidRDefault="000C1E43" w:rsidP="00C91E88">
      <w:pPr>
        <w:pStyle w:val="ListParagraph"/>
        <w:numPr>
          <w:ilvl w:val="0"/>
          <w:numId w:val="13"/>
        </w:numPr>
        <w:ind w:left="360"/>
        <w:jc w:val="both"/>
        <w:rPr>
          <w:rFonts w:cs="Arial"/>
        </w:rPr>
      </w:pPr>
      <w:r w:rsidRPr="006A1E1F">
        <w:rPr>
          <w:rFonts w:cs="Arial"/>
          <w:b/>
        </w:rPr>
        <w:t>Out</w:t>
      </w:r>
      <w:r w:rsidR="004422B6" w:rsidRPr="006A1E1F">
        <w:rPr>
          <w:rFonts w:cs="Arial"/>
          <w:b/>
        </w:rPr>
        <w:t>put Files:</w:t>
      </w:r>
      <w:r w:rsidR="000C68AC">
        <w:rPr>
          <w:rFonts w:cs="Arial"/>
          <w:b/>
        </w:rPr>
        <w:t xml:space="preserve"> (x = iteration number)</w:t>
      </w:r>
    </w:p>
    <w:p w:rsidR="005F79F7" w:rsidRPr="00810AD1" w:rsidRDefault="00745B9F" w:rsidP="0075081C">
      <w:pPr>
        <w:pStyle w:val="BodyText"/>
        <w:numPr>
          <w:ilvl w:val="0"/>
          <w:numId w:val="13"/>
        </w:numPr>
        <w:spacing w:after="0"/>
        <w:ind w:left="1080"/>
        <w:rPr>
          <w:rFonts w:cs="Arial"/>
          <w:sz w:val="22"/>
          <w:szCs w:val="22"/>
        </w:rPr>
      </w:pPr>
      <w:r w:rsidRPr="00810AD1">
        <w:rPr>
          <w:rFonts w:cs="Arial"/>
          <w:sz w:val="22"/>
          <w:szCs w:val="22"/>
        </w:rPr>
        <w:t>&lt;time period&gt;FLOW</w:t>
      </w:r>
      <w:r w:rsidR="000C68AC" w:rsidRPr="00810AD1">
        <w:rPr>
          <w:rFonts w:cs="Arial"/>
          <w:sz w:val="22"/>
          <w:szCs w:val="22"/>
        </w:rPr>
        <w:t>x</w:t>
      </w:r>
      <w:r w:rsidR="004422B6" w:rsidRPr="00810AD1">
        <w:rPr>
          <w:rFonts w:cs="Arial"/>
          <w:sz w:val="22"/>
          <w:szCs w:val="22"/>
        </w:rPr>
        <w:t xml:space="preserve">.bin: Highway </w:t>
      </w:r>
      <w:r w:rsidRPr="00810AD1">
        <w:rPr>
          <w:rFonts w:cs="Arial"/>
          <w:sz w:val="22"/>
          <w:szCs w:val="22"/>
        </w:rPr>
        <w:t>&lt;time period&gt;</w:t>
      </w:r>
      <w:r w:rsidR="000C68AC" w:rsidRPr="00810AD1">
        <w:rPr>
          <w:rFonts w:cs="Arial"/>
          <w:sz w:val="22"/>
          <w:szCs w:val="22"/>
        </w:rPr>
        <w:t xml:space="preserve"> link</w:t>
      </w:r>
      <w:r w:rsidR="004422B6" w:rsidRPr="00810AD1">
        <w:rPr>
          <w:rFonts w:cs="Arial"/>
          <w:sz w:val="22"/>
          <w:szCs w:val="22"/>
        </w:rPr>
        <w:t xml:space="preserve"> </w:t>
      </w:r>
      <w:r w:rsidR="000C68AC" w:rsidRPr="00810AD1">
        <w:rPr>
          <w:rFonts w:cs="Arial"/>
          <w:sz w:val="22"/>
          <w:szCs w:val="22"/>
        </w:rPr>
        <w:t>flow (times and volumes) table</w:t>
      </w:r>
    </w:p>
    <w:p w:rsidR="000E256A" w:rsidRPr="00810AD1" w:rsidRDefault="000E256A" w:rsidP="00600F17">
      <w:pPr>
        <w:pStyle w:val="BodyText"/>
        <w:jc w:val="both"/>
        <w:rPr>
          <w:rFonts w:cs="Arial"/>
          <w:sz w:val="22"/>
          <w:szCs w:val="22"/>
        </w:rPr>
      </w:pPr>
      <w:r w:rsidRPr="00810AD1">
        <w:rPr>
          <w:rFonts w:cs="Arial"/>
          <w:sz w:val="22"/>
          <w:szCs w:val="22"/>
        </w:rPr>
        <w:lastRenderedPageBreak/>
        <w:t>After the highway assignment is performed, a report file</w:t>
      </w:r>
      <w:r w:rsidR="00D37E94" w:rsidRPr="00810AD1">
        <w:rPr>
          <w:rFonts w:cs="Arial"/>
          <w:sz w:val="22"/>
          <w:szCs w:val="22"/>
        </w:rPr>
        <w:t xml:space="preserve"> for each time period</w:t>
      </w:r>
      <w:r w:rsidRPr="00810AD1">
        <w:rPr>
          <w:rFonts w:cs="Arial"/>
          <w:sz w:val="22"/>
          <w:szCs w:val="22"/>
        </w:rPr>
        <w:t xml:space="preserve"> is created summarizing the convergence results</w:t>
      </w:r>
      <w:r w:rsidR="00D37E94" w:rsidRPr="00810AD1">
        <w:rPr>
          <w:rFonts w:cs="Arial"/>
          <w:sz w:val="22"/>
          <w:szCs w:val="22"/>
        </w:rPr>
        <w:t>.  The early AM period assignment’s report file is</w:t>
      </w:r>
      <w:r w:rsidRPr="00810AD1">
        <w:rPr>
          <w:rFonts w:cs="Arial"/>
          <w:sz w:val="22"/>
          <w:szCs w:val="22"/>
        </w:rPr>
        <w:t xml:space="preserve"> shown in </w:t>
      </w:r>
      <w:fldSimple w:instr=" REF _Ref202340832 \h  \* MERGEFORMAT ">
        <w:r w:rsidR="001B67BC" w:rsidRPr="00810AD1">
          <w:rPr>
            <w:sz w:val="22"/>
            <w:szCs w:val="22"/>
          </w:rPr>
          <w:t xml:space="preserve">Figure </w:t>
        </w:r>
        <w:r w:rsidR="001B67BC" w:rsidRPr="00810AD1">
          <w:rPr>
            <w:noProof/>
            <w:sz w:val="22"/>
            <w:szCs w:val="22"/>
          </w:rPr>
          <w:t>20</w:t>
        </w:r>
      </w:fldSimple>
      <w:r w:rsidR="00463862" w:rsidRPr="00810AD1">
        <w:rPr>
          <w:rFonts w:cs="Arial"/>
          <w:sz w:val="22"/>
          <w:szCs w:val="22"/>
        </w:rPr>
        <w:t>,</w:t>
      </w:r>
      <w:r w:rsidR="00DD1167" w:rsidRPr="00810AD1">
        <w:rPr>
          <w:rFonts w:cs="Arial"/>
          <w:sz w:val="22"/>
          <w:szCs w:val="22"/>
        </w:rPr>
        <w:t xml:space="preserve"> </w:t>
      </w:r>
      <w:fldSimple w:instr=" REF _Ref202340911 \h  \* MERGEFORMAT ">
        <w:r w:rsidR="001B67BC" w:rsidRPr="00810AD1">
          <w:rPr>
            <w:sz w:val="22"/>
            <w:szCs w:val="22"/>
          </w:rPr>
          <w:t xml:space="preserve">Figure </w:t>
        </w:r>
        <w:r w:rsidR="001B67BC" w:rsidRPr="00810AD1">
          <w:rPr>
            <w:noProof/>
            <w:sz w:val="22"/>
            <w:szCs w:val="22"/>
          </w:rPr>
          <w:t>21</w:t>
        </w:r>
      </w:fldSimple>
      <w:r w:rsidR="00463862" w:rsidRPr="00810AD1">
        <w:rPr>
          <w:rFonts w:cs="Arial"/>
          <w:sz w:val="22"/>
          <w:szCs w:val="22"/>
        </w:rPr>
        <w:t xml:space="preserve">, and </w:t>
      </w:r>
      <w:fldSimple w:instr=" REF _Ref202340978 \h  \* MERGEFORMAT ">
        <w:r w:rsidR="001B67BC" w:rsidRPr="00810AD1">
          <w:rPr>
            <w:sz w:val="22"/>
            <w:szCs w:val="22"/>
          </w:rPr>
          <w:t xml:space="preserve">Figure </w:t>
        </w:r>
        <w:r w:rsidR="001B67BC" w:rsidRPr="00810AD1">
          <w:rPr>
            <w:noProof/>
            <w:sz w:val="22"/>
            <w:szCs w:val="22"/>
          </w:rPr>
          <w:t>22</w:t>
        </w:r>
      </w:fldSimple>
      <w:r w:rsidR="001A54A9" w:rsidRPr="00810AD1">
        <w:rPr>
          <w:rFonts w:cs="Arial"/>
          <w:sz w:val="22"/>
          <w:szCs w:val="22"/>
        </w:rPr>
        <w:t>.</w:t>
      </w:r>
    </w:p>
    <w:p w:rsidR="000E256A" w:rsidRDefault="000E256A" w:rsidP="000E256A">
      <w:pPr>
        <w:pStyle w:val="Caption"/>
        <w:rPr>
          <w:rFonts w:cs="Arial"/>
          <w:szCs w:val="22"/>
        </w:rPr>
      </w:pPr>
      <w:bookmarkStart w:id="181" w:name="_Ref202340832"/>
      <w:bookmarkStart w:id="182" w:name="_Toc358794051"/>
      <w:r>
        <w:t xml:space="preserve">Figure </w:t>
      </w:r>
      <w:fldSimple w:instr=" SEQ Figure \* ARABIC ">
        <w:r w:rsidR="001B67BC">
          <w:rPr>
            <w:noProof/>
          </w:rPr>
          <w:t>20</w:t>
        </w:r>
      </w:fldSimple>
      <w:bookmarkEnd w:id="181"/>
      <w:r>
        <w:t>: Highway Assignment Report File</w:t>
      </w:r>
      <w:bookmarkEnd w:id="182"/>
    </w:p>
    <w:p w:rsidR="002F617B" w:rsidRPr="002F617B" w:rsidRDefault="002F617B" w:rsidP="002F617B">
      <w:pPr>
        <w:shd w:val="clear" w:color="auto" w:fill="AAAAFF"/>
        <w:spacing w:line="240" w:lineRule="auto"/>
        <w:rPr>
          <w:rFonts w:ascii="Tahoma" w:eastAsia="Times New Roman" w:hAnsi="Tahoma" w:cs="Tahoma"/>
          <w:b/>
          <w:bCs/>
          <w:sz w:val="26"/>
          <w:szCs w:val="26"/>
        </w:rPr>
      </w:pPr>
      <w:bookmarkStart w:id="183" w:name="IDAORF5C"/>
      <w:r w:rsidRPr="002F617B">
        <w:rPr>
          <w:rFonts w:ascii="Tahoma" w:eastAsia="Times New Roman" w:hAnsi="Tahoma" w:cs="Tahoma"/>
          <w:b/>
          <w:bCs/>
          <w:sz w:val="26"/>
          <w:szCs w:val="26"/>
        </w:rPr>
        <w:t>Procedure MMA on May 15, 2013 (08:57 PM)</w:t>
      </w:r>
      <w:bookmarkEnd w:id="183"/>
    </w:p>
    <w:tbl>
      <w:tblPr>
        <w:tblW w:w="5000" w:type="pct"/>
        <w:tblCellSpacing w:w="0" w:type="dxa"/>
        <w:tblCellMar>
          <w:left w:w="0" w:type="dxa"/>
          <w:right w:w="0" w:type="dxa"/>
        </w:tblCellMar>
        <w:tblLook w:val="04A0"/>
      </w:tblPr>
      <w:tblGrid>
        <w:gridCol w:w="20"/>
        <w:gridCol w:w="9340"/>
      </w:tblGrid>
      <w:tr w:rsidR="002F617B" w:rsidRPr="002F617B" w:rsidTr="002F617B">
        <w:trPr>
          <w:tblCellSpacing w:w="0" w:type="dxa"/>
        </w:trPr>
        <w:tc>
          <w:tcPr>
            <w:tcW w:w="2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9340" w:type="dxa"/>
            <w:vAlign w:val="center"/>
            <w:hideMark/>
          </w:tcPr>
          <w:tbl>
            <w:tblPr>
              <w:tblW w:w="5000" w:type="pct"/>
              <w:tblCellMar>
                <w:top w:w="45" w:type="dxa"/>
                <w:left w:w="45" w:type="dxa"/>
                <w:bottom w:w="45" w:type="dxa"/>
                <w:right w:w="45" w:type="dxa"/>
              </w:tblCellMar>
              <w:tblLook w:val="04A0"/>
            </w:tblPr>
            <w:tblGrid>
              <w:gridCol w:w="810"/>
              <w:gridCol w:w="1170"/>
              <w:gridCol w:w="690"/>
              <w:gridCol w:w="1390"/>
              <w:gridCol w:w="1172"/>
              <w:gridCol w:w="1159"/>
              <w:gridCol w:w="861"/>
              <w:gridCol w:w="549"/>
              <w:gridCol w:w="600"/>
              <w:gridCol w:w="939"/>
            </w:tblGrid>
            <w:tr w:rsidR="002F617B" w:rsidRPr="002F617B" w:rsidTr="002F617B">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Iteration</w:t>
                  </w:r>
                </w:p>
              </w:tc>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 xml:space="preserve">Obj. </w:t>
                  </w:r>
                  <w:proofErr w:type="spellStart"/>
                  <w:r w:rsidRPr="002F617B">
                    <w:rPr>
                      <w:rFonts w:ascii="Tahoma" w:eastAsia="Times New Roman" w:hAnsi="Tahoma" w:cs="Tahoma"/>
                      <w:b/>
                      <w:bCs/>
                      <w:sz w:val="16"/>
                      <w:szCs w:val="16"/>
                    </w:rPr>
                    <w:t>Func</w:t>
                  </w:r>
                  <w:proofErr w:type="spellEnd"/>
                  <w:r w:rsidRPr="002F617B">
                    <w:rPr>
                      <w:rFonts w:ascii="Tahoma" w:eastAsia="Times New Roman" w:hAnsi="Tahoma" w:cs="Tahoma"/>
                      <w:b/>
                      <w:bCs/>
                      <w:sz w:val="16"/>
                      <w:szCs w:val="16"/>
                    </w:rPr>
                    <w:t>.</w:t>
                  </w:r>
                </w:p>
              </w:tc>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Step</w:t>
                  </w:r>
                </w:p>
              </w:tc>
              <w:tc>
                <w:tcPr>
                  <w:tcW w:w="776" w:type="pct"/>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Relative Gap</w:t>
                  </w:r>
                </w:p>
              </w:tc>
              <w:tc>
                <w:tcPr>
                  <w:tcW w:w="499" w:type="pct"/>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AEC</w:t>
                  </w:r>
                </w:p>
              </w:tc>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Max. Flow Change</w:t>
                  </w:r>
                </w:p>
              </w:tc>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Relative VHT</w:t>
                  </w:r>
                </w:p>
              </w:tc>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RMSE</w:t>
                  </w:r>
                </w:p>
              </w:tc>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 RMSE</w:t>
                  </w:r>
                </w:p>
              </w:tc>
              <w:tc>
                <w:tcPr>
                  <w:tcW w:w="0" w:type="auto"/>
                  <w:tcBorders>
                    <w:top w:val="nil"/>
                    <w:left w:val="nil"/>
                    <w:bottom w:val="single" w:sz="4" w:space="0" w:color="auto"/>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CPU Time</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1582994.006992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0.241944</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6.9144925e-002</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1.4319469e+000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2395.252674</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24"/>
                      <w:szCs w:val="24"/>
                    </w:rPr>
                  </w:pP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93.62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63.83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00:00:04.758</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1565775.064426</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0.462707</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3.3928706e-002</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6.7765609e-001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1573.685460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0.046546</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78.20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52.90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00:00:05.024</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1553933.227753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0.372015</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4.4216094e-003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8.5481120e-002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654.405223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0.042323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18.99</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12.84</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00:00:05.288</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4</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1553456.805853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1.000000</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3.9279999e-003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7.5793331e-002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630.752740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0.002524</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30.86</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20.90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00:00:05.554</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1552406.419646</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0.061017</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3.4728312e-003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6.6910390e-002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557.863027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0.001714</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10.52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00:00:05.835</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1552206.466599</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0.258010</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1.9476176e-003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3.7520614e-002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454.232046</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0.000191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22.55</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15.29</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00:00:06.115</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1551833.345757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0.449072</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1.8385413e-003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3.5444469e-002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415.002271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0.000907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15.04</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10.21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00:00:06.411</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1551606.477167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0.489808</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2.2083839e-003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4.2626210e-002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355.119536</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0.001642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11.07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7.51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00:00:06.692</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1551502.403688</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1.000000</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2.3714124e-003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4.5791649e-002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173.472241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0.000552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8.28</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5.62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00:00:06.958</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1551266.773397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0.118243</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1.7262980e-003</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3.3325364e-002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353.874962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0.000317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14.57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9.88</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00:00:07.222</w:t>
                  </w:r>
                </w:p>
              </w:tc>
            </w:tr>
            <w:tr w:rsidR="002F617B" w:rsidRPr="002F617B" w:rsidTr="002F617B">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1551109.863100</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0.176219</w:t>
                  </w:r>
                </w:p>
              </w:tc>
              <w:tc>
                <w:tcPr>
                  <w:tcW w:w="776"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6.3988280e-004</w:t>
                  </w:r>
                </w:p>
              </w:tc>
              <w:tc>
                <w:tcPr>
                  <w:tcW w:w="499" w:type="pct"/>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1.2336558e-002</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381.053367</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0.001733</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12.25</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8.31</w:t>
                  </w:r>
                </w:p>
              </w:tc>
              <w:tc>
                <w:tcPr>
                  <w:tcW w:w="0" w:type="auto"/>
                  <w:tcBorders>
                    <w:top w:val="single" w:sz="4" w:space="0" w:color="auto"/>
                    <w:left w:val="single" w:sz="4" w:space="0" w:color="auto"/>
                    <w:bottom w:val="single" w:sz="4" w:space="0" w:color="auto"/>
                    <w:right w:val="single" w:sz="4" w:space="0" w:color="auto"/>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00:00:07.503</w:t>
                  </w:r>
                </w:p>
              </w:tc>
            </w:tr>
          </w:tbl>
          <w:p w:rsidR="002F617B" w:rsidRPr="002F617B" w:rsidRDefault="002F617B" w:rsidP="002F617B">
            <w:pPr>
              <w:spacing w:line="240" w:lineRule="auto"/>
              <w:rPr>
                <w:rFonts w:ascii="Times New Roman" w:eastAsia="Times New Roman" w:hAnsi="Times New Roman"/>
                <w:sz w:val="24"/>
                <w:szCs w:val="24"/>
              </w:rPr>
            </w:pPr>
          </w:p>
        </w:tc>
      </w:tr>
    </w:tbl>
    <w:p w:rsidR="005346EE" w:rsidRDefault="005346EE" w:rsidP="0075081C">
      <w:pPr>
        <w:pStyle w:val="BodyText"/>
        <w:rPr>
          <w:rFonts w:cs="Arial"/>
          <w:szCs w:val="22"/>
        </w:rPr>
      </w:pPr>
    </w:p>
    <w:p w:rsidR="00DD1167" w:rsidRDefault="00DD1167" w:rsidP="00DD1167">
      <w:pPr>
        <w:pStyle w:val="Caption"/>
      </w:pPr>
      <w:bookmarkStart w:id="184" w:name="_Ref202340911"/>
      <w:bookmarkStart w:id="185" w:name="_Toc358794052"/>
      <w:r>
        <w:t xml:space="preserve">Figure </w:t>
      </w:r>
      <w:fldSimple w:instr=" SEQ Figure \* ARABIC ">
        <w:r w:rsidR="001B67BC">
          <w:rPr>
            <w:noProof/>
          </w:rPr>
          <w:t>21</w:t>
        </w:r>
      </w:fldSimple>
      <w:bookmarkEnd w:id="184"/>
      <w:r>
        <w:t>: Highway Assignment Report File-2</w:t>
      </w:r>
      <w:bookmarkEnd w:id="185"/>
    </w:p>
    <w:tbl>
      <w:tblPr>
        <w:tblW w:w="5000" w:type="pct"/>
        <w:tblCellSpacing w:w="0" w:type="dxa"/>
        <w:tblCellMar>
          <w:left w:w="0" w:type="dxa"/>
          <w:right w:w="0" w:type="dxa"/>
        </w:tblCellMar>
        <w:tblLook w:val="04A0"/>
      </w:tblPr>
      <w:tblGrid>
        <w:gridCol w:w="9360"/>
      </w:tblGrid>
      <w:tr w:rsidR="002F617B" w:rsidRPr="002F617B" w:rsidTr="002F617B">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2F617B" w:rsidRPr="002F617B">
              <w:trPr>
                <w:trHeight w:val="15"/>
              </w:trPr>
              <w:tc>
                <w:tcPr>
                  <w:tcW w:w="5000" w:type="pct"/>
                  <w:gridSpan w:val="2"/>
                  <w:tcBorders>
                    <w:top w:val="nil"/>
                    <w:left w:val="nil"/>
                    <w:bottom w:val="nil"/>
                    <w:right w:val="nil"/>
                  </w:tcBorders>
                  <w:shd w:val="clear" w:color="auto" w:fill="EBECD2"/>
                  <w:vAlign w:val="center"/>
                  <w:hideMark/>
                </w:tcPr>
                <w:p w:rsidR="002F617B" w:rsidRPr="002F617B" w:rsidRDefault="002F617B" w:rsidP="002F617B">
                  <w:pPr>
                    <w:spacing w:line="15" w:lineRule="atLeast"/>
                    <w:rPr>
                      <w:rFonts w:ascii="Times New Roman" w:eastAsia="Times New Roman" w:hAnsi="Times New Roman"/>
                      <w:b/>
                      <w:bCs/>
                      <w:sz w:val="18"/>
                      <w:szCs w:val="18"/>
                    </w:rPr>
                  </w:pPr>
                  <w:r w:rsidRPr="002F617B">
                    <w:rPr>
                      <w:rFonts w:ascii="Times New Roman" w:eastAsia="Times New Roman" w:hAnsi="Times New Roman"/>
                      <w:b/>
                      <w:bCs/>
                      <w:sz w:val="18"/>
                      <w:szCs w:val="18"/>
                    </w:rPr>
                    <w:t>INPUT FILES</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Network</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C:\projects\ompo\2012_feedback_130515_2\outputs\hwyEA.net</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Demand Table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C:\projects\ompo\2012_feedback_130515_2\outputs\auto_EA.mtx</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Lookup Table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None</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Cost Delay Function</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C:\Program Files\</w:t>
                  </w:r>
                  <w:proofErr w:type="spellStart"/>
                  <w:r w:rsidR="00AF0132">
                    <w:rPr>
                      <w:rFonts w:ascii="Times New Roman" w:eastAsia="Times New Roman" w:hAnsi="Times New Roman"/>
                      <w:sz w:val="16"/>
                      <w:szCs w:val="16"/>
                    </w:rPr>
                    <w:t>TransCAD</w:t>
                  </w:r>
                  <w:proofErr w:type="spellEnd"/>
                  <w:r w:rsidRPr="002F617B">
                    <w:rPr>
                      <w:rFonts w:ascii="Times New Roman" w:eastAsia="Times New Roman" w:hAnsi="Times New Roman"/>
                      <w:sz w:val="16"/>
                      <w:szCs w:val="16"/>
                    </w:rPr>
                    <w:t xml:space="preserve"> 6.0\emme2.vdf</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F617B" w:rsidRPr="002F617B" w:rsidTr="002F617B">
        <w:trPr>
          <w:tblCellSpacing w:w="0" w:type="dxa"/>
        </w:trPr>
        <w:tc>
          <w:tcPr>
            <w:tcW w:w="150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F617B" w:rsidRPr="002F617B">
              <w:trPr>
                <w:trHeight w:val="15"/>
              </w:trPr>
              <w:tc>
                <w:tcPr>
                  <w:tcW w:w="5000" w:type="pct"/>
                  <w:gridSpan w:val="2"/>
                  <w:tcBorders>
                    <w:top w:val="nil"/>
                    <w:left w:val="nil"/>
                    <w:bottom w:val="nil"/>
                    <w:right w:val="nil"/>
                  </w:tcBorders>
                  <w:shd w:val="clear" w:color="auto" w:fill="EBECD2"/>
                  <w:vAlign w:val="center"/>
                  <w:hideMark/>
                </w:tcPr>
                <w:p w:rsidR="002F617B" w:rsidRPr="002F617B" w:rsidRDefault="002F617B" w:rsidP="002F617B">
                  <w:pPr>
                    <w:spacing w:line="15" w:lineRule="atLeast"/>
                    <w:rPr>
                      <w:rFonts w:ascii="Times New Roman" w:eastAsia="Times New Roman" w:hAnsi="Times New Roman"/>
                      <w:b/>
                      <w:bCs/>
                      <w:sz w:val="18"/>
                      <w:szCs w:val="18"/>
                    </w:rPr>
                  </w:pPr>
                  <w:r w:rsidRPr="002F617B">
                    <w:rPr>
                      <w:rFonts w:ascii="Times New Roman" w:eastAsia="Times New Roman" w:hAnsi="Times New Roman"/>
                      <w:b/>
                      <w:bCs/>
                      <w:sz w:val="18"/>
                      <w:szCs w:val="18"/>
                    </w:rPr>
                    <w:t>OUTPUT FILES</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Flow Table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C:\projects\ompo\2012_feedback_130515_2\outputs\EAFlow4.bin</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F617B" w:rsidRPr="002F617B" w:rsidTr="002F617B">
        <w:trPr>
          <w:tblCellSpacing w:w="0" w:type="dxa"/>
        </w:trPr>
        <w:tc>
          <w:tcPr>
            <w:tcW w:w="150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F617B" w:rsidRPr="002F617B">
              <w:trPr>
                <w:trHeight w:val="15"/>
              </w:trPr>
              <w:tc>
                <w:tcPr>
                  <w:tcW w:w="5000" w:type="pct"/>
                  <w:gridSpan w:val="2"/>
                  <w:tcBorders>
                    <w:top w:val="nil"/>
                    <w:left w:val="nil"/>
                    <w:bottom w:val="nil"/>
                    <w:right w:val="nil"/>
                  </w:tcBorders>
                  <w:shd w:val="clear" w:color="auto" w:fill="EBECD2"/>
                  <w:vAlign w:val="center"/>
                  <w:hideMark/>
                </w:tcPr>
                <w:p w:rsidR="002F617B" w:rsidRPr="002F617B" w:rsidRDefault="002F617B" w:rsidP="002F617B">
                  <w:pPr>
                    <w:spacing w:line="15" w:lineRule="atLeast"/>
                    <w:rPr>
                      <w:rFonts w:ascii="Times New Roman" w:eastAsia="Times New Roman" w:hAnsi="Times New Roman"/>
                      <w:b/>
                      <w:bCs/>
                      <w:sz w:val="18"/>
                      <w:szCs w:val="18"/>
                    </w:rPr>
                  </w:pPr>
                  <w:r w:rsidRPr="002F617B">
                    <w:rPr>
                      <w:rFonts w:ascii="Times New Roman" w:eastAsia="Times New Roman" w:hAnsi="Times New Roman"/>
                      <w:b/>
                      <w:bCs/>
                      <w:sz w:val="18"/>
                      <w:szCs w:val="18"/>
                    </w:rPr>
                    <w:t>LINK FIELDS</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Time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*_FFTIME</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Capacity</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*_CAPACITY</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Alpha</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*_ALPHA</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Preload</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None</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F617B" w:rsidRPr="002F617B" w:rsidTr="002F617B">
        <w:trPr>
          <w:tblCellSpacing w:w="0" w:type="dxa"/>
        </w:trPr>
        <w:tc>
          <w:tcPr>
            <w:tcW w:w="150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F617B" w:rsidRPr="002F617B">
              <w:trPr>
                <w:trHeight w:val="15"/>
              </w:trPr>
              <w:tc>
                <w:tcPr>
                  <w:tcW w:w="5000" w:type="pct"/>
                  <w:gridSpan w:val="2"/>
                  <w:tcBorders>
                    <w:top w:val="nil"/>
                    <w:left w:val="nil"/>
                    <w:bottom w:val="nil"/>
                    <w:right w:val="nil"/>
                  </w:tcBorders>
                  <w:shd w:val="clear" w:color="auto" w:fill="EBECD2"/>
                  <w:vAlign w:val="center"/>
                  <w:hideMark/>
                </w:tcPr>
                <w:p w:rsidR="002F617B" w:rsidRPr="002F617B" w:rsidRDefault="002F617B" w:rsidP="002F617B">
                  <w:pPr>
                    <w:spacing w:line="15" w:lineRule="atLeast"/>
                    <w:rPr>
                      <w:rFonts w:ascii="Times New Roman" w:eastAsia="Times New Roman" w:hAnsi="Times New Roman"/>
                      <w:b/>
                      <w:bCs/>
                      <w:sz w:val="18"/>
                      <w:szCs w:val="18"/>
                    </w:rPr>
                  </w:pPr>
                  <w:r w:rsidRPr="002F617B">
                    <w:rPr>
                      <w:rFonts w:ascii="Times New Roman" w:eastAsia="Times New Roman" w:hAnsi="Times New Roman"/>
                      <w:b/>
                      <w:bCs/>
                      <w:sz w:val="18"/>
                      <w:szCs w:val="18"/>
                    </w:rPr>
                    <w:t>OD DEMAND</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OD Pairs</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583696</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lastRenderedPageBreak/>
                    <w:t>Non zero OD Pairs</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0</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Demand</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82012.29</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proofErr w:type="spellStart"/>
                  <w:r w:rsidRPr="002F617B">
                    <w:rPr>
                      <w:rFonts w:ascii="Times New Roman" w:eastAsia="Times New Roman" w:hAnsi="Times New Roman"/>
                      <w:b/>
                      <w:bCs/>
                      <w:sz w:val="16"/>
                      <w:szCs w:val="16"/>
                    </w:rPr>
                    <w:t>Intranodal</w:t>
                  </w:r>
                  <w:proofErr w:type="spellEnd"/>
                  <w:r w:rsidRPr="002F617B">
                    <w:rPr>
                      <w:rFonts w:ascii="Times New Roman" w:eastAsia="Times New Roman" w:hAnsi="Times New Roman"/>
                      <w:b/>
                      <w:bCs/>
                      <w:sz w:val="16"/>
                      <w:szCs w:val="16"/>
                    </w:rPr>
                    <w:t xml:space="preserve"> Demand</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1099.86</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F617B" w:rsidRPr="002F617B" w:rsidTr="002F617B">
        <w:trPr>
          <w:tblCellSpacing w:w="0" w:type="dxa"/>
        </w:trPr>
        <w:tc>
          <w:tcPr>
            <w:tcW w:w="150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F617B" w:rsidRPr="002F617B">
              <w:trPr>
                <w:trHeight w:val="15"/>
              </w:trPr>
              <w:tc>
                <w:tcPr>
                  <w:tcW w:w="5000" w:type="pct"/>
                  <w:gridSpan w:val="2"/>
                  <w:tcBorders>
                    <w:top w:val="nil"/>
                    <w:left w:val="nil"/>
                    <w:bottom w:val="nil"/>
                    <w:right w:val="nil"/>
                  </w:tcBorders>
                  <w:shd w:val="clear" w:color="auto" w:fill="EBECD2"/>
                  <w:vAlign w:val="center"/>
                  <w:hideMark/>
                </w:tcPr>
                <w:p w:rsidR="002F617B" w:rsidRPr="002F617B" w:rsidRDefault="002F617B" w:rsidP="002F617B">
                  <w:pPr>
                    <w:spacing w:line="15" w:lineRule="atLeast"/>
                    <w:rPr>
                      <w:rFonts w:ascii="Times New Roman" w:eastAsia="Times New Roman" w:hAnsi="Times New Roman"/>
                      <w:b/>
                      <w:bCs/>
                      <w:sz w:val="18"/>
                      <w:szCs w:val="18"/>
                    </w:rPr>
                  </w:pPr>
                  <w:r w:rsidRPr="002F617B">
                    <w:rPr>
                      <w:rFonts w:ascii="Times New Roman" w:eastAsia="Times New Roman" w:hAnsi="Times New Roman"/>
                      <w:b/>
                      <w:bCs/>
                      <w:sz w:val="18"/>
                      <w:szCs w:val="18"/>
                    </w:rPr>
                    <w:t>PARAMETERS</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Assignment Method</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User Equilibrium BFW (2 vectors) with Turn Penalties - MMA Assignment</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Max Assignment Iterations</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200</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Convergence Criteria</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0.001</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F617B" w:rsidRPr="002F617B" w:rsidTr="002F617B">
        <w:trPr>
          <w:tblCellSpacing w:w="0" w:type="dxa"/>
        </w:trPr>
        <w:tc>
          <w:tcPr>
            <w:tcW w:w="150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14"/>
              <w:gridCol w:w="1804"/>
              <w:gridCol w:w="2602"/>
              <w:gridCol w:w="1940"/>
            </w:tblGrid>
            <w:tr w:rsidR="002F617B" w:rsidRPr="002F617B">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Type</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Count</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proofErr w:type="spellStart"/>
                  <w:r w:rsidRPr="002F617B">
                    <w:rPr>
                      <w:rFonts w:ascii="Tahoma" w:eastAsia="Times New Roman" w:hAnsi="Tahoma" w:cs="Tahoma"/>
                      <w:b/>
                      <w:bCs/>
                      <w:sz w:val="16"/>
                      <w:szCs w:val="16"/>
                    </w:rPr>
                    <w:t>V_Dist_T</w:t>
                  </w:r>
                  <w:proofErr w:type="spellEnd"/>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VHT</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258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365072.22</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5992.11</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176</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118770.07</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2050.09</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636</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98437.20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2652.12</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648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72539.55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2027.38</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601</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32487.92</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1050.06</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733</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27625.55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909.08</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1633</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37325.01</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1289.63</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844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11816.43</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560.80</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116</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38145.80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823.22</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223</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17961.15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776.17</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12</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2400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35806.37</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1702.43</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13</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114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197</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13164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r>
          </w:tbl>
          <w:p w:rsidR="002F617B" w:rsidRPr="002F617B" w:rsidRDefault="002F617B" w:rsidP="002F617B">
            <w:pPr>
              <w:spacing w:line="240" w:lineRule="auto"/>
              <w:rPr>
                <w:rFonts w:ascii="Times New Roman" w:eastAsia="Times New Roman" w:hAnsi="Times New Roman"/>
                <w:sz w:val="24"/>
                <w:szCs w:val="24"/>
              </w:rPr>
            </w:pPr>
          </w:p>
        </w:tc>
      </w:tr>
    </w:tbl>
    <w:p w:rsidR="005F79F7" w:rsidRDefault="005F79F7" w:rsidP="0075081C">
      <w:pPr>
        <w:pStyle w:val="BodyText"/>
        <w:rPr>
          <w:rFonts w:cs="Arial"/>
          <w:szCs w:val="22"/>
        </w:rPr>
      </w:pPr>
    </w:p>
    <w:p w:rsidR="000D410B" w:rsidRDefault="000D410B" w:rsidP="000D410B">
      <w:pPr>
        <w:pStyle w:val="Caption"/>
      </w:pPr>
      <w:bookmarkStart w:id="186" w:name="_Ref202340978"/>
      <w:bookmarkStart w:id="187" w:name="_Toc358794053"/>
      <w:r>
        <w:t xml:space="preserve">Figure </w:t>
      </w:r>
      <w:fldSimple w:instr=" SEQ Figure \* ARABIC ">
        <w:r w:rsidR="001B67BC">
          <w:rPr>
            <w:noProof/>
          </w:rPr>
          <w:t>22</w:t>
        </w:r>
      </w:fldSimple>
      <w:bookmarkEnd w:id="186"/>
      <w:r>
        <w:t xml:space="preserve">: Highway </w:t>
      </w:r>
      <w:r w:rsidR="00FB3960">
        <w:t>Assignment</w:t>
      </w:r>
      <w:r>
        <w:t xml:space="preserve"> Report File-3</w:t>
      </w:r>
      <w:bookmarkEnd w:id="187"/>
    </w:p>
    <w:tbl>
      <w:tblPr>
        <w:tblW w:w="5000" w:type="pct"/>
        <w:tblCellSpacing w:w="0" w:type="dxa"/>
        <w:tblCellMar>
          <w:left w:w="0" w:type="dxa"/>
          <w:right w:w="0" w:type="dxa"/>
        </w:tblCellMar>
        <w:tblLook w:val="04A0"/>
      </w:tblPr>
      <w:tblGrid>
        <w:gridCol w:w="9360"/>
      </w:tblGrid>
      <w:tr w:rsidR="002F617B" w:rsidRPr="002F617B" w:rsidTr="002F617B">
        <w:trPr>
          <w:tblCellSpacing w:w="0" w:type="dxa"/>
        </w:trPr>
        <w:tc>
          <w:tcPr>
            <w:tcW w:w="0" w:type="auto"/>
            <w:vAlign w:val="center"/>
            <w:hideMark/>
          </w:tcPr>
          <w:tbl>
            <w:tblPr>
              <w:tblW w:w="5000" w:type="pct"/>
              <w:tblCellMar>
                <w:top w:w="45" w:type="dxa"/>
                <w:left w:w="45" w:type="dxa"/>
                <w:bottom w:w="45" w:type="dxa"/>
                <w:right w:w="45" w:type="dxa"/>
              </w:tblCellMar>
              <w:tblLook w:val="04A0"/>
            </w:tblPr>
            <w:tblGrid>
              <w:gridCol w:w="1872"/>
              <w:gridCol w:w="7488"/>
            </w:tblGrid>
            <w:tr w:rsidR="002F617B" w:rsidRPr="002F617B">
              <w:trPr>
                <w:trHeight w:val="15"/>
              </w:trPr>
              <w:tc>
                <w:tcPr>
                  <w:tcW w:w="5000" w:type="pct"/>
                  <w:gridSpan w:val="2"/>
                  <w:tcBorders>
                    <w:top w:val="nil"/>
                    <w:left w:val="nil"/>
                    <w:bottom w:val="nil"/>
                    <w:right w:val="nil"/>
                  </w:tcBorders>
                  <w:shd w:val="clear" w:color="auto" w:fill="EBECD2"/>
                  <w:vAlign w:val="center"/>
                  <w:hideMark/>
                </w:tcPr>
                <w:p w:rsidR="002F617B" w:rsidRPr="002F617B" w:rsidRDefault="002F617B" w:rsidP="002F617B">
                  <w:pPr>
                    <w:spacing w:line="15" w:lineRule="atLeast"/>
                    <w:rPr>
                      <w:rFonts w:ascii="Times New Roman" w:eastAsia="Times New Roman" w:hAnsi="Times New Roman"/>
                      <w:b/>
                      <w:bCs/>
                      <w:sz w:val="18"/>
                      <w:szCs w:val="18"/>
                    </w:rPr>
                  </w:pPr>
                  <w:r w:rsidRPr="002F617B">
                    <w:rPr>
                      <w:rFonts w:ascii="Times New Roman" w:eastAsia="Times New Roman" w:hAnsi="Times New Roman"/>
                      <w:b/>
                      <w:bCs/>
                      <w:sz w:val="18"/>
                      <w:szCs w:val="18"/>
                    </w:rPr>
                    <w:t>Running Results</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Relative Gap</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0.000639882804</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RMSE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12.2477119</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 RMSE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8.30747518</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Max Flow Change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381.053367</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Assignment Iterations</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12</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Equilibrium reached</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Yes</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Total VHT</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19833.09</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 xml:space="preserve">Total </w:t>
                  </w:r>
                  <w:proofErr w:type="spellStart"/>
                  <w:r w:rsidRPr="002F617B">
                    <w:rPr>
                      <w:rFonts w:ascii="Times New Roman" w:eastAsia="Times New Roman" w:hAnsi="Times New Roman"/>
                      <w:b/>
                      <w:bCs/>
                      <w:sz w:val="16"/>
                      <w:szCs w:val="16"/>
                    </w:rPr>
                    <w:t>V_Dist_T</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855987.25</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proofErr w:type="spellStart"/>
                  <w:r w:rsidRPr="002F617B">
                    <w:rPr>
                      <w:rFonts w:ascii="Times New Roman" w:eastAsia="Times New Roman" w:hAnsi="Times New Roman"/>
                      <w:b/>
                      <w:bCs/>
                      <w:sz w:val="16"/>
                      <w:szCs w:val="16"/>
                    </w:rPr>
                    <w:t>Centroid</w:t>
                  </w:r>
                  <w:proofErr w:type="spellEnd"/>
                  <w:r w:rsidRPr="002F617B">
                    <w:rPr>
                      <w:rFonts w:ascii="Times New Roman" w:eastAsia="Times New Roman" w:hAnsi="Times New Roman"/>
                      <w:b/>
                      <w:bCs/>
                      <w:sz w:val="16"/>
                      <w:szCs w:val="16"/>
                    </w:rPr>
                    <w:t xml:space="preserve"> VHT</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1702.43</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proofErr w:type="spellStart"/>
                  <w:r w:rsidRPr="002F617B">
                    <w:rPr>
                      <w:rFonts w:ascii="Times New Roman" w:eastAsia="Times New Roman" w:hAnsi="Times New Roman"/>
                      <w:b/>
                      <w:bCs/>
                      <w:sz w:val="16"/>
                      <w:szCs w:val="16"/>
                    </w:rPr>
                    <w:t>Centroid</w:t>
                  </w:r>
                  <w:proofErr w:type="spellEnd"/>
                  <w:r w:rsidRPr="002F617B">
                    <w:rPr>
                      <w:rFonts w:ascii="Times New Roman" w:eastAsia="Times New Roman" w:hAnsi="Times New Roman"/>
                      <w:b/>
                      <w:bCs/>
                      <w:sz w:val="16"/>
                      <w:szCs w:val="16"/>
                    </w:rPr>
                    <w:t xml:space="preserve"> </w:t>
                  </w:r>
                  <w:proofErr w:type="spellStart"/>
                  <w:r w:rsidRPr="002F617B">
                    <w:rPr>
                      <w:rFonts w:ascii="Times New Roman" w:eastAsia="Times New Roman" w:hAnsi="Times New Roman"/>
                      <w:b/>
                      <w:bCs/>
                      <w:sz w:val="16"/>
                      <w:szCs w:val="16"/>
                    </w:rPr>
                    <w:t>V_Dist_T</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35806.37</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 xml:space="preserve">VHT w/o </w:t>
                  </w:r>
                  <w:proofErr w:type="spellStart"/>
                  <w:r w:rsidRPr="002F617B">
                    <w:rPr>
                      <w:rFonts w:ascii="Times New Roman" w:eastAsia="Times New Roman" w:hAnsi="Times New Roman"/>
                      <w:b/>
                      <w:bCs/>
                      <w:sz w:val="16"/>
                      <w:szCs w:val="16"/>
                    </w:rPr>
                    <w:t>Centroids</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18130.65</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proofErr w:type="spellStart"/>
                  <w:r w:rsidRPr="002F617B">
                    <w:rPr>
                      <w:rFonts w:ascii="Times New Roman" w:eastAsia="Times New Roman" w:hAnsi="Times New Roman"/>
                      <w:b/>
                      <w:bCs/>
                      <w:sz w:val="16"/>
                      <w:szCs w:val="16"/>
                    </w:rPr>
                    <w:t>V_Dist_T</w:t>
                  </w:r>
                  <w:proofErr w:type="spellEnd"/>
                  <w:r w:rsidRPr="002F617B">
                    <w:rPr>
                      <w:rFonts w:ascii="Times New Roman" w:eastAsia="Times New Roman" w:hAnsi="Times New Roman"/>
                      <w:b/>
                      <w:bCs/>
                      <w:sz w:val="16"/>
                      <w:szCs w:val="16"/>
                    </w:rPr>
                    <w:t xml:space="preserve"> w/o </w:t>
                  </w:r>
                  <w:proofErr w:type="spellStart"/>
                  <w:r w:rsidRPr="002F617B">
                    <w:rPr>
                      <w:rFonts w:ascii="Times New Roman" w:eastAsia="Times New Roman" w:hAnsi="Times New Roman"/>
                      <w:b/>
                      <w:bCs/>
                      <w:sz w:val="16"/>
                      <w:szCs w:val="16"/>
                    </w:rPr>
                    <w:t>Centroids</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820180.87</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lastRenderedPageBreak/>
                    <w:t>Feedback Iteration</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4</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Feedback RMSE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19.35</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Feedback Max Flow Change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444.07</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Total VHT</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18886.62</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 xml:space="preserve">Total </w:t>
                  </w:r>
                  <w:proofErr w:type="spellStart"/>
                  <w:r w:rsidRPr="002F617B">
                    <w:rPr>
                      <w:rFonts w:ascii="Times New Roman" w:eastAsia="Times New Roman" w:hAnsi="Times New Roman"/>
                      <w:b/>
                      <w:bCs/>
                      <w:sz w:val="16"/>
                      <w:szCs w:val="16"/>
                    </w:rPr>
                    <w:t>V_Dist_T</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814921.16</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proofErr w:type="spellStart"/>
                  <w:r w:rsidRPr="002F617B">
                    <w:rPr>
                      <w:rFonts w:ascii="Times New Roman" w:eastAsia="Times New Roman" w:hAnsi="Times New Roman"/>
                      <w:b/>
                      <w:bCs/>
                      <w:sz w:val="16"/>
                      <w:szCs w:val="16"/>
                    </w:rPr>
                    <w:t>Centroid</w:t>
                  </w:r>
                  <w:proofErr w:type="spellEnd"/>
                  <w:r w:rsidRPr="002F617B">
                    <w:rPr>
                      <w:rFonts w:ascii="Times New Roman" w:eastAsia="Times New Roman" w:hAnsi="Times New Roman"/>
                      <w:b/>
                      <w:bCs/>
                      <w:sz w:val="16"/>
                      <w:szCs w:val="16"/>
                    </w:rPr>
                    <w:t xml:space="preserve"> VHT</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1612.12</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proofErr w:type="spellStart"/>
                  <w:r w:rsidRPr="002F617B">
                    <w:rPr>
                      <w:rFonts w:ascii="Times New Roman" w:eastAsia="Times New Roman" w:hAnsi="Times New Roman"/>
                      <w:b/>
                      <w:bCs/>
                      <w:sz w:val="16"/>
                      <w:szCs w:val="16"/>
                    </w:rPr>
                    <w:t>Centroid</w:t>
                  </w:r>
                  <w:proofErr w:type="spellEnd"/>
                  <w:r w:rsidRPr="002F617B">
                    <w:rPr>
                      <w:rFonts w:ascii="Times New Roman" w:eastAsia="Times New Roman" w:hAnsi="Times New Roman"/>
                      <w:b/>
                      <w:bCs/>
                      <w:sz w:val="16"/>
                      <w:szCs w:val="16"/>
                    </w:rPr>
                    <w:t xml:space="preserve"> </w:t>
                  </w:r>
                  <w:proofErr w:type="spellStart"/>
                  <w:r w:rsidRPr="002F617B">
                    <w:rPr>
                      <w:rFonts w:ascii="Times New Roman" w:eastAsia="Times New Roman" w:hAnsi="Times New Roman"/>
                      <w:b/>
                      <w:bCs/>
                      <w:sz w:val="16"/>
                      <w:szCs w:val="16"/>
                    </w:rPr>
                    <w:t>V_Dist_T</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34013.11</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r w:rsidRPr="002F617B">
                    <w:rPr>
                      <w:rFonts w:ascii="Times New Roman" w:eastAsia="Times New Roman" w:hAnsi="Times New Roman"/>
                      <w:b/>
                      <w:bCs/>
                      <w:sz w:val="16"/>
                      <w:szCs w:val="16"/>
                    </w:rPr>
                    <w:t xml:space="preserve">VHT w/o </w:t>
                  </w:r>
                  <w:proofErr w:type="spellStart"/>
                  <w:r w:rsidRPr="002F617B">
                    <w:rPr>
                      <w:rFonts w:ascii="Times New Roman" w:eastAsia="Times New Roman" w:hAnsi="Times New Roman"/>
                      <w:b/>
                      <w:bCs/>
                      <w:sz w:val="16"/>
                      <w:szCs w:val="16"/>
                    </w:rPr>
                    <w:t>Centroids</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17274.50</w:t>
                  </w:r>
                </w:p>
              </w:tc>
            </w:tr>
            <w:tr w:rsidR="002F617B" w:rsidRPr="002F617B">
              <w:tc>
                <w:tcPr>
                  <w:tcW w:w="1000" w:type="pct"/>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b/>
                      <w:bCs/>
                      <w:sz w:val="16"/>
                      <w:szCs w:val="16"/>
                    </w:rPr>
                  </w:pPr>
                  <w:proofErr w:type="spellStart"/>
                  <w:r w:rsidRPr="002F617B">
                    <w:rPr>
                      <w:rFonts w:ascii="Times New Roman" w:eastAsia="Times New Roman" w:hAnsi="Times New Roman"/>
                      <w:b/>
                      <w:bCs/>
                      <w:sz w:val="16"/>
                      <w:szCs w:val="16"/>
                    </w:rPr>
                    <w:t>V_Dist_T</w:t>
                  </w:r>
                  <w:proofErr w:type="spellEnd"/>
                  <w:r w:rsidRPr="002F617B">
                    <w:rPr>
                      <w:rFonts w:ascii="Times New Roman" w:eastAsia="Times New Roman" w:hAnsi="Times New Roman"/>
                      <w:b/>
                      <w:bCs/>
                      <w:sz w:val="16"/>
                      <w:szCs w:val="16"/>
                    </w:rPr>
                    <w:t xml:space="preserve"> w/o </w:t>
                  </w:r>
                  <w:proofErr w:type="spellStart"/>
                  <w:r w:rsidRPr="002F617B">
                    <w:rPr>
                      <w:rFonts w:ascii="Times New Roman" w:eastAsia="Times New Roman" w:hAnsi="Times New Roman"/>
                      <w:b/>
                      <w:bCs/>
                      <w:sz w:val="16"/>
                      <w:szCs w:val="16"/>
                    </w:rPr>
                    <w:t>Centroids</w:t>
                  </w:r>
                  <w:proofErr w:type="spellEnd"/>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780908.04</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F617B" w:rsidRPr="002F617B" w:rsidTr="002F617B">
        <w:trPr>
          <w:tblCellSpacing w:w="0" w:type="dxa"/>
        </w:trPr>
        <w:tc>
          <w:tcPr>
            <w:tcW w:w="150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870"/>
              <w:gridCol w:w="401"/>
              <w:gridCol w:w="420"/>
              <w:gridCol w:w="758"/>
              <w:gridCol w:w="1410"/>
              <w:gridCol w:w="690"/>
              <w:gridCol w:w="770"/>
              <w:gridCol w:w="1264"/>
              <w:gridCol w:w="1277"/>
            </w:tblGrid>
            <w:tr w:rsidR="002F617B" w:rsidRPr="002F617B">
              <w:tc>
                <w:tcPr>
                  <w:tcW w:w="0" w:type="auto"/>
                  <w:tcBorders>
                    <w:top w:val="nil"/>
                    <w:left w:val="nil"/>
                    <w:bottom w:val="nil"/>
                    <w:right w:val="nil"/>
                  </w:tcBorders>
                  <w:shd w:val="clear" w:color="auto" w:fill="EBECD2"/>
                  <w:hideMark/>
                </w:tcPr>
                <w:p w:rsidR="002F617B" w:rsidRPr="002F617B" w:rsidRDefault="002F617B" w:rsidP="002F617B">
                  <w:pPr>
                    <w:spacing w:line="240" w:lineRule="auto"/>
                    <w:rPr>
                      <w:rFonts w:ascii="Times New Roman" w:eastAsia="Times New Roman" w:hAnsi="Times New Roman"/>
                      <w:sz w:val="24"/>
                      <w:szCs w:val="24"/>
                    </w:rPr>
                  </w:pPr>
                  <w:r w:rsidRPr="002F617B">
                    <w:rPr>
                      <w:rFonts w:ascii="Tahoma" w:eastAsia="Times New Roman" w:hAnsi="Tahoma" w:cs="Tahoma"/>
                      <w:b/>
                      <w:bCs/>
                      <w:sz w:val="16"/>
                      <w:szCs w:val="16"/>
                    </w:rPr>
                    <w:t>Mode Name</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PCE</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VOT</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Demand</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proofErr w:type="spellStart"/>
                  <w:r w:rsidRPr="002F617B">
                    <w:rPr>
                      <w:rFonts w:ascii="Tahoma" w:eastAsia="Times New Roman" w:hAnsi="Tahoma" w:cs="Tahoma"/>
                      <w:b/>
                      <w:bCs/>
                      <w:sz w:val="16"/>
                      <w:szCs w:val="16"/>
                    </w:rPr>
                    <w:t>Intranodal</w:t>
                  </w:r>
                  <w:proofErr w:type="spellEnd"/>
                  <w:r w:rsidRPr="002F617B">
                    <w:rPr>
                      <w:rFonts w:ascii="Tahoma" w:eastAsia="Times New Roman" w:hAnsi="Tahoma" w:cs="Tahoma"/>
                      <w:b/>
                      <w:bCs/>
                      <w:sz w:val="16"/>
                      <w:szCs w:val="16"/>
                    </w:rPr>
                    <w:t xml:space="preserve"> Demand</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VHT</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VMT</w:t>
                  </w:r>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 xml:space="preserve">VHT no </w:t>
                  </w:r>
                  <w:proofErr w:type="spellStart"/>
                  <w:r w:rsidRPr="002F617B">
                    <w:rPr>
                      <w:rFonts w:ascii="Tahoma" w:eastAsia="Times New Roman" w:hAnsi="Tahoma" w:cs="Tahoma"/>
                      <w:b/>
                      <w:bCs/>
                      <w:sz w:val="16"/>
                      <w:szCs w:val="16"/>
                    </w:rPr>
                    <w:t>Centroids</w:t>
                  </w:r>
                  <w:proofErr w:type="spellEnd"/>
                </w:p>
              </w:tc>
              <w:tc>
                <w:tcPr>
                  <w:tcW w:w="0" w:type="auto"/>
                  <w:tcBorders>
                    <w:top w:val="nil"/>
                    <w:left w:val="nil"/>
                    <w:bottom w:val="nil"/>
                    <w:right w:val="nil"/>
                  </w:tcBorders>
                  <w:shd w:val="clear" w:color="auto" w:fill="EBECD2"/>
                  <w:hideMark/>
                </w:tcPr>
                <w:p w:rsidR="002F617B" w:rsidRPr="002F617B" w:rsidRDefault="002F617B" w:rsidP="002F617B">
                  <w:pPr>
                    <w:spacing w:line="240" w:lineRule="auto"/>
                    <w:jc w:val="right"/>
                    <w:rPr>
                      <w:rFonts w:ascii="Times New Roman" w:eastAsia="Times New Roman" w:hAnsi="Times New Roman"/>
                      <w:sz w:val="24"/>
                      <w:szCs w:val="24"/>
                    </w:rPr>
                  </w:pPr>
                  <w:r w:rsidRPr="002F617B">
                    <w:rPr>
                      <w:rFonts w:ascii="Tahoma" w:eastAsia="Times New Roman" w:hAnsi="Tahoma" w:cs="Tahoma"/>
                      <w:b/>
                      <w:bCs/>
                      <w:sz w:val="16"/>
                      <w:szCs w:val="16"/>
                    </w:rPr>
                    <w:t xml:space="preserve">VMT no </w:t>
                  </w:r>
                  <w:proofErr w:type="spellStart"/>
                  <w:r w:rsidRPr="002F617B">
                    <w:rPr>
                      <w:rFonts w:ascii="Tahoma" w:eastAsia="Times New Roman" w:hAnsi="Tahoma" w:cs="Tahoma"/>
                      <w:b/>
                      <w:bCs/>
                      <w:sz w:val="16"/>
                      <w:szCs w:val="16"/>
                    </w:rPr>
                    <w:t>Centroids</w:t>
                  </w:r>
                  <w:proofErr w:type="spellEnd"/>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SOV - FREE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61034.24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723.63</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14398.59</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623012.78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13205.55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597677.56</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HOV2 - FREE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9414.50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202.00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1986.88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84469.12</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1808.22</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80656.66</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HOV3 - FREE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3202.19</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90.94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608.20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25307.08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548.41</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24028.17</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SOV - PAY</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HOV2 - PAY</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HOV3 - PAY</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TRCK - FREE</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8361.36</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83.29</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1892.94</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82132.18</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1712.32</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78545.66</w:t>
                  </w:r>
                </w:p>
              </w:tc>
            </w:tr>
            <w:tr w:rsidR="002F617B" w:rsidRPr="002F617B">
              <w:tc>
                <w:tcPr>
                  <w:tcW w:w="0" w:type="auto"/>
                  <w:tcBorders>
                    <w:top w:val="nil"/>
                    <w:left w:val="nil"/>
                    <w:bottom w:val="nil"/>
                    <w:right w:val="nil"/>
                  </w:tcBorders>
                  <w:shd w:val="clear" w:color="auto" w:fill="F9F9EE"/>
                  <w:hideMark/>
                </w:tcPr>
                <w:p w:rsidR="002F617B" w:rsidRPr="002F617B" w:rsidRDefault="002F617B" w:rsidP="002F617B">
                  <w:pPr>
                    <w:spacing w:line="240" w:lineRule="auto"/>
                    <w:rPr>
                      <w:rFonts w:ascii="Times New Roman" w:eastAsia="Times New Roman" w:hAnsi="Times New Roman"/>
                      <w:sz w:val="16"/>
                      <w:szCs w:val="16"/>
                    </w:rPr>
                  </w:pPr>
                  <w:r w:rsidRPr="002F617B">
                    <w:rPr>
                      <w:rFonts w:ascii="Times New Roman" w:eastAsia="Times New Roman" w:hAnsi="Times New Roman"/>
                      <w:sz w:val="16"/>
                      <w:szCs w:val="16"/>
                    </w:rPr>
                    <w:t>TRCK - PAY</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1.50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0.25</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c>
                <w:tcPr>
                  <w:tcW w:w="0" w:type="auto"/>
                  <w:tcBorders>
                    <w:top w:val="nil"/>
                    <w:left w:val="nil"/>
                    <w:bottom w:val="nil"/>
                    <w:right w:val="nil"/>
                  </w:tcBorders>
                  <w:shd w:val="clear" w:color="auto" w:fill="F9F9EE"/>
                  <w:hideMark/>
                </w:tcPr>
                <w:p w:rsidR="002F617B" w:rsidRPr="002F617B" w:rsidRDefault="002F617B" w:rsidP="002F617B">
                  <w:pPr>
                    <w:spacing w:line="240" w:lineRule="auto"/>
                    <w:jc w:val="right"/>
                    <w:rPr>
                      <w:rFonts w:ascii="Times New Roman" w:eastAsia="Times New Roman" w:hAnsi="Times New Roman"/>
                      <w:sz w:val="16"/>
                      <w:szCs w:val="16"/>
                    </w:rPr>
                  </w:pPr>
                  <w:r w:rsidRPr="002F617B">
                    <w:rPr>
                      <w:rFonts w:ascii="Times New Roman" w:eastAsia="Times New Roman" w:hAnsi="Times New Roman"/>
                      <w:sz w:val="16"/>
                      <w:szCs w:val="16"/>
                    </w:rPr>
                    <w:t>0.00</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F617B" w:rsidRPr="002F617B" w:rsidTr="002F617B">
        <w:trPr>
          <w:tblCellSpacing w:w="0" w:type="dxa"/>
        </w:trPr>
        <w:tc>
          <w:tcPr>
            <w:tcW w:w="1500" w:type="dxa"/>
            <w:vAlign w:val="center"/>
            <w:hideMark/>
          </w:tcPr>
          <w:p w:rsidR="002F617B" w:rsidRPr="002F617B" w:rsidRDefault="002F617B" w:rsidP="002F617B">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7860"/>
            </w:tblGrid>
            <w:tr w:rsidR="002F617B" w:rsidRPr="002F617B">
              <w:tc>
                <w:tcPr>
                  <w:tcW w:w="0" w:type="auto"/>
                  <w:tcBorders>
                    <w:top w:val="nil"/>
                    <w:left w:val="nil"/>
                    <w:bottom w:val="nil"/>
                    <w:right w:val="nil"/>
                  </w:tcBorders>
                  <w:shd w:val="clear" w:color="auto" w:fill="EBECD2"/>
                  <w:hideMark/>
                </w:tcPr>
                <w:p w:rsidR="002F617B" w:rsidRPr="002F617B" w:rsidRDefault="002F617B" w:rsidP="002F617B">
                  <w:pPr>
                    <w:spacing w:line="240" w:lineRule="auto"/>
                    <w:rPr>
                      <w:rFonts w:ascii="Times New Roman" w:eastAsia="Times New Roman" w:hAnsi="Times New Roman"/>
                      <w:sz w:val="24"/>
                      <w:szCs w:val="24"/>
                    </w:rPr>
                  </w:pPr>
                  <w:r w:rsidRPr="002F617B">
                    <w:rPr>
                      <w:rFonts w:ascii="Tahoma" w:eastAsia="Times New Roman" w:hAnsi="Tahoma" w:cs="Tahoma"/>
                      <w:b/>
                      <w:bCs/>
                      <w:sz w:val="16"/>
                      <w:szCs w:val="16"/>
                    </w:rPr>
                    <w:t>Total Running Time 00:00:07.581.</w:t>
                  </w:r>
                </w:p>
              </w:tc>
            </w:tr>
          </w:tbl>
          <w:p w:rsidR="002F617B" w:rsidRPr="002F617B" w:rsidRDefault="002F617B" w:rsidP="002F617B">
            <w:pPr>
              <w:spacing w:line="240" w:lineRule="auto"/>
              <w:rPr>
                <w:rFonts w:ascii="Times New Roman" w:eastAsia="Times New Roman" w:hAnsi="Times New Roman"/>
                <w:sz w:val="24"/>
                <w:szCs w:val="24"/>
              </w:rPr>
            </w:pPr>
          </w:p>
        </w:tc>
      </w:tr>
    </w:tbl>
    <w:p w:rsidR="002F617B" w:rsidRPr="002F617B" w:rsidRDefault="002F617B" w:rsidP="002F617B"/>
    <w:p w:rsidR="0075081C" w:rsidRDefault="0075081C" w:rsidP="0075081C">
      <w:pPr>
        <w:pStyle w:val="BodyText"/>
        <w:rPr>
          <w:rFonts w:cs="Arial"/>
          <w:szCs w:val="22"/>
        </w:rPr>
      </w:pPr>
    </w:p>
    <w:p w:rsidR="0075081C" w:rsidRDefault="0075081C" w:rsidP="0075081C">
      <w:pPr>
        <w:pStyle w:val="BodyText"/>
        <w:rPr>
          <w:rFonts w:cs="Arial"/>
          <w:szCs w:val="22"/>
        </w:rPr>
      </w:pPr>
    </w:p>
    <w:p w:rsidR="00457C90" w:rsidRDefault="00457C90" w:rsidP="0075081C">
      <w:pPr>
        <w:pStyle w:val="BodyText"/>
        <w:rPr>
          <w:rFonts w:cs="Arial"/>
          <w:szCs w:val="22"/>
        </w:rPr>
      </w:pPr>
    </w:p>
    <w:p w:rsidR="00457C90" w:rsidRDefault="00457C90" w:rsidP="0075081C">
      <w:pPr>
        <w:pStyle w:val="BodyText"/>
        <w:rPr>
          <w:rFonts w:cs="Arial"/>
          <w:szCs w:val="22"/>
        </w:rPr>
      </w:pPr>
    </w:p>
    <w:p w:rsidR="00457C90" w:rsidRDefault="00457C90" w:rsidP="0075081C">
      <w:pPr>
        <w:pStyle w:val="BodyText"/>
        <w:rPr>
          <w:rFonts w:cs="Arial"/>
          <w:szCs w:val="22"/>
        </w:rPr>
      </w:pPr>
    </w:p>
    <w:p w:rsidR="00457C90" w:rsidRPr="006A1E1F" w:rsidRDefault="00457C90" w:rsidP="0075081C">
      <w:pPr>
        <w:pStyle w:val="BodyText"/>
        <w:rPr>
          <w:rFonts w:cs="Arial"/>
          <w:szCs w:val="22"/>
        </w:rPr>
      </w:pPr>
    </w:p>
    <w:p w:rsidR="00685F67" w:rsidRPr="00BF36E6" w:rsidRDefault="00253A91" w:rsidP="00457C90">
      <w:pPr>
        <w:pStyle w:val="Heading3"/>
        <w:pageBreakBefore/>
        <w:rPr>
          <w:rFonts w:ascii="Arial" w:hAnsi="Arial" w:cs="Arial"/>
        </w:rPr>
      </w:pPr>
      <w:bookmarkStart w:id="188" w:name="_Toc358793996"/>
      <w:r>
        <w:rPr>
          <w:rFonts w:ascii="Arial" w:hAnsi="Arial" w:cs="Arial"/>
        </w:rPr>
        <w:lastRenderedPageBreak/>
        <w:t>5</w:t>
      </w:r>
      <w:r w:rsidR="00C70055">
        <w:rPr>
          <w:rFonts w:ascii="Arial" w:hAnsi="Arial" w:cs="Arial"/>
        </w:rPr>
        <w:t>.4.8</w:t>
      </w:r>
      <w:r w:rsidR="008B7EAD" w:rsidRPr="00BF36E6">
        <w:rPr>
          <w:rFonts w:ascii="Arial" w:hAnsi="Arial" w:cs="Arial"/>
        </w:rPr>
        <w:t xml:space="preserve"> </w:t>
      </w:r>
      <w:r w:rsidR="00685F67" w:rsidRPr="00BF36E6">
        <w:rPr>
          <w:rFonts w:ascii="Arial" w:hAnsi="Arial" w:cs="Arial"/>
        </w:rPr>
        <w:t>Transit Assignment</w:t>
      </w:r>
      <w:bookmarkEnd w:id="188"/>
    </w:p>
    <w:p w:rsidR="000C68AC" w:rsidRDefault="004D6BC8" w:rsidP="004D6BC8">
      <w:pPr>
        <w:jc w:val="both"/>
        <w:rPr>
          <w:rFonts w:cs="Arial"/>
        </w:rPr>
      </w:pPr>
      <w:r w:rsidRPr="006A1E1F">
        <w:rPr>
          <w:rFonts w:cs="Arial"/>
        </w:rPr>
        <w:t xml:space="preserve">When the user clicks the “Transit Assignment” button, </w:t>
      </w:r>
      <w:r w:rsidR="000C68AC">
        <w:rPr>
          <w:rFonts w:cs="Arial"/>
        </w:rPr>
        <w:t>transit assignments are performed, as implemented in the TransitAssign.rsc GISD-K script.</w:t>
      </w:r>
      <w:r w:rsidRPr="006A1E1F">
        <w:rPr>
          <w:rFonts w:cs="Arial"/>
        </w:rPr>
        <w:t xml:space="preserve"> </w:t>
      </w:r>
      <w:r w:rsidR="00D94EFC" w:rsidRPr="006A1E1F">
        <w:rPr>
          <w:rFonts w:cs="Arial"/>
        </w:rPr>
        <w:t>Transit</w:t>
      </w:r>
      <w:r w:rsidRPr="006A1E1F">
        <w:rPr>
          <w:rFonts w:cs="Arial"/>
        </w:rPr>
        <w:t xml:space="preserve"> assignment assigns </w:t>
      </w:r>
      <w:r w:rsidR="002A22F7" w:rsidRPr="006A1E1F">
        <w:rPr>
          <w:rFonts w:cs="Arial"/>
        </w:rPr>
        <w:t>transit</w:t>
      </w:r>
      <w:r w:rsidRPr="006A1E1F">
        <w:rPr>
          <w:rFonts w:cs="Arial"/>
        </w:rPr>
        <w:t xml:space="preserve"> trip table</w:t>
      </w:r>
      <w:r w:rsidR="000C68AC">
        <w:rPr>
          <w:rFonts w:cs="Arial"/>
        </w:rPr>
        <w:t>s</w:t>
      </w:r>
      <w:r w:rsidRPr="006A1E1F">
        <w:rPr>
          <w:rFonts w:cs="Arial"/>
        </w:rPr>
        <w:t xml:space="preserve"> to </w:t>
      </w:r>
      <w:r w:rsidR="000C68AC">
        <w:rPr>
          <w:rFonts w:cs="Arial"/>
        </w:rPr>
        <w:t xml:space="preserve">the </w:t>
      </w:r>
      <w:r w:rsidR="008B311F" w:rsidRPr="006A1E1F">
        <w:rPr>
          <w:rFonts w:cs="Arial"/>
        </w:rPr>
        <w:t>scenario route system</w:t>
      </w:r>
      <w:r w:rsidRPr="006A1E1F">
        <w:rPr>
          <w:rFonts w:cs="Arial"/>
        </w:rPr>
        <w:t xml:space="preserve"> and generates the </w:t>
      </w:r>
      <w:proofErr w:type="spellStart"/>
      <w:r w:rsidR="008B311F" w:rsidRPr="006A1E1F">
        <w:rPr>
          <w:rFonts w:cs="Arial"/>
        </w:rPr>
        <w:t>boardings</w:t>
      </w:r>
      <w:proofErr w:type="spellEnd"/>
      <w:r w:rsidR="008B311F" w:rsidRPr="006A1E1F">
        <w:rPr>
          <w:rFonts w:cs="Arial"/>
        </w:rPr>
        <w:t xml:space="preserve"> and </w:t>
      </w:r>
      <w:proofErr w:type="spellStart"/>
      <w:r w:rsidR="008B311F" w:rsidRPr="006A1E1F">
        <w:rPr>
          <w:rFonts w:cs="Arial"/>
        </w:rPr>
        <w:t>alightings</w:t>
      </w:r>
      <w:proofErr w:type="spellEnd"/>
      <w:r w:rsidR="008B311F" w:rsidRPr="006A1E1F">
        <w:rPr>
          <w:rFonts w:cs="Arial"/>
        </w:rPr>
        <w:t xml:space="preserve"> by route</w:t>
      </w:r>
      <w:r w:rsidRPr="006A1E1F">
        <w:rPr>
          <w:rFonts w:cs="Arial"/>
        </w:rPr>
        <w:t xml:space="preserve">. Once the </w:t>
      </w:r>
      <w:r w:rsidR="001171EB" w:rsidRPr="006A1E1F">
        <w:rPr>
          <w:rFonts w:cs="Arial"/>
        </w:rPr>
        <w:t>highway assignment</w:t>
      </w:r>
      <w:r w:rsidR="000C68AC">
        <w:rPr>
          <w:rFonts w:cs="Arial"/>
        </w:rPr>
        <w:t xml:space="preserve"> converges, the following </w:t>
      </w:r>
      <w:r w:rsidR="001171EB" w:rsidRPr="006A1E1F">
        <w:rPr>
          <w:rFonts w:cs="Arial"/>
        </w:rPr>
        <w:t>transit</w:t>
      </w:r>
      <w:r w:rsidR="000C68AC">
        <w:rPr>
          <w:rFonts w:cs="Arial"/>
        </w:rPr>
        <w:t xml:space="preserve"> assignments are</w:t>
      </w:r>
      <w:r w:rsidRPr="006A1E1F">
        <w:rPr>
          <w:rFonts w:cs="Arial"/>
        </w:rPr>
        <w:t xml:space="preserve"> performed</w:t>
      </w:r>
      <w:r w:rsidR="00DF380D">
        <w:rPr>
          <w:rFonts w:cs="Arial"/>
        </w:rPr>
        <w:t xml:space="preserve"> by time period</w:t>
      </w:r>
      <w:r w:rsidR="000C68AC">
        <w:rPr>
          <w:rFonts w:cs="Arial"/>
        </w:rPr>
        <w:t>:</w:t>
      </w:r>
      <w:r w:rsidR="00D80334">
        <w:rPr>
          <w:rFonts w:cs="Arial"/>
        </w:rPr>
        <w:t xml:space="preserve">  </w:t>
      </w:r>
    </w:p>
    <w:p w:rsidR="000C68AC" w:rsidRDefault="000C68AC" w:rsidP="00C91E88">
      <w:pPr>
        <w:numPr>
          <w:ilvl w:val="0"/>
          <w:numId w:val="18"/>
        </w:numPr>
        <w:jc w:val="both"/>
        <w:rPr>
          <w:rFonts w:cs="Arial"/>
        </w:rPr>
      </w:pPr>
      <w:r>
        <w:rPr>
          <w:rFonts w:cs="Arial"/>
        </w:rPr>
        <w:t>Walk-Local</w:t>
      </w:r>
    </w:p>
    <w:p w:rsidR="000C68AC" w:rsidRDefault="000C68AC" w:rsidP="00C91E88">
      <w:pPr>
        <w:numPr>
          <w:ilvl w:val="0"/>
          <w:numId w:val="18"/>
        </w:numPr>
        <w:jc w:val="both"/>
        <w:rPr>
          <w:rFonts w:cs="Arial"/>
        </w:rPr>
      </w:pPr>
      <w:r>
        <w:rPr>
          <w:rFonts w:cs="Arial"/>
        </w:rPr>
        <w:t>Walk-Express</w:t>
      </w:r>
    </w:p>
    <w:p w:rsidR="000C68AC" w:rsidRDefault="000C68AC" w:rsidP="00C91E88">
      <w:pPr>
        <w:numPr>
          <w:ilvl w:val="0"/>
          <w:numId w:val="18"/>
        </w:numPr>
        <w:jc w:val="both"/>
        <w:rPr>
          <w:rFonts w:cs="Arial"/>
        </w:rPr>
      </w:pPr>
      <w:r>
        <w:rPr>
          <w:rFonts w:cs="Arial"/>
        </w:rPr>
        <w:t>Walk-</w:t>
      </w:r>
      <w:proofErr w:type="spellStart"/>
      <w:r>
        <w:rPr>
          <w:rFonts w:cs="Arial"/>
        </w:rPr>
        <w:t>Guideway</w:t>
      </w:r>
      <w:proofErr w:type="spellEnd"/>
    </w:p>
    <w:p w:rsidR="000C68AC" w:rsidRDefault="000C68AC" w:rsidP="00C91E88">
      <w:pPr>
        <w:numPr>
          <w:ilvl w:val="0"/>
          <w:numId w:val="18"/>
        </w:numPr>
        <w:jc w:val="both"/>
        <w:rPr>
          <w:rFonts w:cs="Arial"/>
        </w:rPr>
      </w:pPr>
      <w:r>
        <w:rPr>
          <w:rFonts w:cs="Arial"/>
        </w:rPr>
        <w:t>Park-and-Ride - Formal</w:t>
      </w:r>
    </w:p>
    <w:p w:rsidR="000C68AC" w:rsidRDefault="000C68AC" w:rsidP="00C91E88">
      <w:pPr>
        <w:numPr>
          <w:ilvl w:val="0"/>
          <w:numId w:val="18"/>
        </w:numPr>
        <w:jc w:val="both"/>
        <w:rPr>
          <w:rFonts w:cs="Arial"/>
        </w:rPr>
      </w:pPr>
      <w:r>
        <w:rPr>
          <w:rFonts w:cs="Arial"/>
        </w:rPr>
        <w:t>Park-and-Ride - Informal</w:t>
      </w:r>
    </w:p>
    <w:p w:rsidR="000C68AC" w:rsidRDefault="000C68AC" w:rsidP="00C91E88">
      <w:pPr>
        <w:numPr>
          <w:ilvl w:val="0"/>
          <w:numId w:val="18"/>
        </w:numPr>
        <w:jc w:val="both"/>
        <w:rPr>
          <w:rFonts w:cs="Arial"/>
        </w:rPr>
      </w:pPr>
      <w:r>
        <w:rPr>
          <w:rFonts w:cs="Arial"/>
        </w:rPr>
        <w:t>Kiss-and-Ride</w:t>
      </w:r>
    </w:p>
    <w:p w:rsidR="00D80334" w:rsidRDefault="00D80334" w:rsidP="00D80334">
      <w:pPr>
        <w:jc w:val="both"/>
        <w:rPr>
          <w:rFonts w:cs="Arial"/>
        </w:rPr>
      </w:pPr>
      <w:r>
        <w:rPr>
          <w:rFonts w:cs="Arial"/>
        </w:rPr>
        <w:t xml:space="preserve">The main outputs from the transit assignment step are tables (WALKFLOW) which describe trips by mode of access on each highway link and tables (ONOFF) which describe the number of </w:t>
      </w:r>
      <w:proofErr w:type="spellStart"/>
      <w:r>
        <w:rPr>
          <w:rFonts w:cs="Arial"/>
        </w:rPr>
        <w:t>boardings</w:t>
      </w:r>
      <w:proofErr w:type="spellEnd"/>
      <w:r>
        <w:rPr>
          <w:rFonts w:cs="Arial"/>
        </w:rPr>
        <w:t xml:space="preserve"> by transit route and stop.</w:t>
      </w:r>
    </w:p>
    <w:p w:rsidR="004D6BC8" w:rsidRPr="006A1E1F" w:rsidRDefault="004D6BC8" w:rsidP="00D80334">
      <w:pPr>
        <w:pStyle w:val="ListParagraph"/>
        <w:ind w:left="0"/>
        <w:jc w:val="both"/>
        <w:rPr>
          <w:rFonts w:cs="Arial"/>
        </w:rPr>
      </w:pPr>
      <w:r w:rsidRPr="006A1E1F">
        <w:rPr>
          <w:rFonts w:cs="Arial"/>
          <w:b/>
        </w:rPr>
        <w:t>Input Files:</w:t>
      </w:r>
    </w:p>
    <w:p w:rsidR="00603D7B" w:rsidRPr="00810AD1" w:rsidRDefault="00603D7B" w:rsidP="00C91E88">
      <w:pPr>
        <w:pStyle w:val="BodyText"/>
        <w:numPr>
          <w:ilvl w:val="0"/>
          <w:numId w:val="13"/>
        </w:numPr>
        <w:spacing w:after="0"/>
        <w:ind w:left="1080"/>
        <w:rPr>
          <w:rFonts w:cs="Arial"/>
          <w:sz w:val="22"/>
          <w:szCs w:val="22"/>
        </w:rPr>
      </w:pPr>
      <w:proofErr w:type="spellStart"/>
      <w:r w:rsidRPr="00810AD1">
        <w:rPr>
          <w:rFonts w:cs="Arial"/>
          <w:sz w:val="22"/>
          <w:szCs w:val="22"/>
        </w:rPr>
        <w:t>Rtsfile</w:t>
      </w:r>
      <w:proofErr w:type="spellEnd"/>
      <w:r w:rsidRPr="00810AD1">
        <w:rPr>
          <w:rFonts w:cs="Arial"/>
          <w:sz w:val="22"/>
          <w:szCs w:val="22"/>
        </w:rPr>
        <w:t>: Scenario route system</w:t>
      </w:r>
    </w:p>
    <w:p w:rsidR="006A3CA9" w:rsidRPr="00810AD1" w:rsidRDefault="00846B1F" w:rsidP="00C91E88">
      <w:pPr>
        <w:pStyle w:val="BodyText"/>
        <w:numPr>
          <w:ilvl w:val="0"/>
          <w:numId w:val="13"/>
        </w:numPr>
        <w:spacing w:after="0"/>
        <w:ind w:left="1080"/>
        <w:rPr>
          <w:rFonts w:cs="Arial"/>
          <w:sz w:val="22"/>
          <w:szCs w:val="22"/>
        </w:rPr>
      </w:pPr>
      <w:r w:rsidRPr="00810AD1">
        <w:rPr>
          <w:rFonts w:cs="Arial"/>
          <w:sz w:val="22"/>
          <w:szCs w:val="22"/>
        </w:rPr>
        <w:t>Transit_&lt;time period&gt;</w:t>
      </w:r>
      <w:r w:rsidR="000836A9" w:rsidRPr="00810AD1">
        <w:rPr>
          <w:rFonts w:cs="Arial"/>
          <w:sz w:val="22"/>
          <w:szCs w:val="22"/>
        </w:rPr>
        <w:t>.</w:t>
      </w:r>
      <w:proofErr w:type="spellStart"/>
      <w:r w:rsidR="000836A9" w:rsidRPr="00810AD1">
        <w:rPr>
          <w:rFonts w:cs="Arial"/>
          <w:sz w:val="22"/>
          <w:szCs w:val="22"/>
        </w:rPr>
        <w:t>mtx</w:t>
      </w:r>
      <w:proofErr w:type="spellEnd"/>
      <w:r w:rsidR="000836A9" w:rsidRPr="00810AD1">
        <w:rPr>
          <w:rFonts w:cs="Arial"/>
          <w:sz w:val="22"/>
          <w:szCs w:val="22"/>
        </w:rPr>
        <w:t>:</w:t>
      </w:r>
      <w:r w:rsidR="006A3CA9" w:rsidRPr="00810AD1">
        <w:rPr>
          <w:rFonts w:cs="Arial"/>
          <w:sz w:val="22"/>
          <w:szCs w:val="22"/>
        </w:rPr>
        <w:t xml:space="preserve"> </w:t>
      </w:r>
      <w:r w:rsidR="00DB4344" w:rsidRPr="00810AD1">
        <w:rPr>
          <w:rFonts w:cs="Arial"/>
          <w:sz w:val="22"/>
          <w:szCs w:val="22"/>
        </w:rPr>
        <w:t>Transit trip table</w:t>
      </w:r>
      <w:r w:rsidRPr="00810AD1">
        <w:rPr>
          <w:rFonts w:cs="Arial"/>
          <w:sz w:val="22"/>
          <w:szCs w:val="22"/>
        </w:rPr>
        <w:t xml:space="preserve"> by time period:  EA (Early AM), AM (AM Peak Period), MD (Midday), PM (PM Peak Period), and EV (Evening)</w:t>
      </w:r>
    </w:p>
    <w:p w:rsidR="00EF71D1" w:rsidRPr="00810AD1" w:rsidRDefault="00EF71D1" w:rsidP="00C91E88">
      <w:pPr>
        <w:pStyle w:val="BodyText"/>
        <w:numPr>
          <w:ilvl w:val="0"/>
          <w:numId w:val="13"/>
        </w:numPr>
        <w:spacing w:after="0"/>
        <w:ind w:left="1080"/>
        <w:rPr>
          <w:rFonts w:cs="Arial"/>
          <w:sz w:val="22"/>
          <w:szCs w:val="22"/>
        </w:rPr>
      </w:pPr>
      <w:proofErr w:type="spellStart"/>
      <w:r w:rsidRPr="00810AD1">
        <w:rPr>
          <w:rFonts w:cs="Arial"/>
          <w:sz w:val="22"/>
          <w:szCs w:val="22"/>
        </w:rPr>
        <w:t>trn_wloc</w:t>
      </w:r>
      <w:proofErr w:type="spellEnd"/>
      <w:r w:rsidRPr="00810AD1">
        <w:rPr>
          <w:rFonts w:cs="Arial"/>
          <w:sz w:val="22"/>
          <w:szCs w:val="22"/>
        </w:rPr>
        <w:t>_</w:t>
      </w:r>
      <w:r w:rsidR="00846B1F" w:rsidRPr="00810AD1">
        <w:rPr>
          <w:rFonts w:cs="Arial"/>
          <w:sz w:val="22"/>
          <w:szCs w:val="22"/>
        </w:rPr>
        <w:t>&lt;time period&gt;</w:t>
      </w:r>
      <w:r w:rsidRPr="00810AD1">
        <w:rPr>
          <w:rFonts w:cs="Arial"/>
          <w:sz w:val="22"/>
          <w:szCs w:val="22"/>
        </w:rPr>
        <w:t>.</w:t>
      </w:r>
      <w:proofErr w:type="spellStart"/>
      <w:r w:rsidRPr="00810AD1">
        <w:rPr>
          <w:rFonts w:cs="Arial"/>
          <w:sz w:val="22"/>
          <w:szCs w:val="22"/>
        </w:rPr>
        <w:t>tnw</w:t>
      </w:r>
      <w:proofErr w:type="spellEnd"/>
      <w:r w:rsidR="000836A9" w:rsidRPr="00810AD1">
        <w:rPr>
          <w:rFonts w:cs="Arial"/>
          <w:sz w:val="22"/>
          <w:szCs w:val="22"/>
        </w:rPr>
        <w:t>:</w:t>
      </w:r>
      <w:r w:rsidR="00F429C8" w:rsidRPr="00810AD1">
        <w:rPr>
          <w:rFonts w:cs="Arial"/>
          <w:sz w:val="22"/>
          <w:szCs w:val="22"/>
        </w:rPr>
        <w:t xml:space="preserve"> </w:t>
      </w:r>
      <w:r w:rsidR="00846B1F" w:rsidRPr="00810AD1">
        <w:rPr>
          <w:rFonts w:cs="Arial"/>
          <w:sz w:val="22"/>
          <w:szCs w:val="22"/>
        </w:rPr>
        <w:t>T</w:t>
      </w:r>
      <w:r w:rsidR="002D4DD9" w:rsidRPr="00810AD1">
        <w:rPr>
          <w:rFonts w:cs="Arial"/>
          <w:sz w:val="22"/>
          <w:szCs w:val="22"/>
        </w:rPr>
        <w:t xml:space="preserve">ransit network for </w:t>
      </w:r>
      <w:r w:rsidR="00CB411D" w:rsidRPr="00810AD1">
        <w:rPr>
          <w:rFonts w:cs="Arial"/>
          <w:sz w:val="22"/>
          <w:szCs w:val="22"/>
        </w:rPr>
        <w:t>walk to local bus</w:t>
      </w:r>
      <w:r w:rsidR="00846B1F" w:rsidRPr="00810AD1">
        <w:rPr>
          <w:rFonts w:cs="Arial"/>
          <w:sz w:val="22"/>
          <w:szCs w:val="22"/>
        </w:rPr>
        <w:t xml:space="preserve"> by time period</w:t>
      </w:r>
    </w:p>
    <w:p w:rsidR="00EF71D1" w:rsidRPr="00810AD1" w:rsidRDefault="00846B1F" w:rsidP="00C91E88">
      <w:pPr>
        <w:pStyle w:val="BodyText"/>
        <w:numPr>
          <w:ilvl w:val="0"/>
          <w:numId w:val="13"/>
        </w:numPr>
        <w:spacing w:after="0"/>
        <w:ind w:left="1080"/>
        <w:rPr>
          <w:rFonts w:cs="Arial"/>
          <w:sz w:val="22"/>
          <w:szCs w:val="22"/>
        </w:rPr>
      </w:pPr>
      <w:proofErr w:type="spellStart"/>
      <w:r w:rsidRPr="00810AD1">
        <w:rPr>
          <w:rFonts w:cs="Arial"/>
          <w:sz w:val="22"/>
          <w:szCs w:val="22"/>
        </w:rPr>
        <w:t>trn_wexp</w:t>
      </w:r>
      <w:proofErr w:type="spellEnd"/>
      <w:r w:rsidRPr="00810AD1">
        <w:rPr>
          <w:rFonts w:cs="Arial"/>
          <w:sz w:val="22"/>
          <w:szCs w:val="22"/>
        </w:rPr>
        <w:t>_&lt;time period&gt;</w:t>
      </w:r>
      <w:r w:rsidR="00EF71D1" w:rsidRPr="00810AD1">
        <w:rPr>
          <w:rFonts w:cs="Arial"/>
          <w:sz w:val="22"/>
          <w:szCs w:val="22"/>
        </w:rPr>
        <w:t>.</w:t>
      </w:r>
      <w:proofErr w:type="spellStart"/>
      <w:r w:rsidR="00EF71D1" w:rsidRPr="00810AD1">
        <w:rPr>
          <w:rFonts w:cs="Arial"/>
          <w:sz w:val="22"/>
          <w:szCs w:val="22"/>
        </w:rPr>
        <w:t>tnw</w:t>
      </w:r>
      <w:proofErr w:type="spellEnd"/>
      <w:r w:rsidR="000836A9" w:rsidRPr="00810AD1">
        <w:rPr>
          <w:rFonts w:cs="Arial"/>
          <w:sz w:val="22"/>
          <w:szCs w:val="22"/>
        </w:rPr>
        <w:t>:</w:t>
      </w:r>
      <w:r w:rsidR="00F429C8" w:rsidRPr="00810AD1">
        <w:rPr>
          <w:rFonts w:cs="Arial"/>
          <w:sz w:val="22"/>
          <w:szCs w:val="22"/>
        </w:rPr>
        <w:t xml:space="preserve"> </w:t>
      </w:r>
      <w:r w:rsidRPr="00810AD1">
        <w:rPr>
          <w:rFonts w:cs="Arial"/>
          <w:sz w:val="22"/>
          <w:szCs w:val="22"/>
        </w:rPr>
        <w:t>T</w:t>
      </w:r>
      <w:r w:rsidR="00CB411D" w:rsidRPr="00810AD1">
        <w:rPr>
          <w:rFonts w:cs="Arial"/>
          <w:sz w:val="22"/>
          <w:szCs w:val="22"/>
        </w:rPr>
        <w:t xml:space="preserve">ransit network for walk to </w:t>
      </w:r>
      <w:r w:rsidR="006B67BF" w:rsidRPr="00810AD1">
        <w:rPr>
          <w:rFonts w:cs="Arial"/>
          <w:sz w:val="22"/>
          <w:szCs w:val="22"/>
        </w:rPr>
        <w:t>express</w:t>
      </w:r>
      <w:r w:rsidR="00CB411D" w:rsidRPr="00810AD1">
        <w:rPr>
          <w:rFonts w:cs="Arial"/>
          <w:sz w:val="22"/>
          <w:szCs w:val="22"/>
        </w:rPr>
        <w:t xml:space="preserve"> bus</w:t>
      </w:r>
      <w:r w:rsidRPr="00810AD1">
        <w:rPr>
          <w:rFonts w:cs="Arial"/>
          <w:sz w:val="22"/>
          <w:szCs w:val="22"/>
        </w:rPr>
        <w:t xml:space="preserve"> by time period</w:t>
      </w:r>
    </w:p>
    <w:p w:rsidR="00EF71D1" w:rsidRPr="00810AD1" w:rsidRDefault="00EF71D1" w:rsidP="00C91E88">
      <w:pPr>
        <w:pStyle w:val="BodyText"/>
        <w:numPr>
          <w:ilvl w:val="0"/>
          <w:numId w:val="13"/>
        </w:numPr>
        <w:spacing w:after="0"/>
        <w:ind w:left="1080"/>
        <w:rPr>
          <w:rFonts w:cs="Arial"/>
          <w:sz w:val="22"/>
          <w:szCs w:val="22"/>
        </w:rPr>
      </w:pPr>
      <w:proofErr w:type="spellStart"/>
      <w:r w:rsidRPr="00810AD1">
        <w:rPr>
          <w:rFonts w:cs="Arial"/>
          <w:sz w:val="22"/>
          <w:szCs w:val="22"/>
        </w:rPr>
        <w:t>trn_wfxg</w:t>
      </w:r>
      <w:proofErr w:type="spellEnd"/>
      <w:r w:rsidR="00846B1F" w:rsidRPr="00810AD1">
        <w:rPr>
          <w:rFonts w:cs="Arial"/>
          <w:sz w:val="22"/>
          <w:szCs w:val="22"/>
        </w:rPr>
        <w:t>_&lt;time period&gt;</w:t>
      </w:r>
      <w:r w:rsidRPr="00810AD1">
        <w:rPr>
          <w:rFonts w:cs="Arial"/>
          <w:sz w:val="22"/>
          <w:szCs w:val="22"/>
        </w:rPr>
        <w:t>.</w:t>
      </w:r>
      <w:proofErr w:type="spellStart"/>
      <w:r w:rsidRPr="00810AD1">
        <w:rPr>
          <w:rFonts w:cs="Arial"/>
          <w:sz w:val="22"/>
          <w:szCs w:val="22"/>
        </w:rPr>
        <w:t>tnw</w:t>
      </w:r>
      <w:proofErr w:type="spellEnd"/>
      <w:r w:rsidR="000836A9" w:rsidRPr="00810AD1">
        <w:rPr>
          <w:rFonts w:cs="Arial"/>
          <w:sz w:val="22"/>
          <w:szCs w:val="22"/>
        </w:rPr>
        <w:t>:</w:t>
      </w:r>
      <w:r w:rsidR="00F429C8" w:rsidRPr="00810AD1">
        <w:rPr>
          <w:rFonts w:cs="Arial"/>
          <w:sz w:val="22"/>
          <w:szCs w:val="22"/>
        </w:rPr>
        <w:t xml:space="preserve"> </w:t>
      </w:r>
      <w:r w:rsidR="00846B1F" w:rsidRPr="00810AD1">
        <w:rPr>
          <w:rFonts w:cs="Arial"/>
          <w:sz w:val="22"/>
          <w:szCs w:val="22"/>
        </w:rPr>
        <w:t>T</w:t>
      </w:r>
      <w:r w:rsidR="00EC19A2" w:rsidRPr="00810AD1">
        <w:rPr>
          <w:rFonts w:cs="Arial"/>
          <w:sz w:val="22"/>
          <w:szCs w:val="22"/>
        </w:rPr>
        <w:t xml:space="preserve">ransit network for walk to fixed </w:t>
      </w:r>
      <w:proofErr w:type="spellStart"/>
      <w:r w:rsidR="00EC19A2" w:rsidRPr="00810AD1">
        <w:rPr>
          <w:rFonts w:cs="Arial"/>
          <w:sz w:val="22"/>
          <w:szCs w:val="22"/>
        </w:rPr>
        <w:t>guideway</w:t>
      </w:r>
      <w:proofErr w:type="spellEnd"/>
      <w:r w:rsidR="00846B1F" w:rsidRPr="00810AD1">
        <w:rPr>
          <w:rFonts w:cs="Arial"/>
          <w:sz w:val="22"/>
          <w:szCs w:val="22"/>
        </w:rPr>
        <w:t xml:space="preserve"> by time period</w:t>
      </w:r>
    </w:p>
    <w:p w:rsidR="00EF71D1" w:rsidRPr="00810AD1" w:rsidRDefault="00846B1F" w:rsidP="00C91E88">
      <w:pPr>
        <w:pStyle w:val="BodyText"/>
        <w:numPr>
          <w:ilvl w:val="0"/>
          <w:numId w:val="13"/>
        </w:numPr>
        <w:spacing w:after="0"/>
        <w:ind w:left="1080"/>
        <w:rPr>
          <w:rFonts w:cs="Arial"/>
          <w:sz w:val="22"/>
          <w:szCs w:val="22"/>
        </w:rPr>
      </w:pPr>
      <w:proofErr w:type="spellStart"/>
      <w:r w:rsidRPr="00810AD1">
        <w:rPr>
          <w:rFonts w:cs="Arial"/>
          <w:sz w:val="22"/>
          <w:szCs w:val="22"/>
        </w:rPr>
        <w:t>trn_ptw</w:t>
      </w:r>
      <w:proofErr w:type="spellEnd"/>
      <w:r w:rsidRPr="00810AD1">
        <w:rPr>
          <w:rFonts w:cs="Arial"/>
          <w:sz w:val="22"/>
          <w:szCs w:val="22"/>
        </w:rPr>
        <w:t>_&lt;time period&gt;</w:t>
      </w:r>
      <w:r w:rsidR="000836A9" w:rsidRPr="00810AD1">
        <w:rPr>
          <w:rFonts w:cs="Arial"/>
          <w:sz w:val="22"/>
          <w:szCs w:val="22"/>
        </w:rPr>
        <w:t>.</w:t>
      </w:r>
      <w:proofErr w:type="spellStart"/>
      <w:r w:rsidR="000836A9" w:rsidRPr="00810AD1">
        <w:rPr>
          <w:rFonts w:cs="Arial"/>
          <w:sz w:val="22"/>
          <w:szCs w:val="22"/>
        </w:rPr>
        <w:t>tnw</w:t>
      </w:r>
      <w:proofErr w:type="spellEnd"/>
      <w:r w:rsidR="000836A9" w:rsidRPr="00810AD1">
        <w:rPr>
          <w:rFonts w:cs="Arial"/>
          <w:sz w:val="22"/>
          <w:szCs w:val="22"/>
        </w:rPr>
        <w:t>:</w:t>
      </w:r>
      <w:r w:rsidR="00F429C8" w:rsidRPr="00810AD1">
        <w:rPr>
          <w:rFonts w:cs="Arial"/>
          <w:sz w:val="22"/>
          <w:szCs w:val="22"/>
        </w:rPr>
        <w:t xml:space="preserve"> </w:t>
      </w:r>
      <w:r w:rsidRPr="00810AD1">
        <w:rPr>
          <w:rFonts w:cs="Arial"/>
          <w:sz w:val="22"/>
          <w:szCs w:val="22"/>
        </w:rPr>
        <w:t>T</w:t>
      </w:r>
      <w:r w:rsidR="00C54B77" w:rsidRPr="00810AD1">
        <w:rPr>
          <w:rFonts w:cs="Arial"/>
          <w:sz w:val="22"/>
          <w:szCs w:val="22"/>
        </w:rPr>
        <w:t xml:space="preserve">ransit network for </w:t>
      </w:r>
      <w:r w:rsidRPr="00810AD1">
        <w:rPr>
          <w:rFonts w:cs="Arial"/>
          <w:sz w:val="22"/>
          <w:szCs w:val="22"/>
        </w:rPr>
        <w:t>Park and ride access and walk egress by time period</w:t>
      </w:r>
    </w:p>
    <w:p w:rsidR="00846B1F" w:rsidRPr="00810AD1" w:rsidRDefault="00846B1F" w:rsidP="00846B1F">
      <w:pPr>
        <w:pStyle w:val="BodyText"/>
        <w:numPr>
          <w:ilvl w:val="0"/>
          <w:numId w:val="13"/>
        </w:numPr>
        <w:spacing w:after="0"/>
        <w:ind w:left="1080"/>
        <w:rPr>
          <w:rFonts w:cs="Arial"/>
          <w:sz w:val="22"/>
          <w:szCs w:val="22"/>
        </w:rPr>
      </w:pPr>
      <w:proofErr w:type="spellStart"/>
      <w:r w:rsidRPr="00810AD1">
        <w:rPr>
          <w:rFonts w:cs="Arial"/>
          <w:sz w:val="22"/>
          <w:szCs w:val="22"/>
        </w:rPr>
        <w:t>trn_wtp</w:t>
      </w:r>
      <w:proofErr w:type="spellEnd"/>
      <w:r w:rsidRPr="00810AD1">
        <w:rPr>
          <w:rFonts w:cs="Arial"/>
          <w:sz w:val="22"/>
          <w:szCs w:val="22"/>
        </w:rPr>
        <w:t>_&lt;time period&gt;.</w:t>
      </w:r>
      <w:proofErr w:type="spellStart"/>
      <w:r w:rsidRPr="00810AD1">
        <w:rPr>
          <w:rFonts w:cs="Arial"/>
          <w:sz w:val="22"/>
          <w:szCs w:val="22"/>
        </w:rPr>
        <w:t>tnw</w:t>
      </w:r>
      <w:proofErr w:type="spellEnd"/>
      <w:r w:rsidRPr="00810AD1">
        <w:rPr>
          <w:rFonts w:cs="Arial"/>
          <w:sz w:val="22"/>
          <w:szCs w:val="22"/>
        </w:rPr>
        <w:t>: Transit network for walk access and Park and Ride egress by time period</w:t>
      </w:r>
    </w:p>
    <w:p w:rsidR="00EF71D1" w:rsidRPr="00810AD1" w:rsidRDefault="000836A9" w:rsidP="00C91E88">
      <w:pPr>
        <w:pStyle w:val="BodyText"/>
        <w:numPr>
          <w:ilvl w:val="0"/>
          <w:numId w:val="13"/>
        </w:numPr>
        <w:spacing w:after="0"/>
        <w:ind w:left="1080"/>
        <w:rPr>
          <w:rFonts w:cs="Arial"/>
          <w:sz w:val="22"/>
          <w:szCs w:val="22"/>
        </w:rPr>
      </w:pPr>
      <w:proofErr w:type="spellStart"/>
      <w:r w:rsidRPr="00810AD1">
        <w:rPr>
          <w:rFonts w:cs="Arial"/>
          <w:sz w:val="22"/>
          <w:szCs w:val="22"/>
        </w:rPr>
        <w:t>trn_</w:t>
      </w:r>
      <w:r w:rsidR="00846B1F" w:rsidRPr="00810AD1">
        <w:rPr>
          <w:rFonts w:cs="Arial"/>
          <w:sz w:val="22"/>
          <w:szCs w:val="22"/>
        </w:rPr>
        <w:t>ktw</w:t>
      </w:r>
      <w:proofErr w:type="spellEnd"/>
      <w:r w:rsidRPr="00810AD1">
        <w:rPr>
          <w:rFonts w:cs="Arial"/>
          <w:sz w:val="22"/>
          <w:szCs w:val="22"/>
        </w:rPr>
        <w:t>_</w:t>
      </w:r>
      <w:r w:rsidR="00846B1F" w:rsidRPr="00810AD1">
        <w:rPr>
          <w:rFonts w:cs="Arial"/>
          <w:sz w:val="22"/>
          <w:szCs w:val="22"/>
        </w:rPr>
        <w:t>&lt;time period&gt;</w:t>
      </w:r>
      <w:r w:rsidRPr="00810AD1">
        <w:rPr>
          <w:rFonts w:cs="Arial"/>
          <w:sz w:val="22"/>
          <w:szCs w:val="22"/>
        </w:rPr>
        <w:t>.</w:t>
      </w:r>
      <w:proofErr w:type="spellStart"/>
      <w:r w:rsidRPr="00810AD1">
        <w:rPr>
          <w:rFonts w:cs="Arial"/>
          <w:sz w:val="22"/>
          <w:szCs w:val="22"/>
        </w:rPr>
        <w:t>tnw</w:t>
      </w:r>
      <w:proofErr w:type="spellEnd"/>
      <w:r w:rsidRPr="00810AD1">
        <w:rPr>
          <w:rFonts w:cs="Arial"/>
          <w:sz w:val="22"/>
          <w:szCs w:val="22"/>
        </w:rPr>
        <w:t>:</w:t>
      </w:r>
      <w:r w:rsidR="00F429C8" w:rsidRPr="00810AD1">
        <w:rPr>
          <w:rFonts w:cs="Arial"/>
          <w:sz w:val="22"/>
          <w:szCs w:val="22"/>
        </w:rPr>
        <w:t xml:space="preserve"> </w:t>
      </w:r>
      <w:r w:rsidR="00846B1F" w:rsidRPr="00810AD1">
        <w:rPr>
          <w:rFonts w:cs="Arial"/>
          <w:sz w:val="22"/>
          <w:szCs w:val="22"/>
        </w:rPr>
        <w:t>T</w:t>
      </w:r>
      <w:r w:rsidR="00C54B77" w:rsidRPr="00810AD1">
        <w:rPr>
          <w:rFonts w:cs="Arial"/>
          <w:sz w:val="22"/>
          <w:szCs w:val="22"/>
        </w:rPr>
        <w:t>ransit network for kiss and ride</w:t>
      </w:r>
      <w:r w:rsidR="00846B1F" w:rsidRPr="00810AD1">
        <w:rPr>
          <w:rFonts w:cs="Arial"/>
          <w:sz w:val="22"/>
          <w:szCs w:val="22"/>
        </w:rPr>
        <w:t xml:space="preserve"> access and walk egress by time period</w:t>
      </w:r>
    </w:p>
    <w:p w:rsidR="00846B1F" w:rsidRPr="00810AD1" w:rsidRDefault="00846B1F" w:rsidP="00846B1F">
      <w:pPr>
        <w:pStyle w:val="BodyText"/>
        <w:numPr>
          <w:ilvl w:val="0"/>
          <w:numId w:val="13"/>
        </w:numPr>
        <w:spacing w:after="0"/>
        <w:ind w:left="1080"/>
        <w:rPr>
          <w:rFonts w:cs="Arial"/>
          <w:sz w:val="22"/>
          <w:szCs w:val="22"/>
        </w:rPr>
      </w:pPr>
      <w:proofErr w:type="spellStart"/>
      <w:r w:rsidRPr="00810AD1">
        <w:rPr>
          <w:rFonts w:cs="Arial"/>
          <w:sz w:val="22"/>
          <w:szCs w:val="22"/>
        </w:rPr>
        <w:lastRenderedPageBreak/>
        <w:t>trn_wtk</w:t>
      </w:r>
      <w:proofErr w:type="spellEnd"/>
      <w:r w:rsidRPr="00810AD1">
        <w:rPr>
          <w:rFonts w:cs="Arial"/>
          <w:sz w:val="22"/>
          <w:szCs w:val="22"/>
        </w:rPr>
        <w:t>_&lt;time period&gt;.</w:t>
      </w:r>
      <w:proofErr w:type="spellStart"/>
      <w:r w:rsidRPr="00810AD1">
        <w:rPr>
          <w:rFonts w:cs="Arial"/>
          <w:sz w:val="22"/>
          <w:szCs w:val="22"/>
        </w:rPr>
        <w:t>tnw</w:t>
      </w:r>
      <w:proofErr w:type="spellEnd"/>
      <w:r w:rsidRPr="00810AD1">
        <w:rPr>
          <w:rFonts w:cs="Arial"/>
          <w:sz w:val="22"/>
          <w:szCs w:val="22"/>
        </w:rPr>
        <w:t>: Transit network for walk access and kiss and ride egress by time period</w:t>
      </w:r>
    </w:p>
    <w:p w:rsidR="00846B1F" w:rsidRPr="006A1E1F" w:rsidRDefault="00846B1F" w:rsidP="00846B1F">
      <w:pPr>
        <w:pStyle w:val="BodyText"/>
        <w:spacing w:after="0"/>
        <w:ind w:left="1080"/>
        <w:rPr>
          <w:rFonts w:cs="Arial"/>
          <w:szCs w:val="22"/>
        </w:rPr>
      </w:pPr>
    </w:p>
    <w:p w:rsidR="004D6BC8" w:rsidRPr="006A1E1F" w:rsidRDefault="006A1E1F" w:rsidP="00C91E88">
      <w:pPr>
        <w:pStyle w:val="ListParagraph"/>
        <w:numPr>
          <w:ilvl w:val="0"/>
          <w:numId w:val="13"/>
        </w:numPr>
        <w:ind w:left="360"/>
        <w:jc w:val="both"/>
        <w:rPr>
          <w:rFonts w:cs="Arial"/>
        </w:rPr>
      </w:pPr>
      <w:r>
        <w:rPr>
          <w:rFonts w:cs="Arial"/>
          <w:b/>
        </w:rPr>
        <w:t xml:space="preserve">Output </w:t>
      </w:r>
      <w:r w:rsidR="004D6BC8" w:rsidRPr="006A1E1F">
        <w:rPr>
          <w:rFonts w:cs="Arial"/>
          <w:b/>
        </w:rPr>
        <w:t>Files:</w:t>
      </w:r>
    </w:p>
    <w:p w:rsidR="005B0E91" w:rsidRPr="00810AD1" w:rsidRDefault="005B0E91" w:rsidP="005B0E91">
      <w:pPr>
        <w:pStyle w:val="BodyText"/>
        <w:numPr>
          <w:ilvl w:val="0"/>
          <w:numId w:val="13"/>
        </w:numPr>
        <w:spacing w:after="0"/>
        <w:ind w:left="1080"/>
        <w:jc w:val="both"/>
        <w:rPr>
          <w:rFonts w:cs="Arial"/>
          <w:sz w:val="22"/>
          <w:szCs w:val="22"/>
        </w:rPr>
      </w:pPr>
      <w:r w:rsidRPr="00810AD1">
        <w:rPr>
          <w:rFonts w:cs="Arial"/>
          <w:sz w:val="22"/>
          <w:szCs w:val="22"/>
        </w:rPr>
        <w:t xml:space="preserve">WLK-LOC_&lt;time period&gt;_FLOW.bin:  Transit walk to local flow table </w:t>
      </w:r>
      <w:r w:rsidR="00523CB9" w:rsidRPr="00810AD1">
        <w:rPr>
          <w:rFonts w:cs="Arial"/>
          <w:sz w:val="22"/>
          <w:szCs w:val="22"/>
        </w:rPr>
        <w:t>(transit flows by route, from stop and to stop</w:t>
      </w:r>
      <w:r w:rsidR="009367F6" w:rsidRPr="00810AD1">
        <w:rPr>
          <w:rFonts w:cs="Arial"/>
          <w:sz w:val="22"/>
          <w:szCs w:val="22"/>
        </w:rPr>
        <w:t>)</w:t>
      </w:r>
      <w:r w:rsidR="00523CB9" w:rsidRPr="00810AD1">
        <w:rPr>
          <w:rFonts w:cs="Arial"/>
          <w:sz w:val="22"/>
          <w:szCs w:val="22"/>
        </w:rPr>
        <w:t xml:space="preserve"> </w:t>
      </w:r>
      <w:r w:rsidRPr="00810AD1">
        <w:rPr>
          <w:rFonts w:cs="Arial"/>
          <w:sz w:val="22"/>
          <w:szCs w:val="22"/>
        </w:rPr>
        <w:t>by time period</w:t>
      </w:r>
    </w:p>
    <w:p w:rsidR="00443A6F" w:rsidRPr="00810AD1" w:rsidRDefault="00443A6F" w:rsidP="00C91E88">
      <w:pPr>
        <w:pStyle w:val="BodyText"/>
        <w:numPr>
          <w:ilvl w:val="0"/>
          <w:numId w:val="13"/>
        </w:numPr>
        <w:spacing w:after="0"/>
        <w:ind w:left="1080"/>
        <w:jc w:val="both"/>
        <w:rPr>
          <w:rFonts w:cs="Arial"/>
          <w:sz w:val="22"/>
          <w:szCs w:val="22"/>
        </w:rPr>
      </w:pPr>
      <w:r w:rsidRPr="00810AD1">
        <w:rPr>
          <w:rFonts w:cs="Arial"/>
          <w:sz w:val="22"/>
          <w:szCs w:val="22"/>
        </w:rPr>
        <w:t>WLK-LOC_&lt;time period&gt;_WLKFLOW.bin:  Transit walk to local flow table</w:t>
      </w:r>
      <w:r w:rsidR="00523CB9" w:rsidRPr="00810AD1">
        <w:rPr>
          <w:rFonts w:cs="Arial"/>
          <w:sz w:val="22"/>
          <w:szCs w:val="22"/>
        </w:rPr>
        <w:t xml:space="preserve"> (transit flows by mode of access and egress by link)</w:t>
      </w:r>
      <w:r w:rsidRPr="00810AD1">
        <w:rPr>
          <w:rFonts w:cs="Arial"/>
          <w:sz w:val="22"/>
          <w:szCs w:val="22"/>
        </w:rPr>
        <w:t xml:space="preserve"> by time period</w:t>
      </w:r>
    </w:p>
    <w:p w:rsidR="00443A6F" w:rsidRPr="00810AD1" w:rsidRDefault="00443A6F" w:rsidP="00C91E88">
      <w:pPr>
        <w:pStyle w:val="BodyText"/>
        <w:numPr>
          <w:ilvl w:val="0"/>
          <w:numId w:val="13"/>
        </w:numPr>
        <w:spacing w:after="0"/>
        <w:ind w:left="1080"/>
        <w:jc w:val="both"/>
        <w:rPr>
          <w:rFonts w:cs="Arial"/>
          <w:sz w:val="22"/>
          <w:szCs w:val="22"/>
        </w:rPr>
      </w:pPr>
      <w:r w:rsidRPr="00810AD1">
        <w:rPr>
          <w:rFonts w:cs="Arial"/>
          <w:sz w:val="22"/>
          <w:szCs w:val="22"/>
        </w:rPr>
        <w:t>WLK-LOC_&lt;time period&gt;_LINKFLOW.bin</w:t>
      </w:r>
      <w:r w:rsidR="005B0E91" w:rsidRPr="00810AD1">
        <w:rPr>
          <w:rFonts w:cs="Arial"/>
          <w:sz w:val="22"/>
          <w:szCs w:val="22"/>
        </w:rPr>
        <w:t xml:space="preserve">:  </w:t>
      </w:r>
      <w:r w:rsidR="00523CB9" w:rsidRPr="00810AD1">
        <w:rPr>
          <w:rFonts w:cs="Arial"/>
          <w:sz w:val="22"/>
          <w:szCs w:val="22"/>
        </w:rPr>
        <w:t>Transit walk to local aggregate flow table (aggregates all transit riders on a portion of the corridor onto a single route that operates in the corridor which indicates the total transit ridership for all routes that share a common right-of-way) by time period</w:t>
      </w:r>
    </w:p>
    <w:p w:rsidR="00523CB9" w:rsidRPr="00810AD1" w:rsidRDefault="00523CB9" w:rsidP="00523CB9">
      <w:pPr>
        <w:pStyle w:val="BodyText"/>
        <w:numPr>
          <w:ilvl w:val="0"/>
          <w:numId w:val="13"/>
        </w:numPr>
        <w:spacing w:after="0"/>
        <w:ind w:left="1080"/>
        <w:jc w:val="both"/>
        <w:rPr>
          <w:rFonts w:cs="Arial"/>
          <w:sz w:val="22"/>
          <w:szCs w:val="22"/>
        </w:rPr>
      </w:pPr>
      <w:r w:rsidRPr="00810AD1">
        <w:rPr>
          <w:rFonts w:cs="Arial"/>
          <w:sz w:val="22"/>
          <w:szCs w:val="22"/>
        </w:rPr>
        <w:t>WLK-LOC_&lt;time period&gt;_</w:t>
      </w:r>
      <w:r w:rsidR="009367F6" w:rsidRPr="00810AD1">
        <w:rPr>
          <w:rFonts w:cs="Arial"/>
          <w:sz w:val="22"/>
          <w:szCs w:val="22"/>
        </w:rPr>
        <w:t>ONOFF</w:t>
      </w:r>
      <w:r w:rsidRPr="00810AD1">
        <w:rPr>
          <w:rFonts w:cs="Arial"/>
          <w:sz w:val="22"/>
          <w:szCs w:val="22"/>
        </w:rPr>
        <w:t xml:space="preserve">.bin:  Transit walk to local </w:t>
      </w:r>
      <w:r w:rsidR="009367F6" w:rsidRPr="00810AD1">
        <w:rPr>
          <w:rFonts w:cs="Arial"/>
          <w:sz w:val="22"/>
          <w:szCs w:val="22"/>
        </w:rPr>
        <w:t>on-board and off-board counts by access/egress mode</w:t>
      </w:r>
      <w:r w:rsidRPr="00810AD1">
        <w:rPr>
          <w:rFonts w:cs="Arial"/>
          <w:sz w:val="22"/>
          <w:szCs w:val="22"/>
        </w:rPr>
        <w:t xml:space="preserve">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WLK-EXP_&lt;time period&gt;_FLOW.bin:  Transit walk to express flow table (transit flows by route, from stop and to stop)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WLK-EXP_&lt;time period&gt;_WLKFLOW.bin:  Transit walk to express flow table (transit flows by mode of access and egress by link)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w:t>
      </w:r>
      <w:r w:rsidR="00C81258" w:rsidRPr="00810AD1">
        <w:rPr>
          <w:rFonts w:cs="Arial"/>
          <w:sz w:val="22"/>
          <w:szCs w:val="22"/>
        </w:rPr>
        <w:t>EXP</w:t>
      </w:r>
      <w:r w:rsidRPr="00810AD1">
        <w:rPr>
          <w:rFonts w:cs="Arial"/>
          <w:sz w:val="22"/>
          <w:szCs w:val="22"/>
        </w:rPr>
        <w:t>_&lt;time period&gt;_LINKFLOW.bin:  Transit walk to express aggregate flow table (aggregates all transit riders on a portion of the corridor onto a single route that operates in the corridor which indicates the total transit ridership for all routes that share a common right-of-way)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WLK-EXP_&lt;time period&gt;_ONOFF.bin:  Transit walk to express on-board and off-board counts by access/egress mode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w:t>
      </w:r>
      <w:r w:rsidR="00C81258" w:rsidRPr="00810AD1">
        <w:rPr>
          <w:rFonts w:cs="Arial"/>
          <w:sz w:val="22"/>
          <w:szCs w:val="22"/>
        </w:rPr>
        <w:t>GDWY</w:t>
      </w:r>
      <w:r w:rsidRPr="00810AD1">
        <w:rPr>
          <w:rFonts w:cs="Arial"/>
          <w:sz w:val="22"/>
          <w:szCs w:val="22"/>
        </w:rPr>
        <w:t xml:space="preserve">_&lt;time period&gt;_FLOW.bin:  Transit walk to </w:t>
      </w:r>
      <w:proofErr w:type="spellStart"/>
      <w:r w:rsidR="00C81258" w:rsidRPr="00810AD1">
        <w:rPr>
          <w:rFonts w:cs="Arial"/>
          <w:sz w:val="22"/>
          <w:szCs w:val="22"/>
        </w:rPr>
        <w:t>guideway</w:t>
      </w:r>
      <w:proofErr w:type="spellEnd"/>
      <w:r w:rsidRPr="00810AD1">
        <w:rPr>
          <w:rFonts w:cs="Arial"/>
          <w:sz w:val="22"/>
          <w:szCs w:val="22"/>
        </w:rPr>
        <w:t xml:space="preserve"> flow table (transit flows by route, from stop and to stop)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w:t>
      </w:r>
      <w:r w:rsidR="00C81258" w:rsidRPr="00810AD1">
        <w:rPr>
          <w:rFonts w:cs="Arial"/>
          <w:sz w:val="22"/>
          <w:szCs w:val="22"/>
        </w:rPr>
        <w:t>GDWY</w:t>
      </w:r>
      <w:r w:rsidRPr="00810AD1">
        <w:rPr>
          <w:rFonts w:cs="Arial"/>
          <w:sz w:val="22"/>
          <w:szCs w:val="22"/>
        </w:rPr>
        <w:t xml:space="preserve">_&lt;time period&gt;_WLKFLOW.bin:  Transit walk to </w:t>
      </w:r>
      <w:proofErr w:type="spellStart"/>
      <w:r w:rsidR="00C81258" w:rsidRPr="00810AD1">
        <w:rPr>
          <w:rFonts w:cs="Arial"/>
          <w:sz w:val="22"/>
          <w:szCs w:val="22"/>
        </w:rPr>
        <w:t>guideway</w:t>
      </w:r>
      <w:proofErr w:type="spellEnd"/>
      <w:r w:rsidR="00C81258" w:rsidRPr="00810AD1">
        <w:rPr>
          <w:rFonts w:cs="Arial"/>
          <w:sz w:val="22"/>
          <w:szCs w:val="22"/>
        </w:rPr>
        <w:t xml:space="preserve"> </w:t>
      </w:r>
      <w:r w:rsidRPr="00810AD1">
        <w:rPr>
          <w:rFonts w:cs="Arial"/>
          <w:sz w:val="22"/>
          <w:szCs w:val="22"/>
        </w:rPr>
        <w:t>flow table (transit flows by mode of access and egress by link)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w:t>
      </w:r>
      <w:r w:rsidR="00C81258" w:rsidRPr="00810AD1">
        <w:rPr>
          <w:rFonts w:cs="Arial"/>
          <w:sz w:val="22"/>
          <w:szCs w:val="22"/>
        </w:rPr>
        <w:t>GDWY</w:t>
      </w:r>
      <w:r w:rsidRPr="00810AD1">
        <w:rPr>
          <w:rFonts w:cs="Arial"/>
          <w:sz w:val="22"/>
          <w:szCs w:val="22"/>
        </w:rPr>
        <w:t xml:space="preserve">_&lt;time period&gt;_LINKFLOW.bin:  Transit walk to </w:t>
      </w:r>
      <w:proofErr w:type="spellStart"/>
      <w:r w:rsidR="00C81258" w:rsidRPr="00810AD1">
        <w:rPr>
          <w:rFonts w:cs="Arial"/>
          <w:sz w:val="22"/>
          <w:szCs w:val="22"/>
        </w:rPr>
        <w:t>guideway</w:t>
      </w:r>
      <w:proofErr w:type="spellEnd"/>
      <w:r w:rsidR="00C81258" w:rsidRPr="00810AD1">
        <w:rPr>
          <w:rFonts w:cs="Arial"/>
          <w:sz w:val="22"/>
          <w:szCs w:val="22"/>
        </w:rPr>
        <w:t xml:space="preserve"> </w:t>
      </w:r>
      <w:r w:rsidRPr="00810AD1">
        <w:rPr>
          <w:rFonts w:cs="Arial"/>
          <w:sz w:val="22"/>
          <w:szCs w:val="22"/>
        </w:rPr>
        <w:t xml:space="preserve">aggregate flow table (aggregates all transit riders on a portion of the corridor onto a single route </w:t>
      </w:r>
      <w:r w:rsidRPr="00810AD1">
        <w:rPr>
          <w:rFonts w:cs="Arial"/>
          <w:sz w:val="22"/>
          <w:szCs w:val="22"/>
        </w:rPr>
        <w:lastRenderedPageBreak/>
        <w:t>that operates in the corridor which indicates the total transit ridership for all routes that share a common right-of-way) by time period</w:t>
      </w:r>
    </w:p>
    <w:p w:rsidR="009367F6" w:rsidRPr="00810AD1" w:rsidRDefault="009367F6" w:rsidP="009367F6">
      <w:pPr>
        <w:pStyle w:val="BodyText"/>
        <w:numPr>
          <w:ilvl w:val="0"/>
          <w:numId w:val="13"/>
        </w:numPr>
        <w:spacing w:after="0"/>
        <w:ind w:left="1080"/>
        <w:jc w:val="both"/>
        <w:rPr>
          <w:rFonts w:cs="Arial"/>
          <w:sz w:val="22"/>
          <w:szCs w:val="22"/>
        </w:rPr>
      </w:pPr>
      <w:r w:rsidRPr="00810AD1">
        <w:rPr>
          <w:rFonts w:cs="Arial"/>
          <w:sz w:val="22"/>
          <w:szCs w:val="22"/>
        </w:rPr>
        <w:t>WLK-</w:t>
      </w:r>
      <w:r w:rsidR="00C81258" w:rsidRPr="00810AD1">
        <w:rPr>
          <w:rFonts w:cs="Arial"/>
          <w:sz w:val="22"/>
          <w:szCs w:val="22"/>
        </w:rPr>
        <w:t>GDWY</w:t>
      </w:r>
      <w:r w:rsidRPr="00810AD1">
        <w:rPr>
          <w:rFonts w:cs="Arial"/>
          <w:sz w:val="22"/>
          <w:szCs w:val="22"/>
        </w:rPr>
        <w:t xml:space="preserve">_&lt;time period&gt;_ONOFF.bin:  Transit walk to </w:t>
      </w:r>
      <w:proofErr w:type="spellStart"/>
      <w:r w:rsidR="00C81258" w:rsidRPr="00810AD1">
        <w:rPr>
          <w:rFonts w:cs="Arial"/>
          <w:sz w:val="22"/>
          <w:szCs w:val="22"/>
        </w:rPr>
        <w:t>guideway</w:t>
      </w:r>
      <w:proofErr w:type="spellEnd"/>
      <w:r w:rsidR="00C81258" w:rsidRPr="00810AD1">
        <w:rPr>
          <w:rFonts w:cs="Arial"/>
          <w:sz w:val="22"/>
          <w:szCs w:val="22"/>
        </w:rPr>
        <w:t xml:space="preserve"> </w:t>
      </w:r>
      <w:r w:rsidRPr="00810AD1">
        <w:rPr>
          <w:rFonts w:cs="Arial"/>
          <w:sz w:val="22"/>
          <w:szCs w:val="22"/>
        </w:rPr>
        <w:t>on-board and off-board counts by access/egress mode by time period</w:t>
      </w:r>
    </w:p>
    <w:p w:rsidR="00C81258" w:rsidRPr="00810AD1" w:rsidRDefault="006D0A5B" w:rsidP="00C81258">
      <w:pPr>
        <w:pStyle w:val="BodyText"/>
        <w:numPr>
          <w:ilvl w:val="0"/>
          <w:numId w:val="13"/>
        </w:numPr>
        <w:spacing w:after="0"/>
        <w:ind w:left="1080"/>
        <w:jc w:val="both"/>
        <w:rPr>
          <w:rFonts w:cs="Arial"/>
          <w:sz w:val="22"/>
          <w:szCs w:val="22"/>
        </w:rPr>
      </w:pPr>
      <w:r w:rsidRPr="00810AD1">
        <w:rPr>
          <w:rFonts w:cs="Arial"/>
          <w:sz w:val="22"/>
          <w:szCs w:val="22"/>
        </w:rPr>
        <w:t>PNR-FML</w:t>
      </w:r>
      <w:r w:rsidR="00C81258" w:rsidRPr="00810AD1">
        <w:rPr>
          <w:rFonts w:cs="Arial"/>
          <w:sz w:val="22"/>
          <w:szCs w:val="22"/>
        </w:rPr>
        <w:t xml:space="preserve">_&lt;time period&gt;_FLOW.bin:  Transit </w:t>
      </w:r>
      <w:r w:rsidRPr="00810AD1">
        <w:rPr>
          <w:rFonts w:cs="Arial"/>
          <w:sz w:val="22"/>
          <w:szCs w:val="22"/>
        </w:rPr>
        <w:t>Formal Park and Ride</w:t>
      </w:r>
      <w:r w:rsidR="00C81258" w:rsidRPr="00810AD1">
        <w:rPr>
          <w:rFonts w:cs="Arial"/>
          <w:sz w:val="22"/>
          <w:szCs w:val="22"/>
        </w:rPr>
        <w:t xml:space="preserve"> flow table (transit flows by route, from stop and to stop) by time period</w:t>
      </w:r>
    </w:p>
    <w:p w:rsidR="00C81258" w:rsidRPr="00810AD1" w:rsidRDefault="006D0A5B" w:rsidP="00C81258">
      <w:pPr>
        <w:pStyle w:val="BodyText"/>
        <w:numPr>
          <w:ilvl w:val="0"/>
          <w:numId w:val="13"/>
        </w:numPr>
        <w:spacing w:after="0"/>
        <w:ind w:left="1080"/>
        <w:jc w:val="both"/>
        <w:rPr>
          <w:rFonts w:cs="Arial"/>
          <w:sz w:val="22"/>
          <w:szCs w:val="22"/>
        </w:rPr>
      </w:pPr>
      <w:r w:rsidRPr="00810AD1">
        <w:rPr>
          <w:rFonts w:cs="Arial"/>
          <w:sz w:val="22"/>
          <w:szCs w:val="22"/>
        </w:rPr>
        <w:t>PNR-FML</w:t>
      </w:r>
      <w:r w:rsidR="00C81258" w:rsidRPr="00810AD1">
        <w:rPr>
          <w:rFonts w:cs="Arial"/>
          <w:sz w:val="22"/>
          <w:szCs w:val="22"/>
        </w:rPr>
        <w:t xml:space="preserve">_&lt;time period&gt;_WLKFLOW.bin:  Transit </w:t>
      </w:r>
      <w:r w:rsidRPr="00810AD1">
        <w:rPr>
          <w:rFonts w:cs="Arial"/>
          <w:sz w:val="22"/>
          <w:szCs w:val="22"/>
        </w:rPr>
        <w:t xml:space="preserve">Formal Park and Ride </w:t>
      </w:r>
      <w:r w:rsidR="00C81258" w:rsidRPr="00810AD1">
        <w:rPr>
          <w:rFonts w:cs="Arial"/>
          <w:sz w:val="22"/>
          <w:szCs w:val="22"/>
        </w:rPr>
        <w:t>flow table (transit flows by mode of access and egress by link) by time period</w:t>
      </w:r>
    </w:p>
    <w:p w:rsidR="00C81258" w:rsidRPr="00810AD1" w:rsidRDefault="006D0A5B" w:rsidP="00C81258">
      <w:pPr>
        <w:pStyle w:val="BodyText"/>
        <w:numPr>
          <w:ilvl w:val="0"/>
          <w:numId w:val="13"/>
        </w:numPr>
        <w:spacing w:after="0"/>
        <w:ind w:left="1080"/>
        <w:jc w:val="both"/>
        <w:rPr>
          <w:rFonts w:cs="Arial"/>
          <w:sz w:val="22"/>
          <w:szCs w:val="22"/>
        </w:rPr>
      </w:pPr>
      <w:r w:rsidRPr="00810AD1">
        <w:rPr>
          <w:rFonts w:cs="Arial"/>
          <w:sz w:val="22"/>
          <w:szCs w:val="22"/>
        </w:rPr>
        <w:t>PNR-FML</w:t>
      </w:r>
      <w:r w:rsidR="00C81258" w:rsidRPr="00810AD1">
        <w:rPr>
          <w:rFonts w:cs="Arial"/>
          <w:sz w:val="22"/>
          <w:szCs w:val="22"/>
        </w:rPr>
        <w:t xml:space="preserve">_&lt;time period&gt;_LINKFLOW.bin:  Transit </w:t>
      </w:r>
      <w:r w:rsidRPr="00810AD1">
        <w:rPr>
          <w:rFonts w:cs="Arial"/>
          <w:sz w:val="22"/>
          <w:szCs w:val="22"/>
        </w:rPr>
        <w:t xml:space="preserve">Formal Park and Ride </w:t>
      </w:r>
      <w:r w:rsidR="00C81258" w:rsidRPr="00810AD1">
        <w:rPr>
          <w:rFonts w:cs="Arial"/>
          <w:sz w:val="22"/>
          <w:szCs w:val="22"/>
        </w:rPr>
        <w:t>aggregate flow table (aggregates all transit riders on a portion of the corridor onto a single route that operates in the corridor which indicates the total transit ridership for all routes that share a common right-of-way) by time period</w:t>
      </w:r>
    </w:p>
    <w:p w:rsidR="00C81258" w:rsidRPr="00810AD1" w:rsidRDefault="006D0A5B" w:rsidP="00C81258">
      <w:pPr>
        <w:pStyle w:val="BodyText"/>
        <w:numPr>
          <w:ilvl w:val="0"/>
          <w:numId w:val="13"/>
        </w:numPr>
        <w:spacing w:after="0"/>
        <w:ind w:left="1080"/>
        <w:jc w:val="both"/>
        <w:rPr>
          <w:rFonts w:cs="Arial"/>
          <w:sz w:val="22"/>
          <w:szCs w:val="22"/>
        </w:rPr>
      </w:pPr>
      <w:r w:rsidRPr="00810AD1">
        <w:rPr>
          <w:rFonts w:cs="Arial"/>
          <w:sz w:val="22"/>
          <w:szCs w:val="22"/>
        </w:rPr>
        <w:t>PNR-FML</w:t>
      </w:r>
      <w:r w:rsidR="00C81258" w:rsidRPr="00810AD1">
        <w:rPr>
          <w:rFonts w:cs="Arial"/>
          <w:sz w:val="22"/>
          <w:szCs w:val="22"/>
        </w:rPr>
        <w:t xml:space="preserve">_&lt;time period&gt;_ONOFF.bin:  Transit </w:t>
      </w:r>
      <w:r w:rsidRPr="00810AD1">
        <w:rPr>
          <w:rFonts w:cs="Arial"/>
          <w:sz w:val="22"/>
          <w:szCs w:val="22"/>
        </w:rPr>
        <w:t xml:space="preserve">Formal Park and Ride </w:t>
      </w:r>
      <w:r w:rsidR="00C81258" w:rsidRPr="00810AD1">
        <w:rPr>
          <w:rFonts w:cs="Arial"/>
          <w:sz w:val="22"/>
          <w:szCs w:val="22"/>
        </w:rPr>
        <w:t>on-board and off-board counts by access/egress mode by time period</w:t>
      </w:r>
    </w:p>
    <w:p w:rsidR="006D0A5B" w:rsidRPr="00810AD1" w:rsidRDefault="006D0A5B" w:rsidP="006D0A5B">
      <w:pPr>
        <w:pStyle w:val="BodyText"/>
        <w:numPr>
          <w:ilvl w:val="0"/>
          <w:numId w:val="13"/>
        </w:numPr>
        <w:spacing w:after="0"/>
        <w:ind w:left="1080"/>
        <w:jc w:val="both"/>
        <w:rPr>
          <w:rFonts w:cs="Arial"/>
          <w:sz w:val="22"/>
          <w:szCs w:val="22"/>
        </w:rPr>
      </w:pPr>
      <w:r w:rsidRPr="00810AD1">
        <w:rPr>
          <w:rFonts w:cs="Arial"/>
          <w:sz w:val="22"/>
          <w:szCs w:val="22"/>
        </w:rPr>
        <w:t>PNR-INF_&lt;time period&gt;_FLOW.bin:  Transit Informal Park and Ride flow table (transit flows by route, from stop and to stop) by time period</w:t>
      </w:r>
    </w:p>
    <w:p w:rsidR="006D0A5B" w:rsidRPr="00810AD1" w:rsidRDefault="006D0A5B" w:rsidP="006D0A5B">
      <w:pPr>
        <w:pStyle w:val="BodyText"/>
        <w:numPr>
          <w:ilvl w:val="0"/>
          <w:numId w:val="13"/>
        </w:numPr>
        <w:spacing w:after="0"/>
        <w:ind w:left="1080"/>
        <w:jc w:val="both"/>
        <w:rPr>
          <w:rFonts w:cs="Arial"/>
          <w:sz w:val="22"/>
          <w:szCs w:val="22"/>
        </w:rPr>
      </w:pPr>
      <w:r w:rsidRPr="00810AD1">
        <w:rPr>
          <w:rFonts w:cs="Arial"/>
          <w:sz w:val="22"/>
          <w:szCs w:val="22"/>
        </w:rPr>
        <w:t>PNR-INF_&lt;time period&gt;_WLKFLOW.bin:  Transit Informal Park and Ride flow table (transit flows by mode of access and egress by link) by time period</w:t>
      </w:r>
    </w:p>
    <w:p w:rsidR="006D0A5B" w:rsidRPr="00810AD1" w:rsidRDefault="006D0A5B" w:rsidP="006D0A5B">
      <w:pPr>
        <w:pStyle w:val="BodyText"/>
        <w:numPr>
          <w:ilvl w:val="0"/>
          <w:numId w:val="13"/>
        </w:numPr>
        <w:spacing w:after="0"/>
        <w:ind w:left="1080"/>
        <w:jc w:val="both"/>
        <w:rPr>
          <w:rFonts w:cs="Arial"/>
          <w:sz w:val="22"/>
          <w:szCs w:val="22"/>
        </w:rPr>
      </w:pPr>
      <w:r w:rsidRPr="00810AD1">
        <w:rPr>
          <w:rFonts w:cs="Arial"/>
          <w:sz w:val="22"/>
          <w:szCs w:val="22"/>
        </w:rPr>
        <w:t>PNR-INF_&lt;time period&gt;_LINKFLOW.bin:  Transit Informal Park and Ride aggregate flow table (aggregates all transit riders on a portion of the corridor onto a single route that operates in the corridor which indicates the total transit ridership for all routes that share a common right-of-way) by time period</w:t>
      </w:r>
    </w:p>
    <w:p w:rsidR="006D0A5B" w:rsidRPr="00810AD1" w:rsidRDefault="006D0A5B" w:rsidP="006D0A5B">
      <w:pPr>
        <w:pStyle w:val="BodyText"/>
        <w:numPr>
          <w:ilvl w:val="0"/>
          <w:numId w:val="13"/>
        </w:numPr>
        <w:spacing w:after="0"/>
        <w:ind w:left="1080"/>
        <w:jc w:val="both"/>
        <w:rPr>
          <w:rFonts w:cs="Arial"/>
          <w:sz w:val="22"/>
          <w:szCs w:val="22"/>
        </w:rPr>
      </w:pPr>
      <w:r w:rsidRPr="00810AD1">
        <w:rPr>
          <w:rFonts w:cs="Arial"/>
          <w:sz w:val="22"/>
          <w:szCs w:val="22"/>
        </w:rPr>
        <w:t>PNR-INF_&lt;time period&gt;_ONOFF.bin:  Transit Informal Park and Ride on-board and off-board counts by access/egress mode by time period</w:t>
      </w:r>
    </w:p>
    <w:p w:rsidR="006D0A5B" w:rsidRPr="00810AD1" w:rsidRDefault="006D0A5B" w:rsidP="006D0A5B">
      <w:pPr>
        <w:pStyle w:val="BodyText"/>
        <w:numPr>
          <w:ilvl w:val="0"/>
          <w:numId w:val="13"/>
        </w:numPr>
        <w:spacing w:after="0"/>
        <w:ind w:left="1080"/>
        <w:jc w:val="both"/>
        <w:rPr>
          <w:rFonts w:cs="Arial"/>
          <w:sz w:val="22"/>
          <w:szCs w:val="22"/>
        </w:rPr>
      </w:pPr>
      <w:r w:rsidRPr="00810AD1">
        <w:rPr>
          <w:rFonts w:cs="Arial"/>
          <w:sz w:val="22"/>
          <w:szCs w:val="22"/>
        </w:rPr>
        <w:t>KNR_&lt;time period&gt;_FLOW.bin:  Transit Kiss and Ride flow table (transit flows by route, from stop and to stop) by time period</w:t>
      </w:r>
    </w:p>
    <w:p w:rsidR="006D0A5B" w:rsidRPr="00810AD1" w:rsidRDefault="006D0A5B" w:rsidP="006D0A5B">
      <w:pPr>
        <w:pStyle w:val="BodyText"/>
        <w:numPr>
          <w:ilvl w:val="0"/>
          <w:numId w:val="13"/>
        </w:numPr>
        <w:spacing w:after="0"/>
        <w:ind w:left="1080"/>
        <w:jc w:val="both"/>
        <w:rPr>
          <w:rFonts w:cs="Arial"/>
          <w:sz w:val="22"/>
          <w:szCs w:val="22"/>
        </w:rPr>
      </w:pPr>
      <w:r w:rsidRPr="00810AD1">
        <w:rPr>
          <w:rFonts w:cs="Arial"/>
          <w:sz w:val="22"/>
          <w:szCs w:val="22"/>
        </w:rPr>
        <w:t>KNR_&lt;time period&gt;_WLKFLOW.bin:  Transit Kiss and Ride flow table (transit flows by mode of access and egress by link) by time period</w:t>
      </w:r>
    </w:p>
    <w:p w:rsidR="006D0A5B" w:rsidRPr="00810AD1" w:rsidRDefault="006D0A5B" w:rsidP="006D0A5B">
      <w:pPr>
        <w:pStyle w:val="BodyText"/>
        <w:numPr>
          <w:ilvl w:val="0"/>
          <w:numId w:val="13"/>
        </w:numPr>
        <w:spacing w:after="0"/>
        <w:ind w:left="1080"/>
        <w:jc w:val="both"/>
        <w:rPr>
          <w:rFonts w:cs="Arial"/>
          <w:sz w:val="22"/>
          <w:szCs w:val="22"/>
        </w:rPr>
      </w:pPr>
      <w:r w:rsidRPr="00810AD1">
        <w:rPr>
          <w:rFonts w:cs="Arial"/>
          <w:sz w:val="22"/>
          <w:szCs w:val="22"/>
        </w:rPr>
        <w:t xml:space="preserve">KNR_&lt;time period&gt;_LINKFLOW.bin:  Transit Kiss and Ride aggregate flow table (aggregates all transit riders on a portion of the corridor onto a single route that </w:t>
      </w:r>
      <w:r w:rsidRPr="00810AD1">
        <w:rPr>
          <w:rFonts w:cs="Arial"/>
          <w:sz w:val="22"/>
          <w:szCs w:val="22"/>
        </w:rPr>
        <w:lastRenderedPageBreak/>
        <w:t>operates in the corridor which indicates the total transit ridership for all routes that share a common right-of-way) by time period</w:t>
      </w:r>
    </w:p>
    <w:p w:rsidR="006D0A5B" w:rsidRPr="00600F17" w:rsidRDefault="006D0A5B" w:rsidP="006D0A5B">
      <w:pPr>
        <w:pStyle w:val="BodyText"/>
        <w:numPr>
          <w:ilvl w:val="0"/>
          <w:numId w:val="13"/>
        </w:numPr>
        <w:spacing w:after="0"/>
        <w:ind w:left="1080"/>
        <w:jc w:val="both"/>
        <w:rPr>
          <w:rFonts w:cs="Arial"/>
          <w:sz w:val="22"/>
          <w:szCs w:val="22"/>
        </w:rPr>
      </w:pPr>
      <w:r w:rsidRPr="00600F17">
        <w:rPr>
          <w:rFonts w:cs="Arial"/>
          <w:sz w:val="22"/>
          <w:szCs w:val="22"/>
        </w:rPr>
        <w:t>KNR_&lt;time period&gt;_ONOFF.bin:  Transit Kiss and Ride on-board and off-board counts by access/egress mode by time period</w:t>
      </w:r>
    </w:p>
    <w:p w:rsidR="00C81258" w:rsidRPr="00600F17" w:rsidRDefault="003D7FDA" w:rsidP="009367F6">
      <w:pPr>
        <w:pStyle w:val="BodyText"/>
        <w:numPr>
          <w:ilvl w:val="0"/>
          <w:numId w:val="13"/>
        </w:numPr>
        <w:spacing w:after="0"/>
        <w:ind w:left="1080"/>
        <w:jc w:val="both"/>
        <w:rPr>
          <w:rFonts w:cs="Arial"/>
          <w:sz w:val="22"/>
          <w:szCs w:val="22"/>
        </w:rPr>
      </w:pPr>
      <w:r w:rsidRPr="00600F17">
        <w:rPr>
          <w:rFonts w:cs="Arial"/>
          <w:sz w:val="22"/>
          <w:szCs w:val="22"/>
        </w:rPr>
        <w:t>WLK-LOC_&lt;time period&gt;_ONOFF_COLL_JOIN.bin: Transit walk to local, on-board and off-board counts at the route level</w:t>
      </w:r>
    </w:p>
    <w:p w:rsidR="003D7FDA" w:rsidRPr="00600F17" w:rsidRDefault="003D7FDA" w:rsidP="003D7FDA">
      <w:pPr>
        <w:pStyle w:val="BodyText"/>
        <w:numPr>
          <w:ilvl w:val="0"/>
          <w:numId w:val="13"/>
        </w:numPr>
        <w:spacing w:after="0"/>
        <w:ind w:left="1080"/>
        <w:jc w:val="both"/>
        <w:rPr>
          <w:rFonts w:cs="Arial"/>
          <w:sz w:val="22"/>
          <w:szCs w:val="22"/>
        </w:rPr>
      </w:pPr>
      <w:r w:rsidRPr="00600F17">
        <w:rPr>
          <w:rFonts w:cs="Arial"/>
          <w:sz w:val="22"/>
          <w:szCs w:val="22"/>
        </w:rPr>
        <w:t>WLK-EXP_&lt;time period&gt;_ONOFF_COLL_JOIN.bin: Transit walk to express, on-board and off-board counts at the route level</w:t>
      </w:r>
    </w:p>
    <w:p w:rsidR="003D7FDA" w:rsidRPr="00600F17" w:rsidRDefault="003D7FDA" w:rsidP="003D7FDA">
      <w:pPr>
        <w:pStyle w:val="BodyText"/>
        <w:numPr>
          <w:ilvl w:val="0"/>
          <w:numId w:val="13"/>
        </w:numPr>
        <w:spacing w:after="0"/>
        <w:ind w:left="1080"/>
        <w:jc w:val="both"/>
        <w:rPr>
          <w:rFonts w:cs="Arial"/>
          <w:sz w:val="22"/>
          <w:szCs w:val="22"/>
        </w:rPr>
      </w:pPr>
      <w:r w:rsidRPr="00600F17">
        <w:rPr>
          <w:rFonts w:cs="Arial"/>
          <w:sz w:val="22"/>
          <w:szCs w:val="22"/>
        </w:rPr>
        <w:t xml:space="preserve">WLK-GDWY_&lt;time period&gt;_ONOFF_COLL_JOIN.bin: Transit walk to </w:t>
      </w:r>
      <w:proofErr w:type="spellStart"/>
      <w:r w:rsidRPr="00600F17">
        <w:rPr>
          <w:rFonts w:cs="Arial"/>
          <w:sz w:val="22"/>
          <w:szCs w:val="22"/>
        </w:rPr>
        <w:t>guideway</w:t>
      </w:r>
      <w:proofErr w:type="spellEnd"/>
      <w:r w:rsidRPr="00600F17">
        <w:rPr>
          <w:rFonts w:cs="Arial"/>
          <w:sz w:val="22"/>
          <w:szCs w:val="22"/>
        </w:rPr>
        <w:t>, on-board and off-board counts at the route level</w:t>
      </w:r>
    </w:p>
    <w:p w:rsidR="003D7FDA" w:rsidRPr="00600F17" w:rsidRDefault="003D7FDA" w:rsidP="003D7FDA">
      <w:pPr>
        <w:pStyle w:val="BodyText"/>
        <w:numPr>
          <w:ilvl w:val="0"/>
          <w:numId w:val="13"/>
        </w:numPr>
        <w:spacing w:after="0"/>
        <w:ind w:left="1080"/>
        <w:jc w:val="both"/>
        <w:rPr>
          <w:rFonts w:cs="Arial"/>
          <w:sz w:val="22"/>
          <w:szCs w:val="22"/>
        </w:rPr>
      </w:pPr>
      <w:r w:rsidRPr="00600F17">
        <w:rPr>
          <w:rFonts w:cs="Arial"/>
          <w:sz w:val="22"/>
          <w:szCs w:val="22"/>
        </w:rPr>
        <w:t>PNR-FML_&lt;time period&gt;_ONOFF_COLL_JOIN.bin: Transit Formal Park and Ride, on-board and off-board counts at the route level</w:t>
      </w:r>
    </w:p>
    <w:p w:rsidR="003D7FDA" w:rsidRPr="00600F17" w:rsidRDefault="003D7FDA" w:rsidP="003D7FDA">
      <w:pPr>
        <w:pStyle w:val="BodyText"/>
        <w:numPr>
          <w:ilvl w:val="0"/>
          <w:numId w:val="13"/>
        </w:numPr>
        <w:spacing w:after="0"/>
        <w:ind w:left="1080"/>
        <w:jc w:val="both"/>
        <w:rPr>
          <w:rFonts w:cs="Arial"/>
          <w:sz w:val="22"/>
          <w:szCs w:val="22"/>
        </w:rPr>
      </w:pPr>
      <w:r w:rsidRPr="00600F17">
        <w:rPr>
          <w:rFonts w:cs="Arial"/>
          <w:sz w:val="22"/>
          <w:szCs w:val="22"/>
        </w:rPr>
        <w:t>PNR-INF_&lt;time period&gt;_ONOFF_COLL_JOIN.bin: Transit Informal Park and Ride, on-board and off-board counts at the route level</w:t>
      </w:r>
    </w:p>
    <w:p w:rsidR="003D7FDA" w:rsidRPr="00600F17" w:rsidRDefault="003D7FDA" w:rsidP="003D7FDA">
      <w:pPr>
        <w:pStyle w:val="BodyText"/>
        <w:numPr>
          <w:ilvl w:val="0"/>
          <w:numId w:val="13"/>
        </w:numPr>
        <w:spacing w:after="0"/>
        <w:ind w:left="1080"/>
        <w:jc w:val="both"/>
        <w:rPr>
          <w:rFonts w:cs="Arial"/>
          <w:sz w:val="22"/>
          <w:szCs w:val="22"/>
        </w:rPr>
      </w:pPr>
      <w:r w:rsidRPr="00600F17">
        <w:rPr>
          <w:rFonts w:cs="Arial"/>
          <w:sz w:val="22"/>
          <w:szCs w:val="22"/>
        </w:rPr>
        <w:t>KNR_&lt;time period&gt;_ONOFF_COLL_JOIN.bin: Transit Kiss and Ride, on-board and off-board counts at the route level</w:t>
      </w:r>
    </w:p>
    <w:p w:rsidR="00ED516B" w:rsidRPr="00600F17" w:rsidRDefault="00ED516B" w:rsidP="00ED516B">
      <w:pPr>
        <w:pStyle w:val="BodyText"/>
        <w:spacing w:after="0"/>
        <w:jc w:val="both"/>
        <w:rPr>
          <w:rFonts w:cs="Arial"/>
          <w:sz w:val="22"/>
          <w:szCs w:val="22"/>
        </w:rPr>
      </w:pPr>
    </w:p>
    <w:p w:rsidR="0075081C" w:rsidRPr="00600F17" w:rsidRDefault="00147FFB" w:rsidP="00253A91">
      <w:pPr>
        <w:pStyle w:val="BodyText"/>
        <w:spacing w:after="0"/>
        <w:jc w:val="both"/>
        <w:rPr>
          <w:rFonts w:cs="Arial"/>
          <w:sz w:val="22"/>
          <w:szCs w:val="22"/>
        </w:rPr>
      </w:pPr>
      <w:r w:rsidRPr="00600F17">
        <w:rPr>
          <w:rFonts w:cs="Arial"/>
          <w:sz w:val="22"/>
          <w:szCs w:val="22"/>
        </w:rPr>
        <w:t>Note: the ONOFF tables are by route and stop.  They have also been collapsed by route for easy processing.  Those files have the phrase _COLL appended to their name.  The files _COLL_JOIN are the collapsed ONOFF tables joined to the</w:t>
      </w:r>
      <w:r w:rsidR="00A97216" w:rsidRPr="00600F17">
        <w:rPr>
          <w:rFonts w:cs="Arial"/>
          <w:sz w:val="22"/>
          <w:szCs w:val="22"/>
        </w:rPr>
        <w:t xml:space="preserve"> scenario route file table, to allow summaries by any of the route characteristics in the route file.</w:t>
      </w:r>
    </w:p>
    <w:p w:rsidR="00052B19" w:rsidRDefault="008042B7" w:rsidP="000B50B6">
      <w:r w:rsidRPr="008042B7">
        <w:t>After the Transit Assignment is performed, a report file is created as shown</w:t>
      </w:r>
      <w:bookmarkStart w:id="189" w:name="_Ref202341080"/>
      <w:r w:rsidR="000B50B6">
        <w:t xml:space="preserve"> in </w:t>
      </w:r>
      <w:r w:rsidR="0015799B">
        <w:fldChar w:fldCharType="begin"/>
      </w:r>
      <w:r w:rsidR="000B50B6">
        <w:instrText xml:space="preserve"> REF _Ref204488752 \h </w:instrText>
      </w:r>
      <w:r w:rsidR="0015799B">
        <w:fldChar w:fldCharType="separate"/>
      </w:r>
      <w:r w:rsidR="001B67BC" w:rsidRPr="000B50B6">
        <w:t xml:space="preserve">Figure </w:t>
      </w:r>
      <w:r w:rsidR="001B67BC">
        <w:rPr>
          <w:noProof/>
        </w:rPr>
        <w:t>23</w:t>
      </w:r>
      <w:r w:rsidR="0015799B">
        <w:fldChar w:fldCharType="end"/>
      </w:r>
      <w:r w:rsidR="000B50B6">
        <w:t>.</w:t>
      </w:r>
    </w:p>
    <w:p w:rsidR="000E0B8C" w:rsidRPr="000B50B6" w:rsidRDefault="008042B7" w:rsidP="000B50B6">
      <w:pPr>
        <w:pStyle w:val="Caption"/>
      </w:pPr>
      <w:bookmarkStart w:id="190" w:name="_Ref204488752"/>
      <w:bookmarkStart w:id="191" w:name="_Toc358794054"/>
      <w:r w:rsidRPr="000B50B6">
        <w:t xml:space="preserve">Figure </w:t>
      </w:r>
      <w:fldSimple w:instr=" SEQ Figure \* ARABIC ">
        <w:r w:rsidR="001B67BC">
          <w:rPr>
            <w:noProof/>
          </w:rPr>
          <w:t>23</w:t>
        </w:r>
      </w:fldSimple>
      <w:bookmarkEnd w:id="189"/>
      <w:bookmarkEnd w:id="190"/>
      <w:r w:rsidR="000E0B8C" w:rsidRPr="000B50B6">
        <w:t>: Transit Assignment Report File</w:t>
      </w:r>
      <w:bookmarkEnd w:id="191"/>
      <w:r w:rsidR="000E0B8C" w:rsidRPr="000B50B6">
        <w:t xml:space="preserve"> </w:t>
      </w:r>
    </w:p>
    <w:p w:rsidR="00253A91" w:rsidRPr="00253A91" w:rsidRDefault="00253A91" w:rsidP="00253A91">
      <w:pPr>
        <w:shd w:val="clear" w:color="auto" w:fill="AAAAFF"/>
        <w:spacing w:line="240" w:lineRule="auto"/>
        <w:rPr>
          <w:rFonts w:ascii="Tahoma" w:eastAsia="Times New Roman" w:hAnsi="Tahoma" w:cs="Tahoma"/>
          <w:b/>
          <w:bCs/>
          <w:sz w:val="26"/>
          <w:szCs w:val="26"/>
        </w:rPr>
      </w:pPr>
      <w:bookmarkStart w:id="192" w:name="IDAMBK5C"/>
      <w:r w:rsidRPr="00253A91">
        <w:rPr>
          <w:rFonts w:ascii="Tahoma" w:eastAsia="Times New Roman" w:hAnsi="Tahoma" w:cs="Tahoma"/>
          <w:b/>
          <w:bCs/>
          <w:sz w:val="26"/>
          <w:szCs w:val="26"/>
        </w:rPr>
        <w:t>Procedure Transit Assignment PF on May 15, 2013 (08:59 PM)</w:t>
      </w:r>
      <w:bookmarkEnd w:id="192"/>
    </w:p>
    <w:tbl>
      <w:tblPr>
        <w:tblW w:w="5000" w:type="pct"/>
        <w:tblCellSpacing w:w="0" w:type="dxa"/>
        <w:tblCellMar>
          <w:left w:w="0" w:type="dxa"/>
          <w:right w:w="0" w:type="dxa"/>
        </w:tblCellMar>
        <w:tblLook w:val="04A0"/>
      </w:tblPr>
      <w:tblGrid>
        <w:gridCol w:w="1500"/>
        <w:gridCol w:w="7860"/>
      </w:tblGrid>
      <w:tr w:rsidR="00253A91" w:rsidRPr="00253A91" w:rsidTr="00253A91">
        <w:trPr>
          <w:tblCellSpacing w:w="0" w:type="dxa"/>
        </w:trPr>
        <w:tc>
          <w:tcPr>
            <w:tcW w:w="1500" w:type="dxa"/>
            <w:vAlign w:val="center"/>
            <w:hideMark/>
          </w:tcPr>
          <w:p w:rsidR="00253A91" w:rsidRPr="00253A91" w:rsidRDefault="00253A91" w:rsidP="00253A91">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53A91" w:rsidRPr="00253A91">
              <w:trPr>
                <w:trHeight w:val="15"/>
              </w:trPr>
              <w:tc>
                <w:tcPr>
                  <w:tcW w:w="5000" w:type="pct"/>
                  <w:gridSpan w:val="2"/>
                  <w:tcBorders>
                    <w:top w:val="nil"/>
                    <w:left w:val="nil"/>
                    <w:bottom w:val="nil"/>
                    <w:right w:val="nil"/>
                  </w:tcBorders>
                  <w:shd w:val="clear" w:color="auto" w:fill="EBECD2"/>
                  <w:vAlign w:val="center"/>
                  <w:hideMark/>
                </w:tcPr>
                <w:p w:rsidR="00253A91" w:rsidRPr="00253A91" w:rsidRDefault="00253A91" w:rsidP="00253A91">
                  <w:pPr>
                    <w:spacing w:line="15" w:lineRule="atLeast"/>
                    <w:rPr>
                      <w:rFonts w:ascii="Times New Roman" w:eastAsia="Times New Roman" w:hAnsi="Times New Roman"/>
                      <w:b/>
                      <w:bCs/>
                      <w:sz w:val="18"/>
                      <w:szCs w:val="18"/>
                    </w:rPr>
                  </w:pPr>
                  <w:r w:rsidRPr="00253A91">
                    <w:rPr>
                      <w:rFonts w:ascii="Times New Roman" w:eastAsia="Times New Roman" w:hAnsi="Times New Roman"/>
                      <w:b/>
                      <w:bCs/>
                      <w:sz w:val="18"/>
                      <w:szCs w:val="18"/>
                    </w:rPr>
                    <w:t>INPUT FILES</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Network</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C:\projects\ompo\2012_feedback_130515_2\outputs\trn_wloc_EA.tnw</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Demand Table</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C:\PROJECTS\OMPO\2012_FEEDBACK_130515_2\OUTPUTS\TRANSIT_EA.MTX</w:t>
                  </w:r>
                </w:p>
              </w:tc>
            </w:tr>
          </w:tbl>
          <w:p w:rsidR="00253A91" w:rsidRPr="00253A91" w:rsidRDefault="00253A91" w:rsidP="00253A91">
            <w:pPr>
              <w:spacing w:line="240" w:lineRule="auto"/>
              <w:rPr>
                <w:rFonts w:ascii="Times New Roman" w:eastAsia="Times New Roman" w:hAnsi="Times New Roman"/>
                <w:sz w:val="24"/>
                <w:szCs w:val="24"/>
              </w:rPr>
            </w:pPr>
          </w:p>
        </w:tc>
      </w:tr>
    </w:tbl>
    <w:p w:rsidR="00253A91" w:rsidRPr="00253A91" w:rsidRDefault="00253A91" w:rsidP="00253A91">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53A91" w:rsidRPr="00253A91" w:rsidTr="00253A91">
        <w:trPr>
          <w:tblCellSpacing w:w="0" w:type="dxa"/>
        </w:trPr>
        <w:tc>
          <w:tcPr>
            <w:tcW w:w="1500" w:type="dxa"/>
            <w:vAlign w:val="center"/>
            <w:hideMark/>
          </w:tcPr>
          <w:p w:rsidR="00253A91" w:rsidRPr="00253A91" w:rsidRDefault="00253A91" w:rsidP="00253A91">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53A91" w:rsidRPr="00253A91">
              <w:trPr>
                <w:trHeight w:val="15"/>
              </w:trPr>
              <w:tc>
                <w:tcPr>
                  <w:tcW w:w="5000" w:type="pct"/>
                  <w:gridSpan w:val="2"/>
                  <w:tcBorders>
                    <w:top w:val="nil"/>
                    <w:left w:val="nil"/>
                    <w:bottom w:val="nil"/>
                    <w:right w:val="nil"/>
                  </w:tcBorders>
                  <w:shd w:val="clear" w:color="auto" w:fill="EBECD2"/>
                  <w:vAlign w:val="center"/>
                  <w:hideMark/>
                </w:tcPr>
                <w:p w:rsidR="00253A91" w:rsidRPr="00253A91" w:rsidRDefault="00253A91" w:rsidP="00253A91">
                  <w:pPr>
                    <w:spacing w:line="15" w:lineRule="atLeast"/>
                    <w:rPr>
                      <w:rFonts w:ascii="Times New Roman" w:eastAsia="Times New Roman" w:hAnsi="Times New Roman"/>
                      <w:b/>
                      <w:bCs/>
                      <w:sz w:val="18"/>
                      <w:szCs w:val="18"/>
                    </w:rPr>
                  </w:pPr>
                  <w:r w:rsidRPr="00253A91">
                    <w:rPr>
                      <w:rFonts w:ascii="Times New Roman" w:eastAsia="Times New Roman" w:hAnsi="Times New Roman"/>
                      <w:b/>
                      <w:bCs/>
                      <w:sz w:val="18"/>
                      <w:szCs w:val="18"/>
                    </w:rPr>
                    <w:t>OUTPUT FILES</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Transit Flow Table</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C:\projects\ompo\2012_feedback_130515_2\outputs\WLK-LOC_EA_FLOW.bin</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Non-transit Flow Table</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C:\projects\ompo\2012_feedback_130515_2\outputs\WLK-LOC_EA_WLKFLOW.bin</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lastRenderedPageBreak/>
                    <w:t>Boarding Table</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C:\projects\ompo\2012_feedback_130515_2\outputs\WLK-LOC_EA_ONOFF.bin</w:t>
                  </w:r>
                </w:p>
              </w:tc>
            </w:tr>
          </w:tbl>
          <w:p w:rsidR="00253A91" w:rsidRPr="00253A91" w:rsidRDefault="00253A91" w:rsidP="00253A91">
            <w:pPr>
              <w:spacing w:line="240" w:lineRule="auto"/>
              <w:rPr>
                <w:rFonts w:ascii="Times New Roman" w:eastAsia="Times New Roman" w:hAnsi="Times New Roman"/>
                <w:sz w:val="24"/>
                <w:szCs w:val="24"/>
              </w:rPr>
            </w:pPr>
          </w:p>
        </w:tc>
      </w:tr>
    </w:tbl>
    <w:p w:rsidR="00253A91" w:rsidRPr="00253A91" w:rsidRDefault="00253A91" w:rsidP="00253A91">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53A91" w:rsidRPr="00253A91" w:rsidTr="00253A91">
        <w:trPr>
          <w:tblCellSpacing w:w="0" w:type="dxa"/>
        </w:trPr>
        <w:tc>
          <w:tcPr>
            <w:tcW w:w="1500" w:type="dxa"/>
            <w:vAlign w:val="center"/>
            <w:hideMark/>
          </w:tcPr>
          <w:p w:rsidR="00253A91" w:rsidRPr="00253A91" w:rsidRDefault="00253A91" w:rsidP="00253A91">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179"/>
              <w:gridCol w:w="1179"/>
              <w:gridCol w:w="1179"/>
              <w:gridCol w:w="1179"/>
              <w:gridCol w:w="3144"/>
            </w:tblGrid>
            <w:tr w:rsidR="00253A91" w:rsidRPr="00253A91">
              <w:trPr>
                <w:trHeight w:val="15"/>
              </w:trPr>
              <w:tc>
                <w:tcPr>
                  <w:tcW w:w="5000" w:type="pct"/>
                  <w:gridSpan w:val="5"/>
                  <w:tcBorders>
                    <w:top w:val="nil"/>
                    <w:left w:val="nil"/>
                    <w:bottom w:val="nil"/>
                    <w:right w:val="nil"/>
                  </w:tcBorders>
                  <w:shd w:val="clear" w:color="auto" w:fill="EBECD2"/>
                  <w:vAlign w:val="center"/>
                  <w:hideMark/>
                </w:tcPr>
                <w:p w:rsidR="00253A91" w:rsidRPr="00253A91" w:rsidRDefault="00253A91" w:rsidP="00253A91">
                  <w:pPr>
                    <w:spacing w:line="15" w:lineRule="atLeast"/>
                    <w:rPr>
                      <w:rFonts w:ascii="Times New Roman" w:eastAsia="Times New Roman" w:hAnsi="Times New Roman"/>
                      <w:b/>
                      <w:bCs/>
                      <w:sz w:val="18"/>
                      <w:szCs w:val="18"/>
                    </w:rPr>
                  </w:pPr>
                  <w:r w:rsidRPr="00253A91">
                    <w:rPr>
                      <w:rFonts w:ascii="Times New Roman" w:eastAsia="Times New Roman" w:hAnsi="Times New Roman"/>
                      <w:b/>
                      <w:bCs/>
                      <w:sz w:val="18"/>
                      <w:szCs w:val="18"/>
                    </w:rPr>
                    <w:t>OD DEMAND</w:t>
                  </w:r>
                </w:p>
              </w:tc>
            </w:tr>
            <w:tr w:rsidR="00253A91" w:rsidRPr="00253A91">
              <w:tc>
                <w:tcPr>
                  <w:tcW w:w="0" w:type="auto"/>
                  <w:tcBorders>
                    <w:top w:val="nil"/>
                    <w:left w:val="nil"/>
                    <w:bottom w:val="nil"/>
                    <w:right w:val="nil"/>
                  </w:tcBorders>
                  <w:shd w:val="clear" w:color="auto" w:fill="EBECD2"/>
                  <w:hideMark/>
                </w:tcPr>
                <w:p w:rsidR="00253A91" w:rsidRPr="00253A91" w:rsidRDefault="00253A91" w:rsidP="00253A91">
                  <w:pPr>
                    <w:spacing w:line="240" w:lineRule="auto"/>
                    <w:jc w:val="right"/>
                    <w:rPr>
                      <w:rFonts w:ascii="Times New Roman" w:eastAsia="Times New Roman" w:hAnsi="Times New Roman"/>
                      <w:sz w:val="24"/>
                      <w:szCs w:val="24"/>
                    </w:rPr>
                  </w:pPr>
                  <w:r w:rsidRPr="00253A91">
                    <w:rPr>
                      <w:rFonts w:ascii="Tahoma" w:eastAsia="Times New Roman" w:hAnsi="Tahoma" w:cs="Tahoma"/>
                      <w:b/>
                      <w:bCs/>
                      <w:sz w:val="16"/>
                      <w:szCs w:val="16"/>
                    </w:rPr>
                    <w:t>Class Name</w:t>
                  </w:r>
                </w:p>
              </w:tc>
              <w:tc>
                <w:tcPr>
                  <w:tcW w:w="0" w:type="auto"/>
                  <w:tcBorders>
                    <w:top w:val="nil"/>
                    <w:left w:val="nil"/>
                    <w:bottom w:val="nil"/>
                    <w:right w:val="nil"/>
                  </w:tcBorders>
                  <w:shd w:val="clear" w:color="auto" w:fill="EBECD2"/>
                  <w:hideMark/>
                </w:tcPr>
                <w:p w:rsidR="00253A91" w:rsidRPr="00253A91" w:rsidRDefault="00253A91" w:rsidP="00253A91">
                  <w:pPr>
                    <w:spacing w:line="240" w:lineRule="auto"/>
                    <w:jc w:val="right"/>
                    <w:rPr>
                      <w:rFonts w:ascii="Times New Roman" w:eastAsia="Times New Roman" w:hAnsi="Times New Roman"/>
                      <w:sz w:val="24"/>
                      <w:szCs w:val="24"/>
                    </w:rPr>
                  </w:pPr>
                  <w:r w:rsidRPr="00253A91">
                    <w:rPr>
                      <w:rFonts w:ascii="Tahoma" w:eastAsia="Times New Roman" w:hAnsi="Tahoma" w:cs="Tahoma"/>
                      <w:b/>
                      <w:bCs/>
                      <w:sz w:val="16"/>
                      <w:szCs w:val="16"/>
                    </w:rPr>
                    <w:t>OD Pairs</w:t>
                  </w:r>
                </w:p>
              </w:tc>
              <w:tc>
                <w:tcPr>
                  <w:tcW w:w="0" w:type="auto"/>
                  <w:tcBorders>
                    <w:top w:val="nil"/>
                    <w:left w:val="nil"/>
                    <w:bottom w:val="nil"/>
                    <w:right w:val="nil"/>
                  </w:tcBorders>
                  <w:shd w:val="clear" w:color="auto" w:fill="EBECD2"/>
                  <w:hideMark/>
                </w:tcPr>
                <w:p w:rsidR="00253A91" w:rsidRPr="00253A91" w:rsidRDefault="00253A91" w:rsidP="00253A91">
                  <w:pPr>
                    <w:spacing w:line="240" w:lineRule="auto"/>
                    <w:jc w:val="right"/>
                    <w:rPr>
                      <w:rFonts w:ascii="Times New Roman" w:eastAsia="Times New Roman" w:hAnsi="Times New Roman"/>
                      <w:sz w:val="24"/>
                      <w:szCs w:val="24"/>
                    </w:rPr>
                  </w:pPr>
                  <w:r w:rsidRPr="00253A91">
                    <w:rPr>
                      <w:rFonts w:ascii="Tahoma" w:eastAsia="Times New Roman" w:hAnsi="Tahoma" w:cs="Tahoma"/>
                      <w:b/>
                      <w:bCs/>
                      <w:sz w:val="16"/>
                      <w:szCs w:val="16"/>
                    </w:rPr>
                    <w:t>Non zero OD Pairs</w:t>
                  </w:r>
                </w:p>
              </w:tc>
              <w:tc>
                <w:tcPr>
                  <w:tcW w:w="0" w:type="auto"/>
                  <w:tcBorders>
                    <w:top w:val="nil"/>
                    <w:left w:val="nil"/>
                    <w:bottom w:val="nil"/>
                    <w:right w:val="nil"/>
                  </w:tcBorders>
                  <w:shd w:val="clear" w:color="auto" w:fill="EBECD2"/>
                  <w:hideMark/>
                </w:tcPr>
                <w:p w:rsidR="00253A91" w:rsidRPr="00253A91" w:rsidRDefault="00253A91" w:rsidP="00253A91">
                  <w:pPr>
                    <w:spacing w:line="240" w:lineRule="auto"/>
                    <w:jc w:val="right"/>
                    <w:rPr>
                      <w:rFonts w:ascii="Times New Roman" w:eastAsia="Times New Roman" w:hAnsi="Times New Roman"/>
                      <w:sz w:val="24"/>
                      <w:szCs w:val="24"/>
                    </w:rPr>
                  </w:pPr>
                  <w:r w:rsidRPr="00253A91">
                    <w:rPr>
                      <w:rFonts w:ascii="Tahoma" w:eastAsia="Times New Roman" w:hAnsi="Tahoma" w:cs="Tahoma"/>
                      <w:b/>
                      <w:bCs/>
                      <w:sz w:val="16"/>
                      <w:szCs w:val="16"/>
                    </w:rPr>
                    <w:t>Demand</w:t>
                  </w:r>
                </w:p>
              </w:tc>
              <w:tc>
                <w:tcPr>
                  <w:tcW w:w="0" w:type="auto"/>
                  <w:tcBorders>
                    <w:top w:val="nil"/>
                    <w:left w:val="nil"/>
                    <w:bottom w:val="nil"/>
                    <w:right w:val="nil"/>
                  </w:tcBorders>
                  <w:shd w:val="clear" w:color="auto" w:fill="EBECD2"/>
                  <w:hideMark/>
                </w:tcPr>
                <w:p w:rsidR="00253A91" w:rsidRPr="00253A91" w:rsidRDefault="00253A91" w:rsidP="00253A91">
                  <w:pPr>
                    <w:spacing w:line="240" w:lineRule="auto"/>
                    <w:jc w:val="right"/>
                    <w:rPr>
                      <w:rFonts w:ascii="Times New Roman" w:eastAsia="Times New Roman" w:hAnsi="Times New Roman"/>
                      <w:sz w:val="24"/>
                      <w:szCs w:val="24"/>
                    </w:rPr>
                  </w:pPr>
                  <w:r w:rsidRPr="00253A91">
                    <w:rPr>
                      <w:rFonts w:ascii="Tahoma" w:eastAsia="Times New Roman" w:hAnsi="Tahoma" w:cs="Tahoma"/>
                      <w:b/>
                      <w:bCs/>
                      <w:sz w:val="16"/>
                      <w:szCs w:val="16"/>
                    </w:rPr>
                    <w:t>Non-diagonal Demand</w:t>
                  </w:r>
                </w:p>
              </w:tc>
            </w:tr>
            <w:tr w:rsidR="00253A91" w:rsidRPr="00253A91">
              <w:tc>
                <w:tcPr>
                  <w:tcW w:w="75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WLK-LOC</w:t>
                  </w:r>
                </w:p>
              </w:tc>
              <w:tc>
                <w:tcPr>
                  <w:tcW w:w="75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sz w:val="16"/>
                      <w:szCs w:val="16"/>
                    </w:rPr>
                  </w:pPr>
                  <w:r w:rsidRPr="00253A91">
                    <w:rPr>
                      <w:rFonts w:ascii="Times New Roman" w:eastAsia="Times New Roman" w:hAnsi="Times New Roman"/>
                      <w:sz w:val="16"/>
                      <w:szCs w:val="16"/>
                    </w:rPr>
                    <w:t>583696</w:t>
                  </w:r>
                </w:p>
              </w:tc>
              <w:tc>
                <w:tcPr>
                  <w:tcW w:w="75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sz w:val="16"/>
                      <w:szCs w:val="16"/>
                    </w:rPr>
                  </w:pPr>
                  <w:r w:rsidRPr="00253A91">
                    <w:rPr>
                      <w:rFonts w:ascii="Times New Roman" w:eastAsia="Times New Roman" w:hAnsi="Times New Roman"/>
                      <w:sz w:val="16"/>
                      <w:szCs w:val="16"/>
                    </w:rPr>
                    <w:t>7674</w:t>
                  </w:r>
                </w:p>
              </w:tc>
              <w:tc>
                <w:tcPr>
                  <w:tcW w:w="75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sz w:val="16"/>
                      <w:szCs w:val="16"/>
                    </w:rPr>
                  </w:pPr>
                  <w:r w:rsidRPr="00253A91">
                    <w:rPr>
                      <w:rFonts w:ascii="Times New Roman" w:eastAsia="Times New Roman" w:hAnsi="Times New Roman"/>
                      <w:sz w:val="16"/>
                      <w:szCs w:val="16"/>
                    </w:rPr>
                    <w:t>8724.00</w:t>
                  </w:r>
                </w:p>
              </w:tc>
              <w:tc>
                <w:tcPr>
                  <w:tcW w:w="75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sz w:val="16"/>
                      <w:szCs w:val="16"/>
                    </w:rPr>
                  </w:pPr>
                  <w:r w:rsidRPr="00253A91">
                    <w:rPr>
                      <w:rFonts w:ascii="Times New Roman" w:eastAsia="Times New Roman" w:hAnsi="Times New Roman"/>
                      <w:sz w:val="16"/>
                      <w:szCs w:val="16"/>
                    </w:rPr>
                    <w:t>8724.00</w:t>
                  </w:r>
                </w:p>
              </w:tc>
            </w:tr>
          </w:tbl>
          <w:p w:rsidR="00253A91" w:rsidRPr="00253A91" w:rsidRDefault="00253A91" w:rsidP="00253A91">
            <w:pPr>
              <w:spacing w:line="240" w:lineRule="auto"/>
              <w:rPr>
                <w:rFonts w:ascii="Times New Roman" w:eastAsia="Times New Roman" w:hAnsi="Times New Roman"/>
                <w:sz w:val="24"/>
                <w:szCs w:val="24"/>
              </w:rPr>
            </w:pPr>
          </w:p>
        </w:tc>
      </w:tr>
    </w:tbl>
    <w:p w:rsidR="00253A91" w:rsidRPr="00253A91" w:rsidRDefault="00253A91" w:rsidP="00253A91">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53A91" w:rsidRPr="00253A91" w:rsidTr="00253A91">
        <w:trPr>
          <w:tblCellSpacing w:w="0" w:type="dxa"/>
        </w:trPr>
        <w:tc>
          <w:tcPr>
            <w:tcW w:w="1500" w:type="dxa"/>
            <w:vAlign w:val="center"/>
            <w:hideMark/>
          </w:tcPr>
          <w:p w:rsidR="00253A91" w:rsidRPr="00253A91" w:rsidRDefault="00253A91" w:rsidP="00253A91">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53A91" w:rsidRPr="00253A91">
              <w:trPr>
                <w:trHeight w:val="15"/>
              </w:trPr>
              <w:tc>
                <w:tcPr>
                  <w:tcW w:w="5000" w:type="pct"/>
                  <w:gridSpan w:val="2"/>
                  <w:tcBorders>
                    <w:top w:val="nil"/>
                    <w:left w:val="nil"/>
                    <w:bottom w:val="nil"/>
                    <w:right w:val="nil"/>
                  </w:tcBorders>
                  <w:shd w:val="clear" w:color="auto" w:fill="EBECD2"/>
                  <w:vAlign w:val="center"/>
                  <w:hideMark/>
                </w:tcPr>
                <w:p w:rsidR="00253A91" w:rsidRPr="00253A91" w:rsidRDefault="00253A91" w:rsidP="00253A91">
                  <w:pPr>
                    <w:spacing w:line="15" w:lineRule="atLeast"/>
                    <w:rPr>
                      <w:rFonts w:ascii="Times New Roman" w:eastAsia="Times New Roman" w:hAnsi="Times New Roman"/>
                      <w:b/>
                      <w:bCs/>
                      <w:sz w:val="18"/>
                      <w:szCs w:val="18"/>
                    </w:rPr>
                  </w:pPr>
                  <w:r w:rsidRPr="00253A91">
                    <w:rPr>
                      <w:rFonts w:ascii="Times New Roman" w:eastAsia="Times New Roman" w:hAnsi="Times New Roman"/>
                      <w:b/>
                      <w:bCs/>
                      <w:sz w:val="18"/>
                      <w:szCs w:val="18"/>
                    </w:rPr>
                    <w:t>Input Fields</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Cost Field (WLK-LOC)</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[AB_EATRNTIME / BA_EATRNTIME]</w:t>
                  </w:r>
                </w:p>
              </w:tc>
            </w:tr>
          </w:tbl>
          <w:p w:rsidR="00253A91" w:rsidRPr="00253A91" w:rsidRDefault="00253A91" w:rsidP="00253A91">
            <w:pPr>
              <w:spacing w:line="240" w:lineRule="auto"/>
              <w:rPr>
                <w:rFonts w:ascii="Times New Roman" w:eastAsia="Times New Roman" w:hAnsi="Times New Roman"/>
                <w:sz w:val="24"/>
                <w:szCs w:val="24"/>
              </w:rPr>
            </w:pPr>
          </w:p>
        </w:tc>
      </w:tr>
    </w:tbl>
    <w:p w:rsidR="00253A91" w:rsidRPr="00253A91" w:rsidRDefault="00253A91" w:rsidP="00253A91">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53A91" w:rsidRPr="00253A91" w:rsidTr="00253A91">
        <w:trPr>
          <w:tblCellSpacing w:w="0" w:type="dxa"/>
        </w:trPr>
        <w:tc>
          <w:tcPr>
            <w:tcW w:w="1500" w:type="dxa"/>
            <w:vAlign w:val="center"/>
            <w:hideMark/>
          </w:tcPr>
          <w:p w:rsidR="00253A91" w:rsidRPr="00253A91" w:rsidRDefault="00253A91" w:rsidP="00253A91">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53A91" w:rsidRPr="00253A91">
              <w:trPr>
                <w:trHeight w:val="15"/>
              </w:trPr>
              <w:tc>
                <w:tcPr>
                  <w:tcW w:w="5000" w:type="pct"/>
                  <w:gridSpan w:val="2"/>
                  <w:tcBorders>
                    <w:top w:val="nil"/>
                    <w:left w:val="nil"/>
                    <w:bottom w:val="nil"/>
                    <w:right w:val="nil"/>
                  </w:tcBorders>
                  <w:shd w:val="clear" w:color="auto" w:fill="EBECD2"/>
                  <w:vAlign w:val="center"/>
                  <w:hideMark/>
                </w:tcPr>
                <w:p w:rsidR="00253A91" w:rsidRPr="00253A91" w:rsidRDefault="00253A91" w:rsidP="00253A91">
                  <w:pPr>
                    <w:spacing w:line="15" w:lineRule="atLeast"/>
                    <w:rPr>
                      <w:rFonts w:ascii="Times New Roman" w:eastAsia="Times New Roman" w:hAnsi="Times New Roman"/>
                      <w:b/>
                      <w:bCs/>
                      <w:sz w:val="18"/>
                      <w:szCs w:val="18"/>
                    </w:rPr>
                  </w:pPr>
                  <w:r w:rsidRPr="00253A91">
                    <w:rPr>
                      <w:rFonts w:ascii="Times New Roman" w:eastAsia="Times New Roman" w:hAnsi="Times New Roman"/>
                      <w:b/>
                      <w:bCs/>
                      <w:sz w:val="18"/>
                      <w:szCs w:val="18"/>
                    </w:rPr>
                    <w:t>PARAMETERS</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Method</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Pathfinder Loading</w:t>
                  </w:r>
                </w:p>
              </w:tc>
            </w:tr>
          </w:tbl>
          <w:p w:rsidR="00253A91" w:rsidRPr="00253A91" w:rsidRDefault="00253A91" w:rsidP="00253A91">
            <w:pPr>
              <w:spacing w:line="240" w:lineRule="auto"/>
              <w:rPr>
                <w:rFonts w:ascii="Times New Roman" w:eastAsia="Times New Roman" w:hAnsi="Times New Roman"/>
                <w:sz w:val="24"/>
                <w:szCs w:val="24"/>
              </w:rPr>
            </w:pPr>
          </w:p>
        </w:tc>
      </w:tr>
    </w:tbl>
    <w:p w:rsidR="00253A91" w:rsidRPr="00253A91" w:rsidRDefault="00253A91" w:rsidP="00253A91">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53A91" w:rsidRPr="00253A91" w:rsidTr="00253A91">
        <w:trPr>
          <w:tblCellSpacing w:w="0" w:type="dxa"/>
        </w:trPr>
        <w:tc>
          <w:tcPr>
            <w:tcW w:w="1500" w:type="dxa"/>
            <w:vAlign w:val="center"/>
            <w:hideMark/>
          </w:tcPr>
          <w:p w:rsidR="00253A91" w:rsidRPr="00253A91" w:rsidRDefault="00253A91" w:rsidP="00253A91">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1572"/>
              <w:gridCol w:w="6288"/>
            </w:tblGrid>
            <w:tr w:rsidR="00253A91" w:rsidRPr="00253A91">
              <w:trPr>
                <w:trHeight w:val="15"/>
              </w:trPr>
              <w:tc>
                <w:tcPr>
                  <w:tcW w:w="5000" w:type="pct"/>
                  <w:gridSpan w:val="2"/>
                  <w:tcBorders>
                    <w:top w:val="nil"/>
                    <w:left w:val="nil"/>
                    <w:bottom w:val="nil"/>
                    <w:right w:val="nil"/>
                  </w:tcBorders>
                  <w:shd w:val="clear" w:color="auto" w:fill="EBECD2"/>
                  <w:vAlign w:val="center"/>
                  <w:hideMark/>
                </w:tcPr>
                <w:p w:rsidR="00253A91" w:rsidRPr="00253A91" w:rsidRDefault="00253A91" w:rsidP="00253A91">
                  <w:pPr>
                    <w:spacing w:line="15" w:lineRule="atLeast"/>
                    <w:rPr>
                      <w:rFonts w:ascii="Times New Roman" w:eastAsia="Times New Roman" w:hAnsi="Times New Roman"/>
                      <w:b/>
                      <w:bCs/>
                      <w:sz w:val="18"/>
                      <w:szCs w:val="18"/>
                    </w:rPr>
                  </w:pPr>
                  <w:r w:rsidRPr="00253A91">
                    <w:rPr>
                      <w:rFonts w:ascii="Times New Roman" w:eastAsia="Times New Roman" w:hAnsi="Times New Roman"/>
                      <w:b/>
                      <w:bCs/>
                      <w:sz w:val="18"/>
                      <w:szCs w:val="18"/>
                    </w:rPr>
                    <w:t>Running Results</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System Total Cost</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79495.3887</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b/>
                      <w:bCs/>
                      <w:sz w:val="16"/>
                      <w:szCs w:val="16"/>
                    </w:rPr>
                  </w:pPr>
                  <w:r w:rsidRPr="00253A91">
                    <w:rPr>
                      <w:rFonts w:ascii="Times New Roman" w:eastAsia="Times New Roman" w:hAnsi="Times New Roman"/>
                      <w:b/>
                      <w:bCs/>
                      <w:sz w:val="16"/>
                      <w:szCs w:val="16"/>
                    </w:rPr>
                    <w:t>Total Assigned Demand</w:t>
                  </w: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16"/>
                      <w:szCs w:val="16"/>
                    </w:rPr>
                  </w:pPr>
                  <w:r w:rsidRPr="00253A91">
                    <w:rPr>
                      <w:rFonts w:ascii="Times New Roman" w:eastAsia="Times New Roman" w:hAnsi="Times New Roman"/>
                      <w:sz w:val="16"/>
                      <w:szCs w:val="16"/>
                    </w:rPr>
                    <w:t>8724</w:t>
                  </w:r>
                </w:p>
              </w:tc>
            </w:tr>
            <w:tr w:rsidR="00253A91" w:rsidRPr="00253A91">
              <w:tc>
                <w:tcPr>
                  <w:tcW w:w="1000" w:type="pct"/>
                  <w:tcBorders>
                    <w:top w:val="nil"/>
                    <w:left w:val="nil"/>
                    <w:bottom w:val="nil"/>
                    <w:right w:val="nil"/>
                  </w:tcBorders>
                  <w:shd w:val="clear" w:color="auto" w:fill="F9F9EE"/>
                  <w:hideMark/>
                </w:tcPr>
                <w:p w:rsidR="00253A91" w:rsidRPr="00253A91" w:rsidRDefault="00253A91" w:rsidP="00253A91">
                  <w:pPr>
                    <w:spacing w:line="240" w:lineRule="auto"/>
                    <w:jc w:val="right"/>
                    <w:rPr>
                      <w:rFonts w:ascii="Times New Roman" w:eastAsia="Times New Roman" w:hAnsi="Times New Roman"/>
                      <w:sz w:val="24"/>
                      <w:szCs w:val="24"/>
                    </w:rPr>
                  </w:pPr>
                </w:p>
              </w:tc>
              <w:tc>
                <w:tcPr>
                  <w:tcW w:w="0" w:type="auto"/>
                  <w:tcBorders>
                    <w:top w:val="nil"/>
                    <w:left w:val="nil"/>
                    <w:bottom w:val="nil"/>
                    <w:right w:val="nil"/>
                  </w:tcBorders>
                  <w:shd w:val="clear" w:color="auto" w:fill="F9F9EE"/>
                  <w:hideMark/>
                </w:tcPr>
                <w:p w:rsidR="00253A91" w:rsidRPr="00253A91" w:rsidRDefault="00253A91" w:rsidP="00253A91">
                  <w:pPr>
                    <w:spacing w:line="240" w:lineRule="auto"/>
                    <w:rPr>
                      <w:rFonts w:ascii="Times New Roman" w:eastAsia="Times New Roman" w:hAnsi="Times New Roman"/>
                      <w:sz w:val="24"/>
                      <w:szCs w:val="24"/>
                    </w:rPr>
                  </w:pPr>
                </w:p>
              </w:tc>
            </w:tr>
          </w:tbl>
          <w:p w:rsidR="00253A91" w:rsidRPr="00253A91" w:rsidRDefault="00253A91" w:rsidP="00253A91">
            <w:pPr>
              <w:spacing w:line="240" w:lineRule="auto"/>
              <w:rPr>
                <w:rFonts w:ascii="Times New Roman" w:eastAsia="Times New Roman" w:hAnsi="Times New Roman"/>
                <w:sz w:val="24"/>
                <w:szCs w:val="24"/>
              </w:rPr>
            </w:pPr>
          </w:p>
        </w:tc>
      </w:tr>
    </w:tbl>
    <w:p w:rsidR="00253A91" w:rsidRPr="00253A91" w:rsidRDefault="00253A91" w:rsidP="00253A91">
      <w:pPr>
        <w:spacing w:line="240" w:lineRule="auto"/>
        <w:rPr>
          <w:rFonts w:ascii="Tahoma" w:eastAsia="Times New Roman" w:hAnsi="Tahoma" w:cs="Tahoma"/>
          <w:vanish/>
          <w:sz w:val="16"/>
          <w:szCs w:val="16"/>
        </w:rPr>
      </w:pPr>
    </w:p>
    <w:tbl>
      <w:tblPr>
        <w:tblW w:w="5000" w:type="pct"/>
        <w:tblCellSpacing w:w="0" w:type="dxa"/>
        <w:tblCellMar>
          <w:left w:w="0" w:type="dxa"/>
          <w:right w:w="0" w:type="dxa"/>
        </w:tblCellMar>
        <w:tblLook w:val="04A0"/>
      </w:tblPr>
      <w:tblGrid>
        <w:gridCol w:w="1500"/>
        <w:gridCol w:w="7860"/>
      </w:tblGrid>
      <w:tr w:rsidR="00253A91" w:rsidRPr="00253A91" w:rsidTr="00253A91">
        <w:trPr>
          <w:tblCellSpacing w:w="0" w:type="dxa"/>
        </w:trPr>
        <w:tc>
          <w:tcPr>
            <w:tcW w:w="1500" w:type="dxa"/>
            <w:vAlign w:val="center"/>
            <w:hideMark/>
          </w:tcPr>
          <w:p w:rsidR="00253A91" w:rsidRPr="00253A91" w:rsidRDefault="00253A91" w:rsidP="00253A91">
            <w:pPr>
              <w:spacing w:line="240" w:lineRule="auto"/>
              <w:rPr>
                <w:rFonts w:ascii="Times New Roman" w:eastAsia="Times New Roman" w:hAnsi="Times New Roman"/>
                <w:sz w:val="24"/>
                <w:szCs w:val="24"/>
              </w:rPr>
            </w:pPr>
          </w:p>
        </w:tc>
        <w:tc>
          <w:tcPr>
            <w:tcW w:w="0" w:type="auto"/>
            <w:vAlign w:val="center"/>
            <w:hideMark/>
          </w:tcPr>
          <w:tbl>
            <w:tblPr>
              <w:tblW w:w="5000" w:type="pct"/>
              <w:tblCellMar>
                <w:top w:w="45" w:type="dxa"/>
                <w:left w:w="45" w:type="dxa"/>
                <w:bottom w:w="45" w:type="dxa"/>
                <w:right w:w="45" w:type="dxa"/>
              </w:tblCellMar>
              <w:tblLook w:val="04A0"/>
            </w:tblPr>
            <w:tblGrid>
              <w:gridCol w:w="7860"/>
            </w:tblGrid>
            <w:tr w:rsidR="00253A91" w:rsidRPr="00253A91">
              <w:tc>
                <w:tcPr>
                  <w:tcW w:w="0" w:type="auto"/>
                  <w:tcBorders>
                    <w:top w:val="nil"/>
                    <w:left w:val="nil"/>
                    <w:bottom w:val="nil"/>
                    <w:right w:val="nil"/>
                  </w:tcBorders>
                  <w:shd w:val="clear" w:color="auto" w:fill="EBECD2"/>
                  <w:hideMark/>
                </w:tcPr>
                <w:p w:rsidR="00253A91" w:rsidRPr="00253A91" w:rsidRDefault="00253A91" w:rsidP="00253A91">
                  <w:pPr>
                    <w:spacing w:line="240" w:lineRule="auto"/>
                    <w:rPr>
                      <w:rFonts w:ascii="Times New Roman" w:eastAsia="Times New Roman" w:hAnsi="Times New Roman"/>
                      <w:sz w:val="24"/>
                      <w:szCs w:val="24"/>
                    </w:rPr>
                  </w:pPr>
                  <w:r w:rsidRPr="00253A91">
                    <w:rPr>
                      <w:rFonts w:ascii="Tahoma" w:eastAsia="Times New Roman" w:hAnsi="Tahoma" w:cs="Tahoma"/>
                      <w:b/>
                      <w:bCs/>
                      <w:sz w:val="16"/>
                      <w:szCs w:val="16"/>
                    </w:rPr>
                    <w:t>Total Running Time 00:00:03.665.</w:t>
                  </w:r>
                </w:p>
              </w:tc>
            </w:tr>
          </w:tbl>
          <w:p w:rsidR="00253A91" w:rsidRPr="00253A91" w:rsidRDefault="00253A91" w:rsidP="00253A91">
            <w:pPr>
              <w:spacing w:line="240" w:lineRule="auto"/>
              <w:rPr>
                <w:rFonts w:ascii="Times New Roman" w:eastAsia="Times New Roman" w:hAnsi="Times New Roman"/>
                <w:sz w:val="24"/>
                <w:szCs w:val="24"/>
              </w:rPr>
            </w:pPr>
          </w:p>
        </w:tc>
      </w:tr>
    </w:tbl>
    <w:p w:rsidR="0075081C" w:rsidRPr="000E0B8C" w:rsidRDefault="0075081C" w:rsidP="000E0B8C"/>
    <w:p w:rsidR="00B44F0F" w:rsidRDefault="007C48EF" w:rsidP="00C91E88">
      <w:pPr>
        <w:pStyle w:val="Heading1"/>
        <w:pageBreakBefore/>
        <w:numPr>
          <w:ilvl w:val="0"/>
          <w:numId w:val="8"/>
        </w:numPr>
      </w:pPr>
      <w:bookmarkStart w:id="193" w:name="_Toc358793997"/>
      <w:r>
        <w:lastRenderedPageBreak/>
        <w:t>Environmental Justice Summaries</w:t>
      </w:r>
      <w:bookmarkEnd w:id="193"/>
    </w:p>
    <w:p w:rsidR="004A647D" w:rsidRDefault="008D7ECD" w:rsidP="00B44F0F">
      <w:r>
        <w:t>When the user clicks the “EJ Summaries” button, environmental justice summaries are created</w:t>
      </w:r>
      <w:r w:rsidR="003B494D">
        <w:t xml:space="preserve"> by executing the “</w:t>
      </w:r>
      <w:r w:rsidR="003B494D" w:rsidRPr="003B494D">
        <w:t>CalculateEJ.rsc</w:t>
      </w:r>
      <w:r w:rsidR="003B494D">
        <w:t>” resource file</w:t>
      </w:r>
      <w:r>
        <w:t xml:space="preserve">. These environmental justice summaries essentially capture the mobility and accessibility measures. </w:t>
      </w:r>
      <w:r w:rsidR="003B494D">
        <w:t xml:space="preserve">Accessibility is measured as the number of commuter trips and the total travel time for all the commuters from </w:t>
      </w:r>
      <w:r w:rsidR="004A647D">
        <w:t>each zone</w:t>
      </w:r>
      <w:r w:rsidR="003B494D">
        <w:t xml:space="preserve"> to important destinations such as: employment centers, education centers, shopping centers, and hospitals. </w:t>
      </w:r>
      <w:r w:rsidR="004A647D">
        <w:t xml:space="preserve">The set of zones for each of these destinations are presented in </w:t>
      </w:r>
      <w:r w:rsidR="0015799B">
        <w:fldChar w:fldCharType="begin"/>
      </w:r>
      <w:r w:rsidR="00F774E0">
        <w:instrText xml:space="preserve"> REF _Ref202349215 \h </w:instrText>
      </w:r>
      <w:r w:rsidR="0015799B">
        <w:fldChar w:fldCharType="separate"/>
      </w:r>
      <w:r w:rsidR="001B67BC">
        <w:t xml:space="preserve">Table </w:t>
      </w:r>
      <w:r w:rsidR="001B67BC">
        <w:rPr>
          <w:noProof/>
        </w:rPr>
        <w:t>32</w:t>
      </w:r>
      <w:r w:rsidR="0015799B">
        <w:fldChar w:fldCharType="end"/>
      </w:r>
      <w:r w:rsidR="00F774E0">
        <w:t>.</w:t>
      </w:r>
    </w:p>
    <w:p w:rsidR="004A647D" w:rsidRDefault="0059674A" w:rsidP="0059674A">
      <w:pPr>
        <w:pStyle w:val="Caption"/>
      </w:pPr>
      <w:bookmarkStart w:id="194" w:name="_Ref202349215"/>
      <w:bookmarkStart w:id="195" w:name="_Toc358794029"/>
      <w:r>
        <w:t xml:space="preserve">Table </w:t>
      </w:r>
      <w:fldSimple w:instr=" SEQ Table \* ARABIC ">
        <w:r w:rsidR="001B67BC">
          <w:rPr>
            <w:noProof/>
          </w:rPr>
          <w:t>32</w:t>
        </w:r>
      </w:fldSimple>
      <w:bookmarkEnd w:id="194"/>
      <w:r>
        <w:t>: Key Destination Z</w:t>
      </w:r>
      <w:r w:rsidR="0005433E">
        <w:t>o</w:t>
      </w:r>
      <w:r>
        <w:t>nes</w:t>
      </w:r>
      <w:bookmarkEnd w:id="195"/>
      <w:r w:rsidR="0005433E">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83"/>
        <w:gridCol w:w="4788"/>
      </w:tblGrid>
      <w:tr w:rsidR="004A647D">
        <w:tc>
          <w:tcPr>
            <w:tcW w:w="2283" w:type="dxa"/>
          </w:tcPr>
          <w:p w:rsidR="004A647D" w:rsidRPr="00796A95" w:rsidRDefault="004A647D" w:rsidP="00B44F0F">
            <w:pPr>
              <w:rPr>
                <w:b/>
              </w:rPr>
            </w:pPr>
            <w:r w:rsidRPr="00796A95">
              <w:rPr>
                <w:b/>
              </w:rPr>
              <w:t>Destination</w:t>
            </w:r>
          </w:p>
        </w:tc>
        <w:tc>
          <w:tcPr>
            <w:tcW w:w="4788" w:type="dxa"/>
          </w:tcPr>
          <w:p w:rsidR="004A647D" w:rsidRPr="00796A95" w:rsidRDefault="004A647D" w:rsidP="00EB7BD5">
            <w:pPr>
              <w:rPr>
                <w:b/>
              </w:rPr>
            </w:pPr>
            <w:r w:rsidRPr="00796A95">
              <w:rPr>
                <w:b/>
              </w:rPr>
              <w:t>Zones</w:t>
            </w:r>
          </w:p>
        </w:tc>
      </w:tr>
      <w:tr w:rsidR="004A647D">
        <w:tc>
          <w:tcPr>
            <w:tcW w:w="2283" w:type="dxa"/>
          </w:tcPr>
          <w:p w:rsidR="004A647D" w:rsidRDefault="004A647D" w:rsidP="00B44F0F">
            <w:r>
              <w:t>University</w:t>
            </w:r>
          </w:p>
        </w:tc>
        <w:tc>
          <w:tcPr>
            <w:tcW w:w="4788" w:type="dxa"/>
          </w:tcPr>
          <w:p w:rsidR="004A647D" w:rsidRPr="00EE09DD" w:rsidRDefault="004A647D" w:rsidP="00EB7BD5">
            <w:r w:rsidRPr="004A647D">
              <w:t>64,  66,  103,  252,  334,  440,  668,  702,  755</w:t>
            </w:r>
          </w:p>
        </w:tc>
      </w:tr>
      <w:tr w:rsidR="004A647D">
        <w:tc>
          <w:tcPr>
            <w:tcW w:w="2283" w:type="dxa"/>
          </w:tcPr>
          <w:p w:rsidR="004A647D" w:rsidRDefault="004A647D" w:rsidP="00B44F0F">
            <w:r>
              <w:t>Hospital</w:t>
            </w:r>
          </w:p>
        </w:tc>
        <w:tc>
          <w:tcPr>
            <w:tcW w:w="4788" w:type="dxa"/>
          </w:tcPr>
          <w:p w:rsidR="004A647D" w:rsidRPr="00EE09DD" w:rsidRDefault="004A647D" w:rsidP="00EB7BD5">
            <w:r w:rsidRPr="004A647D">
              <w:t>89,  166,  220,  224,  296,  300,  362,  363,  413,  519,  547,  635,  667,  702,  754</w:t>
            </w:r>
          </w:p>
        </w:tc>
      </w:tr>
      <w:tr w:rsidR="004A647D">
        <w:tc>
          <w:tcPr>
            <w:tcW w:w="2283" w:type="dxa"/>
          </w:tcPr>
          <w:p w:rsidR="004A647D" w:rsidRDefault="004A647D" w:rsidP="00B44F0F">
            <w:r>
              <w:t>Shopping Center</w:t>
            </w:r>
          </w:p>
        </w:tc>
        <w:tc>
          <w:tcPr>
            <w:tcW w:w="4788" w:type="dxa"/>
          </w:tcPr>
          <w:p w:rsidR="004A647D" w:rsidRPr="00EE09DD" w:rsidRDefault="004A647D" w:rsidP="00EB7BD5">
            <w:r w:rsidRPr="004A647D">
              <w:t>11,  97,  136,  186,  387,  413,  424,  433,  462,  490,  590,  636,  694</w:t>
            </w:r>
          </w:p>
        </w:tc>
      </w:tr>
      <w:tr w:rsidR="004A647D">
        <w:tc>
          <w:tcPr>
            <w:tcW w:w="2283" w:type="dxa"/>
          </w:tcPr>
          <w:p w:rsidR="004A647D" w:rsidRDefault="004A647D" w:rsidP="00B44F0F">
            <w:smartTag w:uri="urn:schemas-microsoft-com:office:smarttags" w:element="place">
              <w:smartTag w:uri="urn:schemas-microsoft-com:office:smarttags" w:element="PlaceName">
                <w:r>
                  <w:t>Employment</w:t>
                </w:r>
              </w:smartTag>
              <w:r>
                <w:t xml:space="preserve"> </w:t>
              </w:r>
              <w:smartTag w:uri="urn:schemas-microsoft-com:office:smarttags" w:element="PlaceType">
                <w:r>
                  <w:t>Center</w:t>
                </w:r>
              </w:smartTag>
            </w:smartTag>
          </w:p>
        </w:tc>
        <w:tc>
          <w:tcPr>
            <w:tcW w:w="4788" w:type="dxa"/>
          </w:tcPr>
          <w:p w:rsidR="004A647D" w:rsidRPr="00EE09DD" w:rsidRDefault="004A647D" w:rsidP="00EB7BD5">
            <w:r w:rsidRPr="004A647D">
              <w:t>122,  186,  242,  333,  394,  537,  589,  721</w:t>
            </w:r>
          </w:p>
        </w:tc>
      </w:tr>
    </w:tbl>
    <w:p w:rsidR="004A647D" w:rsidRDefault="004A647D" w:rsidP="00B44F0F"/>
    <w:p w:rsidR="005D5B1B" w:rsidRDefault="005D5B1B" w:rsidP="00B44F0F">
      <w:r>
        <w:t>The t</w:t>
      </w:r>
      <w:r w:rsidR="00D44C59">
        <w:t>ravel time</w:t>
      </w:r>
      <w:r>
        <w:t xml:space="preserve"> from all the zones to these key destinations are summarized by time of day</w:t>
      </w:r>
      <w:r w:rsidR="000C3397">
        <w:t xml:space="preserve">. </w:t>
      </w:r>
      <w:r w:rsidR="00D44C59">
        <w:t>Further summaries are created based on the these travel times, if the travel time for a given interchange is less than 20 minutes, the interchange is flagged as accessible and is given a value of “1” else it is given a value “0”.  The travel time summaries and the accessibility</w:t>
      </w:r>
      <w:r w:rsidR="000C3397">
        <w:t xml:space="preserve"> summaries are presented in CSV files, these CSV files are listed below in </w:t>
      </w:r>
      <w:r w:rsidR="0015799B">
        <w:fldChar w:fldCharType="begin"/>
      </w:r>
      <w:r w:rsidR="007042CA">
        <w:instrText xml:space="preserve"> REF _Ref202349202 \h </w:instrText>
      </w:r>
      <w:r w:rsidR="0015799B">
        <w:fldChar w:fldCharType="separate"/>
      </w:r>
      <w:r w:rsidR="001B67BC">
        <w:t xml:space="preserve">Table </w:t>
      </w:r>
      <w:r w:rsidR="001B67BC">
        <w:rPr>
          <w:noProof/>
        </w:rPr>
        <w:t>33</w:t>
      </w:r>
      <w:r w:rsidR="0015799B">
        <w:fldChar w:fldCharType="end"/>
      </w:r>
      <w:r w:rsidR="007042CA">
        <w:t>.</w:t>
      </w:r>
    </w:p>
    <w:p w:rsidR="00A36C42" w:rsidRDefault="00A36C42" w:rsidP="00A36C42">
      <w:pPr>
        <w:pStyle w:val="Caption"/>
      </w:pPr>
      <w:bookmarkStart w:id="196" w:name="_Ref202349202"/>
      <w:bookmarkStart w:id="197" w:name="_Toc358794030"/>
      <w:r>
        <w:t xml:space="preserve">Table </w:t>
      </w:r>
      <w:fldSimple w:instr=" SEQ Table \* ARABIC ">
        <w:r w:rsidR="001B67BC">
          <w:rPr>
            <w:noProof/>
          </w:rPr>
          <w:t>33</w:t>
        </w:r>
      </w:fldSimple>
      <w:bookmarkEnd w:id="196"/>
      <w:r>
        <w:t>: Output Files for Environmental Justice Su</w:t>
      </w:r>
      <w:r w:rsidR="0079673E">
        <w:t>mmaries</w:t>
      </w:r>
      <w:bookmarkEnd w:id="197"/>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063"/>
        <w:gridCol w:w="7513"/>
      </w:tblGrid>
      <w:tr w:rsidR="000C3397">
        <w:tc>
          <w:tcPr>
            <w:tcW w:w="2063" w:type="dxa"/>
          </w:tcPr>
          <w:p w:rsidR="000C3397" w:rsidRDefault="000C3397" w:rsidP="00B44F0F">
            <w:r>
              <w:t>Output File</w:t>
            </w:r>
          </w:p>
        </w:tc>
        <w:tc>
          <w:tcPr>
            <w:tcW w:w="7513" w:type="dxa"/>
          </w:tcPr>
          <w:p w:rsidR="000C3397" w:rsidRDefault="000C3397" w:rsidP="00B44F0F">
            <w:r>
              <w:t>Description</w:t>
            </w:r>
          </w:p>
        </w:tc>
      </w:tr>
      <w:tr w:rsidR="000C3397">
        <w:tc>
          <w:tcPr>
            <w:tcW w:w="2063" w:type="dxa"/>
          </w:tcPr>
          <w:p w:rsidR="000C3397" w:rsidRDefault="000C3397" w:rsidP="00EB7BD5">
            <w:r>
              <w:t>TTPKXX01.CSV</w:t>
            </w:r>
          </w:p>
        </w:tc>
        <w:tc>
          <w:tcPr>
            <w:tcW w:w="7513" w:type="dxa"/>
          </w:tcPr>
          <w:p w:rsidR="000C3397" w:rsidRDefault="000C3397" w:rsidP="00B44F0F">
            <w:r>
              <w:t>Peak Travel time from all zones to key destination</w:t>
            </w:r>
          </w:p>
        </w:tc>
      </w:tr>
      <w:tr w:rsidR="000C3397">
        <w:tc>
          <w:tcPr>
            <w:tcW w:w="2063" w:type="dxa"/>
          </w:tcPr>
          <w:p w:rsidR="000C3397" w:rsidRDefault="000C3397" w:rsidP="00EB7BD5">
            <w:r>
              <w:t>TTOPXX01.CSV</w:t>
            </w:r>
          </w:p>
        </w:tc>
        <w:tc>
          <w:tcPr>
            <w:tcW w:w="7513" w:type="dxa"/>
          </w:tcPr>
          <w:p w:rsidR="000C3397" w:rsidRDefault="000C3397" w:rsidP="00B44F0F">
            <w:r>
              <w:t>Off-Peak Travel time from all zones to key destination</w:t>
            </w:r>
          </w:p>
        </w:tc>
      </w:tr>
      <w:tr w:rsidR="000C3397">
        <w:tc>
          <w:tcPr>
            <w:tcW w:w="2063" w:type="dxa"/>
          </w:tcPr>
          <w:p w:rsidR="000C3397" w:rsidRDefault="000C3397" w:rsidP="00EB7BD5">
            <w:r>
              <w:t>TTMDXXWL.CSV</w:t>
            </w:r>
          </w:p>
        </w:tc>
        <w:tc>
          <w:tcPr>
            <w:tcW w:w="7513" w:type="dxa"/>
          </w:tcPr>
          <w:p w:rsidR="000C3397" w:rsidRDefault="000C3397" w:rsidP="00B44F0F">
            <w:r>
              <w:t>Mid-Day Travel time from all zones to key destination</w:t>
            </w:r>
          </w:p>
        </w:tc>
      </w:tr>
      <w:tr w:rsidR="000C3397">
        <w:tc>
          <w:tcPr>
            <w:tcW w:w="2063" w:type="dxa"/>
          </w:tcPr>
          <w:p w:rsidR="000C3397" w:rsidRDefault="000C3397" w:rsidP="00EB7BD5">
            <w:r>
              <w:t>TTAMXXWL.CSV</w:t>
            </w:r>
          </w:p>
        </w:tc>
        <w:tc>
          <w:tcPr>
            <w:tcW w:w="7513" w:type="dxa"/>
          </w:tcPr>
          <w:p w:rsidR="000C3397" w:rsidRDefault="000C3397" w:rsidP="00B44F0F">
            <w:r>
              <w:t>AM-Peak Travel time from all zones to key destination</w:t>
            </w:r>
          </w:p>
        </w:tc>
      </w:tr>
      <w:tr w:rsidR="00D44C59">
        <w:tc>
          <w:tcPr>
            <w:tcW w:w="2063" w:type="dxa"/>
          </w:tcPr>
          <w:p w:rsidR="00D44C59" w:rsidRDefault="00D44C59" w:rsidP="00B44F0F">
            <w:r>
              <w:lastRenderedPageBreak/>
              <w:t>20PKXX01.CSV</w:t>
            </w:r>
          </w:p>
        </w:tc>
        <w:tc>
          <w:tcPr>
            <w:tcW w:w="7513" w:type="dxa"/>
          </w:tcPr>
          <w:p w:rsidR="00D44C59" w:rsidRDefault="00D44C59" w:rsidP="00D44C59">
            <w:r>
              <w:t>Peak Travel time accessibility indictor from all zones to key destination</w:t>
            </w:r>
          </w:p>
        </w:tc>
      </w:tr>
      <w:tr w:rsidR="00D44C59">
        <w:tc>
          <w:tcPr>
            <w:tcW w:w="2063" w:type="dxa"/>
          </w:tcPr>
          <w:p w:rsidR="00D44C59" w:rsidRDefault="00D44C59" w:rsidP="00B44F0F">
            <w:r>
              <w:t>20OPXX01.CSV</w:t>
            </w:r>
          </w:p>
        </w:tc>
        <w:tc>
          <w:tcPr>
            <w:tcW w:w="7513" w:type="dxa"/>
          </w:tcPr>
          <w:p w:rsidR="00D44C59" w:rsidRDefault="00D44C59" w:rsidP="00EB7BD5">
            <w:r>
              <w:t>Off-Peak Travel time accessibility indictor from all zones to key destination</w:t>
            </w:r>
          </w:p>
        </w:tc>
      </w:tr>
      <w:tr w:rsidR="00D44C59">
        <w:tc>
          <w:tcPr>
            <w:tcW w:w="2063" w:type="dxa"/>
          </w:tcPr>
          <w:p w:rsidR="00D44C59" w:rsidRDefault="00D44C59" w:rsidP="00B44F0F">
            <w:r>
              <w:t>20MDXXWL.CSV</w:t>
            </w:r>
          </w:p>
        </w:tc>
        <w:tc>
          <w:tcPr>
            <w:tcW w:w="7513" w:type="dxa"/>
          </w:tcPr>
          <w:p w:rsidR="00D44C59" w:rsidRDefault="00D44C59" w:rsidP="00EB7BD5">
            <w:r>
              <w:t>Mid-Day Travel time accessibility indictor from all zones to key destination</w:t>
            </w:r>
          </w:p>
        </w:tc>
      </w:tr>
      <w:tr w:rsidR="00D44C59">
        <w:tc>
          <w:tcPr>
            <w:tcW w:w="2063" w:type="dxa"/>
          </w:tcPr>
          <w:p w:rsidR="00D44C59" w:rsidRDefault="00D44C59" w:rsidP="00B44F0F">
            <w:r>
              <w:t>20AMXXWL.CSV</w:t>
            </w:r>
          </w:p>
        </w:tc>
        <w:tc>
          <w:tcPr>
            <w:tcW w:w="7513" w:type="dxa"/>
          </w:tcPr>
          <w:p w:rsidR="00D44C59" w:rsidRDefault="00D44C59" w:rsidP="00EB7BD5">
            <w:r>
              <w:t>AM-Peak Travel time accessibility indictor from all zones to key destination</w:t>
            </w:r>
          </w:p>
        </w:tc>
      </w:tr>
    </w:tbl>
    <w:p w:rsidR="000C3397" w:rsidRDefault="000C3397" w:rsidP="00B44F0F"/>
    <w:p w:rsidR="00B44F0F" w:rsidRDefault="00264D48" w:rsidP="00B44F0F">
      <w:r>
        <w:t xml:space="preserve">The number of trips and total travel time for all interchanges are </w:t>
      </w:r>
      <w:r w:rsidR="003B494D">
        <w:t>segregated by mode</w:t>
      </w:r>
      <w:r>
        <w:t xml:space="preserve"> (Auto &amp; Transit)</w:t>
      </w:r>
      <w:r w:rsidR="003B494D">
        <w:t xml:space="preserve"> and </w:t>
      </w:r>
      <w:r>
        <w:t xml:space="preserve">Purpose (Work, Shop, College, Other) </w:t>
      </w:r>
      <w:r w:rsidR="003B494D">
        <w:t>and presented in “</w:t>
      </w:r>
      <w:r w:rsidR="003B494D" w:rsidRPr="003B494D">
        <w:t>EJ.mtx</w:t>
      </w:r>
      <w:r w:rsidR="003B494D">
        <w:t xml:space="preserve">” matrix file. </w:t>
      </w:r>
      <w:r w:rsidR="004A647D">
        <w:t xml:space="preserve">The contents of the “EJ.mtx” matrix file are listed in </w:t>
      </w:r>
      <w:r w:rsidR="0015799B">
        <w:fldChar w:fldCharType="begin"/>
      </w:r>
      <w:r w:rsidR="007042CA">
        <w:instrText xml:space="preserve"> REF _Ref202349192 \h </w:instrText>
      </w:r>
      <w:r w:rsidR="0015799B">
        <w:fldChar w:fldCharType="separate"/>
      </w:r>
      <w:r w:rsidR="001B67BC">
        <w:t xml:space="preserve">Table </w:t>
      </w:r>
      <w:r w:rsidR="001B67BC">
        <w:rPr>
          <w:noProof/>
        </w:rPr>
        <w:t>34</w:t>
      </w:r>
      <w:r w:rsidR="0015799B">
        <w:fldChar w:fldCharType="end"/>
      </w:r>
      <w:r w:rsidR="004A647D">
        <w:t>.</w:t>
      </w:r>
    </w:p>
    <w:p w:rsidR="00264D48" w:rsidRDefault="00264D48" w:rsidP="00264D48">
      <w:pPr>
        <w:pStyle w:val="Caption"/>
      </w:pPr>
      <w:bookmarkStart w:id="198" w:name="_Ref202349192"/>
      <w:bookmarkStart w:id="199" w:name="_Toc358794031"/>
      <w:r>
        <w:t xml:space="preserve">Table </w:t>
      </w:r>
      <w:fldSimple w:instr=" SEQ Table \* ARABIC ">
        <w:r w:rsidR="001B67BC">
          <w:rPr>
            <w:noProof/>
          </w:rPr>
          <w:t>34</w:t>
        </w:r>
      </w:fldSimple>
      <w:bookmarkEnd w:id="198"/>
      <w:r>
        <w:t xml:space="preserve">: </w:t>
      </w:r>
      <w:r w:rsidR="009135EA">
        <w:t>Output Matrix for Environmental Justice Summary</w:t>
      </w:r>
      <w:bookmarkEnd w:id="199"/>
      <w:r w:rsidR="009135EA">
        <w:t xml:space="preserve">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828"/>
        <w:gridCol w:w="2149"/>
        <w:gridCol w:w="6465"/>
      </w:tblGrid>
      <w:tr w:rsidR="004A647D">
        <w:tc>
          <w:tcPr>
            <w:tcW w:w="828" w:type="dxa"/>
          </w:tcPr>
          <w:p w:rsidR="004A647D" w:rsidRDefault="004A647D" w:rsidP="00B44F0F">
            <w:r>
              <w:t>S.</w:t>
            </w:r>
            <w:r w:rsidR="00995E86">
              <w:t xml:space="preserve"> </w:t>
            </w:r>
            <w:r>
              <w:t>No</w:t>
            </w:r>
          </w:p>
        </w:tc>
        <w:tc>
          <w:tcPr>
            <w:tcW w:w="2149" w:type="dxa"/>
          </w:tcPr>
          <w:p w:rsidR="004A647D" w:rsidRDefault="004A647D" w:rsidP="00B44F0F">
            <w:r>
              <w:t>Matrix Core</w:t>
            </w:r>
          </w:p>
        </w:tc>
        <w:tc>
          <w:tcPr>
            <w:tcW w:w="6465" w:type="dxa"/>
          </w:tcPr>
          <w:p w:rsidR="004A647D" w:rsidRDefault="004A647D" w:rsidP="00B44F0F">
            <w:r>
              <w:t>Description</w:t>
            </w:r>
          </w:p>
        </w:tc>
      </w:tr>
      <w:tr w:rsidR="004A647D">
        <w:tc>
          <w:tcPr>
            <w:tcW w:w="828" w:type="dxa"/>
          </w:tcPr>
          <w:p w:rsidR="004A647D" w:rsidRDefault="004A647D" w:rsidP="00B44F0F">
            <w:r>
              <w:t>1</w:t>
            </w:r>
          </w:p>
        </w:tc>
        <w:tc>
          <w:tcPr>
            <w:tcW w:w="2149" w:type="dxa"/>
          </w:tcPr>
          <w:p w:rsidR="004A647D" w:rsidRPr="00EC30BD" w:rsidRDefault="004A647D" w:rsidP="00EB7BD5">
            <w:r w:rsidRPr="00EC30BD">
              <w:t>Work</w:t>
            </w:r>
            <w:r>
              <w:t xml:space="preserve"> </w:t>
            </w:r>
            <w:r w:rsidRPr="00EC30BD">
              <w:t>Auto</w:t>
            </w:r>
            <w:r>
              <w:t xml:space="preserve"> </w:t>
            </w:r>
            <w:r w:rsidRPr="00EC30BD">
              <w:t>Tri</w:t>
            </w:r>
            <w:r>
              <w:t>ps</w:t>
            </w:r>
          </w:p>
        </w:tc>
        <w:tc>
          <w:tcPr>
            <w:tcW w:w="6465" w:type="dxa"/>
          </w:tcPr>
          <w:p w:rsidR="004A647D" w:rsidRDefault="00264D48" w:rsidP="00264D48">
            <w:r>
              <w:t>Number of work trips by auto from all zones to all zones</w:t>
            </w:r>
          </w:p>
        </w:tc>
      </w:tr>
      <w:tr w:rsidR="004A647D">
        <w:tc>
          <w:tcPr>
            <w:tcW w:w="828" w:type="dxa"/>
          </w:tcPr>
          <w:p w:rsidR="004A647D" w:rsidRDefault="004A647D" w:rsidP="00B44F0F">
            <w:r>
              <w:t>2</w:t>
            </w:r>
          </w:p>
        </w:tc>
        <w:tc>
          <w:tcPr>
            <w:tcW w:w="2149" w:type="dxa"/>
          </w:tcPr>
          <w:p w:rsidR="004A647D" w:rsidRPr="00EC30BD" w:rsidRDefault="004A647D" w:rsidP="00EB7BD5">
            <w:r w:rsidRPr="00EC30BD">
              <w:t>Work</w:t>
            </w:r>
            <w:r>
              <w:t xml:space="preserve"> </w:t>
            </w:r>
            <w:r w:rsidRPr="00EC30BD">
              <w:t>Tran</w:t>
            </w:r>
            <w:r>
              <w:t xml:space="preserve"> </w:t>
            </w:r>
            <w:r w:rsidRPr="00EC30BD">
              <w:t>Trip</w:t>
            </w:r>
            <w:r>
              <w:t>s</w:t>
            </w:r>
          </w:p>
        </w:tc>
        <w:tc>
          <w:tcPr>
            <w:tcW w:w="6465" w:type="dxa"/>
          </w:tcPr>
          <w:p w:rsidR="004A647D" w:rsidRDefault="00264D48" w:rsidP="00264D48">
            <w:r>
              <w:t>Number of work trips by transit from all zones to all zones</w:t>
            </w:r>
          </w:p>
        </w:tc>
      </w:tr>
      <w:tr w:rsidR="00264D48">
        <w:tc>
          <w:tcPr>
            <w:tcW w:w="828" w:type="dxa"/>
          </w:tcPr>
          <w:p w:rsidR="00264D48" w:rsidRDefault="00264D48" w:rsidP="00B44F0F">
            <w:r>
              <w:t>3</w:t>
            </w:r>
          </w:p>
        </w:tc>
        <w:tc>
          <w:tcPr>
            <w:tcW w:w="2149" w:type="dxa"/>
          </w:tcPr>
          <w:p w:rsidR="00264D48" w:rsidRPr="00EC30BD" w:rsidRDefault="00264D48" w:rsidP="00EB7BD5">
            <w:r w:rsidRPr="00EC30BD">
              <w:t>Work</w:t>
            </w:r>
            <w:r>
              <w:t xml:space="preserve"> </w:t>
            </w:r>
            <w:r w:rsidRPr="00EC30BD">
              <w:t>Auto</w:t>
            </w:r>
            <w:r>
              <w:t xml:space="preserve"> </w:t>
            </w:r>
            <w:r w:rsidRPr="00EC30BD">
              <w:t>Sum</w:t>
            </w:r>
          </w:p>
        </w:tc>
        <w:tc>
          <w:tcPr>
            <w:tcW w:w="6465" w:type="dxa"/>
          </w:tcPr>
          <w:p w:rsidR="00264D48" w:rsidRDefault="00264D48" w:rsidP="00EB7BD5">
            <w:r>
              <w:t>Total travel time to work by auto from all zones to all zones</w:t>
            </w:r>
          </w:p>
        </w:tc>
      </w:tr>
      <w:tr w:rsidR="00264D48">
        <w:tc>
          <w:tcPr>
            <w:tcW w:w="828" w:type="dxa"/>
          </w:tcPr>
          <w:p w:rsidR="00264D48" w:rsidRDefault="00264D48" w:rsidP="00B44F0F">
            <w:r>
              <w:t>4</w:t>
            </w:r>
          </w:p>
        </w:tc>
        <w:tc>
          <w:tcPr>
            <w:tcW w:w="2149" w:type="dxa"/>
          </w:tcPr>
          <w:p w:rsidR="00264D48" w:rsidRPr="00EC30BD" w:rsidRDefault="00264D48" w:rsidP="00EB7BD5">
            <w:r w:rsidRPr="00EC30BD">
              <w:t>Work</w:t>
            </w:r>
            <w:r>
              <w:t xml:space="preserve"> </w:t>
            </w:r>
            <w:r w:rsidRPr="00EC30BD">
              <w:t>Tran</w:t>
            </w:r>
            <w:r>
              <w:t xml:space="preserve"> </w:t>
            </w:r>
            <w:r w:rsidRPr="00EC30BD">
              <w:t>Sum</w:t>
            </w:r>
          </w:p>
        </w:tc>
        <w:tc>
          <w:tcPr>
            <w:tcW w:w="6465" w:type="dxa"/>
          </w:tcPr>
          <w:p w:rsidR="00264D48" w:rsidRDefault="00264D48" w:rsidP="00EB7BD5">
            <w:r>
              <w:t>Total travel time to work by transit from all zones to all zones</w:t>
            </w:r>
          </w:p>
        </w:tc>
      </w:tr>
      <w:tr w:rsidR="00264D48">
        <w:tc>
          <w:tcPr>
            <w:tcW w:w="828" w:type="dxa"/>
          </w:tcPr>
          <w:p w:rsidR="00264D48" w:rsidRDefault="00264D48" w:rsidP="00B44F0F">
            <w:r>
              <w:t>5</w:t>
            </w:r>
          </w:p>
        </w:tc>
        <w:tc>
          <w:tcPr>
            <w:tcW w:w="2149" w:type="dxa"/>
          </w:tcPr>
          <w:p w:rsidR="00264D48" w:rsidRPr="00EC30BD" w:rsidRDefault="00264D48" w:rsidP="00EB7BD5">
            <w:r w:rsidRPr="00EC30BD">
              <w:t>College</w:t>
            </w:r>
            <w:r>
              <w:t xml:space="preserve"> </w:t>
            </w:r>
            <w:r w:rsidRPr="00EC30BD">
              <w:t>Auto</w:t>
            </w:r>
            <w:r>
              <w:t xml:space="preserve"> </w:t>
            </w:r>
            <w:r w:rsidRPr="00EC30BD">
              <w:t>Trip</w:t>
            </w:r>
            <w:r>
              <w:t>s</w:t>
            </w:r>
          </w:p>
        </w:tc>
        <w:tc>
          <w:tcPr>
            <w:tcW w:w="6465" w:type="dxa"/>
          </w:tcPr>
          <w:p w:rsidR="00264D48" w:rsidRDefault="00264D48" w:rsidP="00264D48">
            <w:r>
              <w:t>Number of college trips by auto from all zones to all zones</w:t>
            </w:r>
          </w:p>
        </w:tc>
      </w:tr>
      <w:tr w:rsidR="00264D48">
        <w:tc>
          <w:tcPr>
            <w:tcW w:w="828" w:type="dxa"/>
          </w:tcPr>
          <w:p w:rsidR="00264D48" w:rsidRDefault="00264D48" w:rsidP="00B44F0F">
            <w:r>
              <w:t>6</w:t>
            </w:r>
          </w:p>
        </w:tc>
        <w:tc>
          <w:tcPr>
            <w:tcW w:w="2149" w:type="dxa"/>
          </w:tcPr>
          <w:p w:rsidR="00264D48" w:rsidRPr="00EC30BD" w:rsidRDefault="00264D48" w:rsidP="00EB7BD5">
            <w:r w:rsidRPr="00EC30BD">
              <w:t>College</w:t>
            </w:r>
            <w:r>
              <w:t xml:space="preserve"> </w:t>
            </w:r>
            <w:r w:rsidRPr="00EC30BD">
              <w:t>Tran</w:t>
            </w:r>
            <w:r>
              <w:t xml:space="preserve"> </w:t>
            </w:r>
            <w:r w:rsidRPr="00EC30BD">
              <w:t>Trip</w:t>
            </w:r>
            <w:r>
              <w:t>s</w:t>
            </w:r>
          </w:p>
        </w:tc>
        <w:tc>
          <w:tcPr>
            <w:tcW w:w="6465" w:type="dxa"/>
          </w:tcPr>
          <w:p w:rsidR="00264D48" w:rsidRDefault="00264D48" w:rsidP="00264D48">
            <w:r>
              <w:t>Number of college trips by transit from all zones to all zones</w:t>
            </w:r>
          </w:p>
        </w:tc>
      </w:tr>
      <w:tr w:rsidR="00264D48">
        <w:tc>
          <w:tcPr>
            <w:tcW w:w="828" w:type="dxa"/>
          </w:tcPr>
          <w:p w:rsidR="00264D48" w:rsidRDefault="00264D48" w:rsidP="00B44F0F">
            <w:r>
              <w:t>7</w:t>
            </w:r>
          </w:p>
        </w:tc>
        <w:tc>
          <w:tcPr>
            <w:tcW w:w="2149" w:type="dxa"/>
          </w:tcPr>
          <w:p w:rsidR="00264D48" w:rsidRPr="00EC30BD" w:rsidRDefault="00264D48" w:rsidP="00EB7BD5">
            <w:r w:rsidRPr="00EC30BD">
              <w:t>College</w:t>
            </w:r>
            <w:r>
              <w:t xml:space="preserve"> </w:t>
            </w:r>
            <w:r w:rsidRPr="00EC30BD">
              <w:t>Auto</w:t>
            </w:r>
            <w:r>
              <w:t xml:space="preserve"> </w:t>
            </w:r>
            <w:r w:rsidRPr="00EC30BD">
              <w:t>Sum</w:t>
            </w:r>
          </w:p>
        </w:tc>
        <w:tc>
          <w:tcPr>
            <w:tcW w:w="6465" w:type="dxa"/>
          </w:tcPr>
          <w:p w:rsidR="00264D48" w:rsidRDefault="00264D48" w:rsidP="00EB7BD5">
            <w:r>
              <w:t>Total travel time to college by auto from all zones to all zones</w:t>
            </w:r>
          </w:p>
        </w:tc>
      </w:tr>
      <w:tr w:rsidR="00264D48">
        <w:tc>
          <w:tcPr>
            <w:tcW w:w="828" w:type="dxa"/>
          </w:tcPr>
          <w:p w:rsidR="00264D48" w:rsidRDefault="00264D48" w:rsidP="00B44F0F">
            <w:r>
              <w:t>8</w:t>
            </w:r>
          </w:p>
        </w:tc>
        <w:tc>
          <w:tcPr>
            <w:tcW w:w="2149" w:type="dxa"/>
          </w:tcPr>
          <w:p w:rsidR="00264D48" w:rsidRPr="00EC30BD" w:rsidRDefault="00264D48" w:rsidP="00EB7BD5">
            <w:r w:rsidRPr="00EC30BD">
              <w:t>College</w:t>
            </w:r>
            <w:r>
              <w:t xml:space="preserve"> </w:t>
            </w:r>
            <w:r w:rsidRPr="00EC30BD">
              <w:t>Tran</w:t>
            </w:r>
            <w:r>
              <w:t xml:space="preserve"> </w:t>
            </w:r>
            <w:r w:rsidRPr="00EC30BD">
              <w:t>Sum</w:t>
            </w:r>
          </w:p>
        </w:tc>
        <w:tc>
          <w:tcPr>
            <w:tcW w:w="6465" w:type="dxa"/>
          </w:tcPr>
          <w:p w:rsidR="00264D48" w:rsidRDefault="00264D48" w:rsidP="00EB7BD5">
            <w:r>
              <w:t>Total travel time to college by transit from all zones to all zones</w:t>
            </w:r>
          </w:p>
        </w:tc>
      </w:tr>
      <w:tr w:rsidR="00264D48">
        <w:tc>
          <w:tcPr>
            <w:tcW w:w="828" w:type="dxa"/>
          </w:tcPr>
          <w:p w:rsidR="00264D48" w:rsidRDefault="00264D48" w:rsidP="00B44F0F">
            <w:r>
              <w:t>9</w:t>
            </w:r>
          </w:p>
        </w:tc>
        <w:tc>
          <w:tcPr>
            <w:tcW w:w="2149" w:type="dxa"/>
          </w:tcPr>
          <w:p w:rsidR="00264D48" w:rsidRPr="00EC30BD" w:rsidRDefault="00264D48" w:rsidP="00EB7BD5">
            <w:r w:rsidRPr="00EC30BD">
              <w:t>Shop</w:t>
            </w:r>
            <w:r>
              <w:t xml:space="preserve"> </w:t>
            </w:r>
            <w:r w:rsidRPr="00EC30BD">
              <w:t>Auto</w:t>
            </w:r>
            <w:r>
              <w:t xml:space="preserve"> </w:t>
            </w:r>
            <w:r w:rsidRPr="00EC30BD">
              <w:t>Trip</w:t>
            </w:r>
            <w:r>
              <w:t>s</w:t>
            </w:r>
          </w:p>
        </w:tc>
        <w:tc>
          <w:tcPr>
            <w:tcW w:w="6465" w:type="dxa"/>
          </w:tcPr>
          <w:p w:rsidR="00264D48" w:rsidRDefault="00264D48" w:rsidP="00B44F0F">
            <w:r>
              <w:t>Number of work trips by auto from all zones to all zones</w:t>
            </w:r>
          </w:p>
        </w:tc>
      </w:tr>
      <w:tr w:rsidR="00264D48">
        <w:tc>
          <w:tcPr>
            <w:tcW w:w="828" w:type="dxa"/>
          </w:tcPr>
          <w:p w:rsidR="00264D48" w:rsidRDefault="00264D48" w:rsidP="00B44F0F">
            <w:r>
              <w:t>10</w:t>
            </w:r>
          </w:p>
        </w:tc>
        <w:tc>
          <w:tcPr>
            <w:tcW w:w="2149" w:type="dxa"/>
          </w:tcPr>
          <w:p w:rsidR="00264D48" w:rsidRPr="00EC30BD" w:rsidRDefault="00264D48" w:rsidP="00EB7BD5">
            <w:r w:rsidRPr="00EC30BD">
              <w:t>Shop</w:t>
            </w:r>
            <w:r>
              <w:t xml:space="preserve"> </w:t>
            </w:r>
            <w:r w:rsidRPr="00EC30BD">
              <w:t>Tran</w:t>
            </w:r>
            <w:r>
              <w:t xml:space="preserve"> </w:t>
            </w:r>
            <w:r w:rsidRPr="00EC30BD">
              <w:t>Trip</w:t>
            </w:r>
            <w:r>
              <w:t>s</w:t>
            </w:r>
          </w:p>
        </w:tc>
        <w:tc>
          <w:tcPr>
            <w:tcW w:w="6465" w:type="dxa"/>
          </w:tcPr>
          <w:p w:rsidR="00264D48" w:rsidRDefault="00264D48" w:rsidP="00B44F0F">
            <w:r>
              <w:t>Number of work trips by transit from all zones to all zones</w:t>
            </w:r>
          </w:p>
        </w:tc>
      </w:tr>
      <w:tr w:rsidR="00264D48">
        <w:tc>
          <w:tcPr>
            <w:tcW w:w="828" w:type="dxa"/>
          </w:tcPr>
          <w:p w:rsidR="00264D48" w:rsidRDefault="00264D48" w:rsidP="00B44F0F">
            <w:r>
              <w:t>11</w:t>
            </w:r>
          </w:p>
        </w:tc>
        <w:tc>
          <w:tcPr>
            <w:tcW w:w="2149" w:type="dxa"/>
          </w:tcPr>
          <w:p w:rsidR="00264D48" w:rsidRPr="00EC30BD" w:rsidRDefault="00264D48" w:rsidP="00EB7BD5">
            <w:r w:rsidRPr="00EC30BD">
              <w:t>Shop</w:t>
            </w:r>
            <w:r>
              <w:t xml:space="preserve"> </w:t>
            </w:r>
            <w:r w:rsidRPr="00EC30BD">
              <w:t>Auto</w:t>
            </w:r>
            <w:r>
              <w:t xml:space="preserve"> </w:t>
            </w:r>
            <w:r w:rsidRPr="00EC30BD">
              <w:t>Sum</w:t>
            </w:r>
          </w:p>
        </w:tc>
        <w:tc>
          <w:tcPr>
            <w:tcW w:w="6465" w:type="dxa"/>
          </w:tcPr>
          <w:p w:rsidR="00264D48" w:rsidRDefault="00264D48" w:rsidP="00EB7BD5">
            <w:r>
              <w:t>Total travel time to shop by auto from all zones to all zones</w:t>
            </w:r>
          </w:p>
        </w:tc>
      </w:tr>
      <w:tr w:rsidR="00264D48">
        <w:tc>
          <w:tcPr>
            <w:tcW w:w="828" w:type="dxa"/>
          </w:tcPr>
          <w:p w:rsidR="00264D48" w:rsidRDefault="00264D48" w:rsidP="00B44F0F">
            <w:r>
              <w:t>12</w:t>
            </w:r>
          </w:p>
        </w:tc>
        <w:tc>
          <w:tcPr>
            <w:tcW w:w="2149" w:type="dxa"/>
          </w:tcPr>
          <w:p w:rsidR="00264D48" w:rsidRPr="00EC30BD" w:rsidRDefault="00264D48" w:rsidP="00EB7BD5">
            <w:r w:rsidRPr="00EC30BD">
              <w:t>Shop</w:t>
            </w:r>
            <w:r>
              <w:t xml:space="preserve"> </w:t>
            </w:r>
            <w:r w:rsidRPr="00EC30BD">
              <w:t>Tran</w:t>
            </w:r>
            <w:r>
              <w:t xml:space="preserve"> </w:t>
            </w:r>
            <w:r w:rsidRPr="00EC30BD">
              <w:t>Sum</w:t>
            </w:r>
          </w:p>
        </w:tc>
        <w:tc>
          <w:tcPr>
            <w:tcW w:w="6465" w:type="dxa"/>
          </w:tcPr>
          <w:p w:rsidR="00264D48" w:rsidRDefault="00264D48" w:rsidP="00EB7BD5">
            <w:r>
              <w:t>Total travel time to shop by transit from all zones to all zones</w:t>
            </w:r>
          </w:p>
        </w:tc>
      </w:tr>
      <w:tr w:rsidR="00264D48">
        <w:tc>
          <w:tcPr>
            <w:tcW w:w="828" w:type="dxa"/>
          </w:tcPr>
          <w:p w:rsidR="00264D48" w:rsidRDefault="00264D48" w:rsidP="00B44F0F">
            <w:r>
              <w:t>13</w:t>
            </w:r>
          </w:p>
        </w:tc>
        <w:tc>
          <w:tcPr>
            <w:tcW w:w="2149" w:type="dxa"/>
          </w:tcPr>
          <w:p w:rsidR="00264D48" w:rsidRPr="00EC30BD" w:rsidRDefault="00264D48" w:rsidP="00EB7BD5">
            <w:r w:rsidRPr="00EC30BD">
              <w:t>Other</w:t>
            </w:r>
            <w:r>
              <w:t xml:space="preserve"> </w:t>
            </w:r>
            <w:r w:rsidRPr="00EC30BD">
              <w:t>Auto</w:t>
            </w:r>
            <w:r>
              <w:t xml:space="preserve"> </w:t>
            </w:r>
            <w:r w:rsidRPr="00EC30BD">
              <w:t>Trip</w:t>
            </w:r>
            <w:r>
              <w:t>s</w:t>
            </w:r>
          </w:p>
        </w:tc>
        <w:tc>
          <w:tcPr>
            <w:tcW w:w="6465" w:type="dxa"/>
          </w:tcPr>
          <w:p w:rsidR="00264D48" w:rsidRDefault="00264D48" w:rsidP="00264D48">
            <w:r>
              <w:t>Number of other trips by auto from all zones to all zones</w:t>
            </w:r>
          </w:p>
        </w:tc>
      </w:tr>
      <w:tr w:rsidR="00264D48">
        <w:tc>
          <w:tcPr>
            <w:tcW w:w="828" w:type="dxa"/>
          </w:tcPr>
          <w:p w:rsidR="00264D48" w:rsidRDefault="00264D48" w:rsidP="00B44F0F">
            <w:r>
              <w:t>14</w:t>
            </w:r>
          </w:p>
        </w:tc>
        <w:tc>
          <w:tcPr>
            <w:tcW w:w="2149" w:type="dxa"/>
          </w:tcPr>
          <w:p w:rsidR="00264D48" w:rsidRPr="00EC30BD" w:rsidRDefault="00264D48" w:rsidP="00EB7BD5">
            <w:r w:rsidRPr="00EC30BD">
              <w:t>Other</w:t>
            </w:r>
            <w:r>
              <w:t xml:space="preserve"> </w:t>
            </w:r>
            <w:r w:rsidRPr="00EC30BD">
              <w:t>Tran</w:t>
            </w:r>
            <w:r>
              <w:t xml:space="preserve"> </w:t>
            </w:r>
            <w:r w:rsidRPr="00EC30BD">
              <w:t>Trip</w:t>
            </w:r>
            <w:r>
              <w:t>s</w:t>
            </w:r>
          </w:p>
        </w:tc>
        <w:tc>
          <w:tcPr>
            <w:tcW w:w="6465" w:type="dxa"/>
          </w:tcPr>
          <w:p w:rsidR="00264D48" w:rsidRDefault="00264D48" w:rsidP="00264D48">
            <w:r>
              <w:t>Number of other trips by transit from all zones to all zones</w:t>
            </w:r>
          </w:p>
        </w:tc>
      </w:tr>
      <w:tr w:rsidR="00264D48">
        <w:tc>
          <w:tcPr>
            <w:tcW w:w="828" w:type="dxa"/>
          </w:tcPr>
          <w:p w:rsidR="00264D48" w:rsidRDefault="00264D48" w:rsidP="00B44F0F">
            <w:r>
              <w:t>15</w:t>
            </w:r>
          </w:p>
        </w:tc>
        <w:tc>
          <w:tcPr>
            <w:tcW w:w="2149" w:type="dxa"/>
          </w:tcPr>
          <w:p w:rsidR="00264D48" w:rsidRPr="00EC30BD" w:rsidRDefault="00264D48" w:rsidP="00EB7BD5">
            <w:r w:rsidRPr="00EC30BD">
              <w:t>Other</w:t>
            </w:r>
            <w:r>
              <w:t xml:space="preserve"> </w:t>
            </w:r>
            <w:r w:rsidRPr="00EC30BD">
              <w:t>Auto</w:t>
            </w:r>
            <w:r>
              <w:t xml:space="preserve"> </w:t>
            </w:r>
            <w:r w:rsidRPr="00EC30BD">
              <w:t>Sum</w:t>
            </w:r>
          </w:p>
        </w:tc>
        <w:tc>
          <w:tcPr>
            <w:tcW w:w="6465" w:type="dxa"/>
          </w:tcPr>
          <w:p w:rsidR="00264D48" w:rsidRDefault="00264D48" w:rsidP="00EB7BD5">
            <w:r>
              <w:t>Total travel time to other by auto from all zones to all zones</w:t>
            </w:r>
          </w:p>
        </w:tc>
      </w:tr>
      <w:tr w:rsidR="00264D48">
        <w:tc>
          <w:tcPr>
            <w:tcW w:w="828" w:type="dxa"/>
          </w:tcPr>
          <w:p w:rsidR="00264D48" w:rsidRDefault="00264D48" w:rsidP="00B44F0F">
            <w:r>
              <w:t>16</w:t>
            </w:r>
          </w:p>
        </w:tc>
        <w:tc>
          <w:tcPr>
            <w:tcW w:w="2149" w:type="dxa"/>
          </w:tcPr>
          <w:p w:rsidR="00264D48" w:rsidRDefault="00264D48" w:rsidP="00EB7BD5">
            <w:r w:rsidRPr="00EC30BD">
              <w:t>Other</w:t>
            </w:r>
            <w:r>
              <w:t xml:space="preserve"> </w:t>
            </w:r>
            <w:r w:rsidRPr="00EC30BD">
              <w:t>Tran</w:t>
            </w:r>
            <w:r>
              <w:t xml:space="preserve"> </w:t>
            </w:r>
            <w:r w:rsidRPr="00EC30BD">
              <w:t>Sum</w:t>
            </w:r>
          </w:p>
        </w:tc>
        <w:tc>
          <w:tcPr>
            <w:tcW w:w="6465" w:type="dxa"/>
          </w:tcPr>
          <w:p w:rsidR="00264D48" w:rsidRDefault="00264D48" w:rsidP="00EB7BD5">
            <w:r>
              <w:t>Total travel time to other by transit from all zones to all zones</w:t>
            </w:r>
          </w:p>
        </w:tc>
      </w:tr>
    </w:tbl>
    <w:p w:rsidR="004A647D" w:rsidRDefault="004A647D" w:rsidP="00B44F0F"/>
    <w:p w:rsidR="00B44F0F" w:rsidRPr="00B44F0F" w:rsidRDefault="00B44F0F" w:rsidP="00B44F0F"/>
    <w:p w:rsidR="002E116A" w:rsidRPr="00BF36E6" w:rsidRDefault="002E116A">
      <w:pPr>
        <w:rPr>
          <w:rFonts w:cs="Arial"/>
        </w:rPr>
      </w:pPr>
    </w:p>
    <w:sectPr w:rsidR="002E116A" w:rsidRPr="00BF36E6" w:rsidSect="00A12429">
      <w:headerReference w:type="even" r:id="rId42"/>
      <w:headerReference w:type="default" r:id="rId43"/>
      <w:footerReference w:type="default" r:id="rId44"/>
      <w:headerReference w:type="first" r:id="rId4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31B07" w:rsidRDefault="00731B07" w:rsidP="002E116A">
      <w:r>
        <w:separator/>
      </w:r>
    </w:p>
  </w:endnote>
  <w:endnote w:type="continuationSeparator" w:id="0">
    <w:p w:rsidR="00731B07" w:rsidRDefault="00731B07" w:rsidP="002E116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67D35" w:rsidP="004835BC">
    <w:pPr>
      <w:pStyle w:val="Footer"/>
      <w:spacing w:line="240" w:lineRule="auto"/>
    </w:pPr>
    <w:r>
      <w:tab/>
    </w:r>
    <w:r>
      <w:tab/>
      <w:t xml:space="preserve"> </w:t>
    </w:r>
    <w:r>
      <w:tab/>
    </w:r>
  </w:p>
  <w:p w:rsidR="00167D35" w:rsidRDefault="0015799B" w:rsidP="00290E22">
    <w:pPr>
      <w:pStyle w:val="Footer"/>
      <w:spacing w:line="240" w:lineRule="auto"/>
    </w:pPr>
    <w:r>
      <w:rPr>
        <w:noProof/>
      </w:rPr>
      <w:pict>
        <v:line id="Line 5" o:spid="_x0000_s2101"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GdLEQ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"/>
      </w:pict>
    </w:r>
    <w:r w:rsidR="00167D35">
      <w:tab/>
    </w:r>
    <w:r w:rsidR="00167D35">
      <w:tab/>
    </w:r>
    <w:r w:rsidR="00167D35">
      <w:tab/>
    </w:r>
  </w:p>
  <w:p w:rsidR="00167D35" w:rsidRDefault="00167D35" w:rsidP="00290E22">
    <w:pPr>
      <w:pStyle w:val="Footer"/>
      <w:spacing w:line="240" w:lineRule="auto"/>
    </w:pPr>
    <w:r w:rsidRPr="00902BA6">
      <w:rPr>
        <w:noProof/>
      </w:rPr>
      <w:drawing>
        <wp:inline distT="0" distB="0" distL="0" distR="0">
          <wp:extent cx="1371600" cy="262255"/>
          <wp:effectExtent l="0" t="0" r="0" b="0"/>
          <wp:docPr id="1" name="Picture 2" descr="P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logo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62255"/>
                  </a:xfrm>
                  <a:prstGeom prst="rect">
                    <a:avLst/>
                  </a:prstGeom>
                  <a:noFill/>
                  <a:ln>
                    <a:noFill/>
                  </a:ln>
                </pic:spPr>
              </pic:pic>
            </a:graphicData>
          </a:graphic>
        </wp:inline>
      </w:drawing>
    </w:r>
    <w:r>
      <w:tab/>
    </w:r>
    <w:r>
      <w:tab/>
    </w:r>
    <w:r w:rsidR="0015799B">
      <w:rPr>
        <w:rStyle w:val="PageNumber"/>
      </w:rPr>
      <w:fldChar w:fldCharType="begin"/>
    </w:r>
    <w:r>
      <w:rPr>
        <w:rStyle w:val="PageNumber"/>
      </w:rPr>
      <w:instrText xml:space="preserve"> PAGE </w:instrText>
    </w:r>
    <w:r w:rsidR="0015799B">
      <w:rPr>
        <w:rStyle w:val="PageNumber"/>
      </w:rPr>
      <w:fldChar w:fldCharType="separate"/>
    </w:r>
    <w:r w:rsidR="00B817C4">
      <w:rPr>
        <w:rStyle w:val="PageNumber"/>
        <w:noProof/>
      </w:rPr>
      <w:t>70</w:t>
    </w:r>
    <w:r w:rsidR="0015799B">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67D35" w:rsidP="001518BC">
    <w:pPr>
      <w:pStyle w:val="Footer"/>
      <w:spacing w:line="240" w:lineRule="auto"/>
    </w:pPr>
    <w:r>
      <w:tab/>
    </w:r>
    <w:r>
      <w:tab/>
      <w:t xml:space="preserve"> </w:t>
    </w:r>
    <w:r>
      <w:tab/>
    </w:r>
  </w:p>
  <w:p w:rsidR="00167D35" w:rsidRDefault="0015799B" w:rsidP="001518BC">
    <w:pPr>
      <w:pStyle w:val="Footer"/>
      <w:spacing w:line="240" w:lineRule="auto"/>
    </w:pPr>
    <w:r>
      <w:rPr>
        <w:noProof/>
      </w:rPr>
      <w:pict>
        <v:line id="Line 22" o:spid="_x0000_s2099"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"/>
      </w:pict>
    </w:r>
    <w:r w:rsidR="00167D35">
      <w:tab/>
    </w:r>
    <w:r w:rsidR="00167D35">
      <w:tab/>
    </w:r>
    <w:r w:rsidR="00167D35">
      <w:tab/>
    </w:r>
  </w:p>
  <w:p w:rsidR="00167D35" w:rsidRDefault="00167D35" w:rsidP="001518BC">
    <w:pPr>
      <w:pStyle w:val="Footer"/>
      <w:spacing w:line="240" w:lineRule="auto"/>
    </w:pPr>
    <w:r w:rsidRPr="00902BA6">
      <w:rPr>
        <w:noProof/>
      </w:rPr>
      <w:drawing>
        <wp:inline distT="0" distB="0" distL="0" distR="0">
          <wp:extent cx="1371600" cy="262255"/>
          <wp:effectExtent l="0" t="0" r="0" b="0"/>
          <wp:docPr id="2" name="Picture 21" descr="P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blogo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62255"/>
                  </a:xfrm>
                  <a:prstGeom prst="rect">
                    <a:avLst/>
                  </a:prstGeom>
                  <a:noFill/>
                  <a:ln>
                    <a:noFill/>
                  </a:ln>
                </pic:spPr>
              </pic:pic>
            </a:graphicData>
          </a:graphic>
        </wp:inline>
      </w:drawing>
    </w:r>
    <w:r>
      <w:tab/>
    </w:r>
    <w:r>
      <w:tab/>
    </w:r>
    <w:r w:rsidR="0015799B">
      <w:rPr>
        <w:rStyle w:val="PageNumber"/>
      </w:rPr>
      <w:fldChar w:fldCharType="begin"/>
    </w:r>
    <w:r>
      <w:rPr>
        <w:rStyle w:val="PageNumber"/>
      </w:rPr>
      <w:instrText xml:space="preserve"> PAGE </w:instrText>
    </w:r>
    <w:r w:rsidR="0015799B">
      <w:rPr>
        <w:rStyle w:val="PageNumber"/>
      </w:rPr>
      <w:fldChar w:fldCharType="separate"/>
    </w:r>
    <w:r w:rsidR="00B817C4">
      <w:rPr>
        <w:rStyle w:val="PageNumber"/>
        <w:noProof/>
      </w:rPr>
      <w:t>1</w:t>
    </w:r>
    <w:r w:rsidR="0015799B">
      <w:rPr>
        <w:rStyle w:val="PageNumber"/>
      </w:rPr>
      <w:fldChar w:fldCharType="end"/>
    </w:r>
  </w:p>
  <w:p w:rsidR="00167D35" w:rsidRDefault="00167D3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67D35" w:rsidP="001518BC">
    <w:pPr>
      <w:pStyle w:val="Footer"/>
      <w:spacing w:line="240" w:lineRule="auto"/>
    </w:pPr>
    <w:r>
      <w:tab/>
    </w:r>
    <w:r>
      <w:tab/>
      <w:t xml:space="preserve"> </w:t>
    </w:r>
    <w:r>
      <w:tab/>
    </w:r>
  </w:p>
  <w:p w:rsidR="00167D35" w:rsidRDefault="0015799B" w:rsidP="001518BC">
    <w:pPr>
      <w:pStyle w:val="Footer"/>
      <w:spacing w:line="240" w:lineRule="auto"/>
    </w:pPr>
    <w:r>
      <w:rPr>
        <w:noProof/>
      </w:rPr>
      <w:pict>
        <v:line id="Line 24" o:spid="_x0000_s2098"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5pt" to="450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F+W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"/>
      </w:pict>
    </w:r>
    <w:r w:rsidR="00167D35">
      <w:tab/>
    </w:r>
    <w:r w:rsidR="00167D35">
      <w:tab/>
    </w:r>
    <w:r w:rsidR="00167D35">
      <w:tab/>
    </w:r>
  </w:p>
  <w:p w:rsidR="00167D35" w:rsidRDefault="00167D35" w:rsidP="001518BC">
    <w:pPr>
      <w:pStyle w:val="Footer"/>
      <w:spacing w:line="240" w:lineRule="auto"/>
    </w:pPr>
    <w:r w:rsidRPr="00902BA6">
      <w:rPr>
        <w:noProof/>
      </w:rPr>
      <w:drawing>
        <wp:inline distT="0" distB="0" distL="0" distR="0">
          <wp:extent cx="1371600" cy="262255"/>
          <wp:effectExtent l="0" t="0" r="0" b="0"/>
          <wp:docPr id="3" name="Picture 23" descr="P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blogo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62255"/>
                  </a:xfrm>
                  <a:prstGeom prst="rect">
                    <a:avLst/>
                  </a:prstGeom>
                  <a:noFill/>
                  <a:ln>
                    <a:noFill/>
                  </a:ln>
                </pic:spPr>
              </pic:pic>
            </a:graphicData>
          </a:graphic>
        </wp:inline>
      </w:drawing>
    </w:r>
    <w:r>
      <w:tab/>
    </w:r>
    <w:r>
      <w:tab/>
    </w:r>
    <w:r w:rsidR="0015799B">
      <w:rPr>
        <w:rStyle w:val="PageNumber"/>
      </w:rPr>
      <w:fldChar w:fldCharType="begin"/>
    </w:r>
    <w:r>
      <w:rPr>
        <w:rStyle w:val="PageNumber"/>
      </w:rPr>
      <w:instrText xml:space="preserve"> PAGE </w:instrText>
    </w:r>
    <w:r w:rsidR="0015799B">
      <w:rPr>
        <w:rStyle w:val="PageNumber"/>
      </w:rPr>
      <w:fldChar w:fldCharType="separate"/>
    </w:r>
    <w:r w:rsidR="00B817C4">
      <w:rPr>
        <w:rStyle w:val="PageNumber"/>
        <w:noProof/>
      </w:rPr>
      <w:t>39</w:t>
    </w:r>
    <w:r w:rsidR="0015799B">
      <w:rPr>
        <w:rStyle w:val="PageNumber"/>
      </w:rPr>
      <w:fldChar w:fldCharType="end"/>
    </w:r>
  </w:p>
  <w:p w:rsidR="00167D35" w:rsidRDefault="00167D35">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67D35" w:rsidP="004418C9">
    <w:pPr>
      <w:pStyle w:val="Footer"/>
      <w:rPr>
        <w:u w:val="single"/>
      </w:rPr>
    </w:pPr>
  </w:p>
  <w:p w:rsidR="00167D35" w:rsidRDefault="00167D35" w:rsidP="004418C9">
    <w:pPr>
      <w:pStyle w:val="Footer"/>
      <w:rPr>
        <w:u w:val="single"/>
      </w:rPr>
    </w:pPr>
  </w:p>
  <w:p w:rsidR="00167D35" w:rsidRPr="002869DC" w:rsidRDefault="00167D35" w:rsidP="004418C9">
    <w:pPr>
      <w:pStyle w:val="Footer"/>
      <w:rPr>
        <w:u w:val="single"/>
      </w:rPr>
    </w:pPr>
  </w:p>
  <w:p w:rsidR="00167D35" w:rsidRDefault="00167D35" w:rsidP="004835BC">
    <w:pPr>
      <w:pStyle w:val="Footer"/>
      <w:spacing w:line="240" w:lineRule="auto"/>
    </w:pPr>
    <w:r>
      <w:tab/>
    </w:r>
    <w:r>
      <w:tab/>
      <w:t xml:space="preserve"> </w:t>
    </w:r>
    <w:r>
      <w:tab/>
    </w:r>
  </w:p>
  <w:p w:rsidR="00167D35" w:rsidRDefault="00167D35" w:rsidP="00290E22">
    <w:pPr>
      <w:pStyle w:val="Footer"/>
      <w:spacing w:line="240" w:lineRule="auto"/>
    </w:pPr>
    <w:r>
      <w:tab/>
    </w:r>
    <w:r>
      <w:tab/>
    </w:r>
    <w:r>
      <w:tab/>
    </w:r>
  </w:p>
  <w:p w:rsidR="00167D35" w:rsidRDefault="00167D35" w:rsidP="00B813F6">
    <w:pPr>
      <w:pStyle w:val="Footer"/>
      <w:spacing w:line="240" w:lineRule="auto"/>
    </w:pPr>
    <w:r w:rsidRPr="00902BA6">
      <w:rPr>
        <w:noProof/>
      </w:rPr>
      <w:drawing>
        <wp:inline distT="0" distB="0" distL="0" distR="0">
          <wp:extent cx="1371600" cy="262255"/>
          <wp:effectExtent l="0" t="0" r="0" b="0"/>
          <wp:docPr id="4" name="Picture 2" descr="P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blogo2"/>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371600" cy="262255"/>
                  </a:xfrm>
                  <a:prstGeom prst="rect">
                    <a:avLst/>
                  </a:prstGeom>
                  <a:noFill/>
                  <a:ln>
                    <a:noFill/>
                  </a:ln>
                </pic:spPr>
              </pic:pic>
            </a:graphicData>
          </a:graphic>
        </wp:inline>
      </w:drawing>
    </w:r>
    <w:r>
      <w:tab/>
    </w:r>
    <w:r>
      <w:tab/>
    </w:r>
    <w:r w:rsidR="0015799B">
      <w:rPr>
        <w:rStyle w:val="PageNumber"/>
      </w:rPr>
      <w:fldChar w:fldCharType="begin"/>
    </w:r>
    <w:r>
      <w:rPr>
        <w:rStyle w:val="PageNumber"/>
      </w:rPr>
      <w:instrText xml:space="preserve"> PAGE </w:instrText>
    </w:r>
    <w:r w:rsidR="0015799B">
      <w:rPr>
        <w:rStyle w:val="PageNumber"/>
      </w:rPr>
      <w:fldChar w:fldCharType="separate"/>
    </w:r>
    <w:r w:rsidR="00B817C4">
      <w:rPr>
        <w:rStyle w:val="PageNumber"/>
        <w:noProof/>
      </w:rPr>
      <w:t>102</w:t>
    </w:r>
    <w:r w:rsidR="0015799B">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31B07" w:rsidRDefault="00731B07" w:rsidP="002E116A">
      <w:r>
        <w:separator/>
      </w:r>
    </w:p>
  </w:footnote>
  <w:footnote w:type="continuationSeparator" w:id="0">
    <w:p w:rsidR="00731B07" w:rsidRDefault="00731B07" w:rsidP="002E116A">
      <w:r>
        <w:continuationSeparator/>
      </w:r>
    </w:p>
  </w:footnote>
  <w:footnote w:id="1">
    <w:p w:rsidR="00167D35" w:rsidRDefault="00167D35">
      <w:pPr>
        <w:pStyle w:val="FootnoteText"/>
      </w:pPr>
      <w:r>
        <w:rPr>
          <w:rStyle w:val="FootnoteReference"/>
        </w:rPr>
        <w:footnoteRef/>
      </w:r>
      <w:r>
        <w:t xml:space="preserve"> These traffic counts are year 2005 which was used to validate the previous version of the model.  HDOT traffic counts for the year 2011 were used to validate the OMPO6.0 model.  </w:t>
      </w:r>
    </w:p>
  </w:footnote>
  <w:footnote w:id="2">
    <w:p w:rsidR="00167D35" w:rsidRDefault="00167D35">
      <w:pPr>
        <w:pStyle w:val="FootnoteText"/>
      </w:pPr>
      <w:r>
        <w:rPr>
          <w:rStyle w:val="FootnoteReference"/>
        </w:rPr>
        <w:footnoteRef/>
      </w:r>
      <w:r>
        <w:t xml:space="preserve"> For the number of lanes (i.e. AB LANEM) and limits (AB LIMITM) fields, the early AM (EA) and evening (EV) time periods use the midday values.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1" o:spid="_x0000_s2087" type="#_x0000_t136" style="position:absolute;margin-left:0;margin-top:0;width:471.3pt;height:188.5pt;rotation:315;z-index:-251661312;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10" o:spid="_x0000_s2096" type="#_x0000_t136" style="position:absolute;margin-left:0;margin-top:0;width:471.3pt;height:188.5pt;rotation:315;z-index:-251652096;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11" o:spid="_x0000_s2097" type="#_x0000_t136" style="position:absolute;margin-left:0;margin-top:0;width:471.3pt;height:188.5pt;rotation:315;z-index:-251651072;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9" o:spid="_x0000_s2095" type="#_x0000_t136" style="position:absolute;margin-left:0;margin-top:0;width:471.3pt;height:188.5pt;rotation:315;z-index:-251653120;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Pr="00584208" w:rsidRDefault="0015799B">
    <w:pPr>
      <w:pStyle w:val="Header"/>
      <w:rPr>
        <w:u w:val="single"/>
      </w:rPr>
    </w:pPr>
    <w:r w:rsidRPr="0015799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2" o:spid="_x0000_s2088" type="#_x0000_t136" style="position:absolute;margin-left:0;margin-top:0;width:471.3pt;height:188.5pt;rotation:315;z-index:-251660288;mso-position-horizontal:center;mso-position-horizontal-relative:margin;mso-position-vertical:center;mso-position-vertical-relative:margin" o:allowincell="f" stroked="f">
          <v:textpath style="font-family:&quot;Arial&quot;;font-size:1pt" string="DRAFT"/>
          <w10:wrap anchorx="margin" anchory="margin"/>
        </v:shape>
      </w:pict>
    </w:r>
    <w:proofErr w:type="spellStart"/>
    <w:r w:rsidR="00167D35">
      <w:rPr>
        <w:u w:val="single"/>
      </w:rPr>
      <w:t>OahuMPO</w:t>
    </w:r>
    <w:proofErr w:type="spellEnd"/>
    <w:r w:rsidR="00167D35" w:rsidRPr="00BF7A34">
      <w:rPr>
        <w:u w:val="single"/>
      </w:rPr>
      <w:t xml:space="preserve"> Model Conversion Project</w:t>
    </w:r>
    <w:r w:rsidR="00167D35" w:rsidRPr="00BF7A34">
      <w:rPr>
        <w:u w:val="single"/>
      </w:rPr>
      <w:tab/>
    </w:r>
    <w:r w:rsidR="00167D35" w:rsidRPr="00BF7A34">
      <w:rPr>
        <w:u w:val="single"/>
      </w:rPr>
      <w:tab/>
      <w:t>Us</w:t>
    </w:r>
    <w:r w:rsidR="00167D35">
      <w:rPr>
        <w:u w:val="single"/>
      </w:rPr>
      <w:t>er’s Guide to Model Application</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Pr="00584208" w:rsidRDefault="0015799B" w:rsidP="001518BC">
    <w:pPr>
      <w:pStyle w:val="Header"/>
      <w:rPr>
        <w:u w:val="single"/>
      </w:rPr>
    </w:pPr>
    <w:r w:rsidRPr="0015799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0" o:spid="_x0000_s2086" type="#_x0000_t136" style="position:absolute;margin-left:0;margin-top:0;width:471.3pt;height:188.5pt;rotation:315;z-index:-251662336;mso-position-horizontal:center;mso-position-horizontal-relative:margin;mso-position-vertical:center;mso-position-vertical-relative:margin" o:allowincell="f" stroked="f">
          <v:textpath style="font-family:&quot;Arial&quot;;font-size:1pt" string="DRAFT"/>
          <w10:wrap anchorx="margin" anchory="margin"/>
        </v:shape>
      </w:pict>
    </w:r>
    <w:r w:rsidRPr="0015799B">
      <w:rPr>
        <w:noProof/>
      </w:rPr>
      <w:pict>
        <v:shapetype id="_x0000_t202" coordsize="21600,21600" o:spt="202" path="m,l,21600r21600,l21600,xe">
          <v:stroke joinstyle="miter"/>
          <v:path gradientshapeok="t" o:connecttype="rect"/>
        </v:shapetype>
        <v:shape id="WordArt 20" o:spid="_x0000_s2100" type="#_x0000_t202" style="position:absolute;margin-left:0;margin-top:0;width:471.3pt;height:188.5pt;rotation:-45;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" o:allowincell="f" filled="f" stroked="f">
          <v:stroke joinstyle="round"/>
          <o:lock v:ext="edit" shapetype="t"/>
          <v:textbox style="mso-fit-shape-to-text:t">
            <w:txbxContent>
              <w:p w:rsidR="00167D35" w:rsidRDefault="00167D35" w:rsidP="00666890">
                <w:pPr>
                  <w:pStyle w:val="NormalWeb"/>
                  <w:spacing w:before="0" w:beforeAutospacing="0" w:after="0" w:afterAutospacing="0"/>
                  <w:jc w:val="center"/>
                </w:pPr>
                <w:r>
                  <w:rPr>
                    <w:rFonts w:ascii="Arial" w:hAnsi="Arial" w:cs="Arial"/>
                    <w:color w:val="C0C0C0"/>
                    <w:sz w:val="2"/>
                    <w:szCs w:val="2"/>
                  </w:rPr>
                  <w:t>DRAFT</w:t>
                </w:r>
              </w:p>
            </w:txbxContent>
          </v:textbox>
          <w10:wrap anchorx="margin" anchory="margin"/>
        </v:shape>
      </w:pict>
    </w:r>
    <w:proofErr w:type="spellStart"/>
    <w:r w:rsidR="00167D35">
      <w:rPr>
        <w:u w:val="single"/>
      </w:rPr>
      <w:t>OahuMPO</w:t>
    </w:r>
    <w:proofErr w:type="spellEnd"/>
    <w:r w:rsidR="00167D35" w:rsidRPr="00BF7A34">
      <w:rPr>
        <w:u w:val="single"/>
      </w:rPr>
      <w:t xml:space="preserve"> Model Conversion Project</w:t>
    </w:r>
    <w:r w:rsidR="00167D35" w:rsidRPr="00BF7A34">
      <w:rPr>
        <w:u w:val="single"/>
      </w:rPr>
      <w:tab/>
    </w:r>
    <w:r w:rsidR="00167D35" w:rsidRPr="00BF7A34">
      <w:rPr>
        <w:u w:val="single"/>
      </w:rPr>
      <w:tab/>
      <w:t>Us</w:t>
    </w:r>
    <w:r w:rsidR="00167D35">
      <w:rPr>
        <w:u w:val="single"/>
      </w:rPr>
      <w:t>er’s Guide to Model Application</w:t>
    </w:r>
  </w:p>
  <w:p w:rsidR="00167D35" w:rsidRDefault="00167D35">
    <w:pPr>
      <w:pStyle w:val="Heade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4" o:spid="_x0000_s2090" type="#_x0000_t136" style="position:absolute;margin-left:0;margin-top:0;width:471.3pt;height:188.5pt;rotation:315;z-index:-251658240;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5" o:spid="_x0000_s2091" type="#_x0000_t136" style="position:absolute;margin-left:0;margin-top:0;width:471.3pt;height:188.5pt;rotation:315;z-index:-251657216;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3" o:spid="_x0000_s2089" type="#_x0000_t136" style="position:absolute;margin-left:0;margin-top:0;width:471.3pt;height:188.5pt;rotation:315;z-index:-251659264;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7" o:spid="_x0000_s2093" type="#_x0000_t136" style="position:absolute;margin-left:0;margin-top:0;width:471.3pt;height:188.5pt;rotation:315;z-index:-251655168;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Pr="00BF7A34" w:rsidRDefault="0015799B" w:rsidP="007420DB">
    <w:pPr>
      <w:pStyle w:val="Header"/>
      <w:rPr>
        <w:u w:val="single"/>
      </w:rPr>
    </w:pPr>
    <w:r w:rsidRPr="0015799B">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8" o:spid="_x0000_s2094" type="#_x0000_t136" style="position:absolute;margin-left:0;margin-top:0;width:471.3pt;height:188.5pt;rotation:315;z-index:-251654144;mso-position-horizontal:center;mso-position-horizontal-relative:margin;mso-position-vertical:center;mso-position-vertical-relative:margin" o:allowincell="f" stroked="f">
          <v:textpath style="font-family:&quot;Arial&quot;;font-size:1pt" string="DRAFT"/>
          <w10:wrap anchorx="margin" anchory="margin"/>
        </v:shape>
      </w:pict>
    </w:r>
    <w:proofErr w:type="spellStart"/>
    <w:r w:rsidR="00167D35">
      <w:rPr>
        <w:u w:val="single"/>
      </w:rPr>
      <w:t>OahuMPO</w:t>
    </w:r>
    <w:proofErr w:type="spellEnd"/>
    <w:r w:rsidR="00167D35" w:rsidRPr="00BF7A34">
      <w:rPr>
        <w:u w:val="single"/>
      </w:rPr>
      <w:t xml:space="preserve"> Model Conversion Project</w:t>
    </w:r>
    <w:r w:rsidR="00167D35" w:rsidRPr="00BF7A34">
      <w:rPr>
        <w:u w:val="single"/>
      </w:rPr>
      <w:tab/>
    </w:r>
    <w:r w:rsidR="00167D35" w:rsidRPr="00BF7A34">
      <w:rPr>
        <w:u w:val="single"/>
      </w:rPr>
      <w:tab/>
      <w:t>User’s Guide to Model Application</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7D35" w:rsidRDefault="0015799B">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350506" o:spid="_x0000_s2092" type="#_x0000_t136" style="position:absolute;margin-left:0;margin-top:0;width:471.3pt;height:188.5pt;rotation:315;z-index:-251656192;mso-position-horizontal:center;mso-position-horizontal-relative:margin;mso-position-vertical:center;mso-position-vertical-relative:margin" o:allowincell="f" stroked="f">
          <v:textpath style="font-family:&quot;Arial&quot;;font-size:1pt" string="DRAFT"/>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2E5E82"/>
    <w:multiLevelType w:val="hybridMultilevel"/>
    <w:tmpl w:val="FA7C1D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FC5DFF"/>
    <w:multiLevelType w:val="hybridMultilevel"/>
    <w:tmpl w:val="5B72ABD0"/>
    <w:lvl w:ilvl="0" w:tplc="04090011">
      <w:start w:val="1"/>
      <w:numFmt w:val="decimal"/>
      <w:lvlText w:val="%1)"/>
      <w:lvlJc w:val="left"/>
      <w:pPr>
        <w:ind w:left="360" w:hanging="360"/>
      </w:pPr>
      <w:rPr>
        <w:rFonts w:hint="default"/>
      </w:rPr>
    </w:lvl>
    <w:lvl w:ilvl="1" w:tplc="04090019">
      <w:start w:val="1"/>
      <w:numFmt w:val="lowerLetter"/>
      <w:lvlText w:val="%2."/>
      <w:lvlJc w:val="left"/>
      <w:pPr>
        <w:ind w:left="-3060" w:hanging="360"/>
      </w:pPr>
    </w:lvl>
    <w:lvl w:ilvl="2" w:tplc="0409001B">
      <w:start w:val="1"/>
      <w:numFmt w:val="lowerRoman"/>
      <w:lvlText w:val="%3."/>
      <w:lvlJc w:val="right"/>
      <w:pPr>
        <w:ind w:left="-2340" w:hanging="180"/>
      </w:pPr>
    </w:lvl>
    <w:lvl w:ilvl="3" w:tplc="0409000F">
      <w:start w:val="1"/>
      <w:numFmt w:val="decimal"/>
      <w:lvlText w:val="%4."/>
      <w:lvlJc w:val="left"/>
      <w:pPr>
        <w:ind w:left="90" w:hanging="360"/>
      </w:pPr>
    </w:lvl>
    <w:lvl w:ilvl="4" w:tplc="04090019">
      <w:start w:val="1"/>
      <w:numFmt w:val="lowerLetter"/>
      <w:lvlText w:val="%5."/>
      <w:lvlJc w:val="left"/>
      <w:pPr>
        <w:ind w:left="-900" w:hanging="360"/>
      </w:pPr>
    </w:lvl>
    <w:lvl w:ilvl="5" w:tplc="0409001B">
      <w:start w:val="1"/>
      <w:numFmt w:val="lowerRoman"/>
      <w:lvlText w:val="%6."/>
      <w:lvlJc w:val="right"/>
      <w:pPr>
        <w:ind w:left="-180" w:hanging="180"/>
      </w:pPr>
    </w:lvl>
    <w:lvl w:ilvl="6" w:tplc="0409000F">
      <w:start w:val="1"/>
      <w:numFmt w:val="decimal"/>
      <w:lvlText w:val="%7."/>
      <w:lvlJc w:val="left"/>
      <w:pPr>
        <w:ind w:left="540" w:hanging="360"/>
      </w:pPr>
    </w:lvl>
    <w:lvl w:ilvl="7" w:tplc="04090019">
      <w:start w:val="1"/>
      <w:numFmt w:val="lowerLetter"/>
      <w:lvlText w:val="%8."/>
      <w:lvlJc w:val="left"/>
      <w:pPr>
        <w:ind w:left="1260" w:hanging="360"/>
      </w:pPr>
    </w:lvl>
    <w:lvl w:ilvl="8" w:tplc="0409001B">
      <w:start w:val="1"/>
      <w:numFmt w:val="lowerRoman"/>
      <w:lvlText w:val="%9."/>
      <w:lvlJc w:val="right"/>
      <w:pPr>
        <w:ind w:left="1980" w:hanging="180"/>
      </w:pPr>
    </w:lvl>
  </w:abstractNum>
  <w:abstractNum w:abstractNumId="2">
    <w:nsid w:val="07F041A1"/>
    <w:multiLevelType w:val="hybridMultilevel"/>
    <w:tmpl w:val="23E453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8240F6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CB77D14"/>
    <w:multiLevelType w:val="hybridMultilevel"/>
    <w:tmpl w:val="DF1E17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FA46E7"/>
    <w:multiLevelType w:val="hybridMultilevel"/>
    <w:tmpl w:val="73DE81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2FD1712"/>
    <w:multiLevelType w:val="hybridMultilevel"/>
    <w:tmpl w:val="8C1697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7111F92"/>
    <w:multiLevelType w:val="hybridMultilevel"/>
    <w:tmpl w:val="B404AE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178A323F"/>
    <w:multiLevelType w:val="hybridMultilevel"/>
    <w:tmpl w:val="C386861E"/>
    <w:lvl w:ilvl="0" w:tplc="0409000F">
      <w:start w:val="1"/>
      <w:numFmt w:val="decimal"/>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EF31403"/>
    <w:multiLevelType w:val="hybridMultilevel"/>
    <w:tmpl w:val="C08669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554326"/>
    <w:multiLevelType w:val="singleLevel"/>
    <w:tmpl w:val="04090001"/>
    <w:lvl w:ilvl="0">
      <w:start w:val="1"/>
      <w:numFmt w:val="bullet"/>
      <w:lvlText w:val=""/>
      <w:lvlJc w:val="left"/>
      <w:pPr>
        <w:ind w:left="1260" w:hanging="360"/>
      </w:pPr>
      <w:rPr>
        <w:rFonts w:ascii="Symbol" w:hAnsi="Symbol" w:hint="default"/>
      </w:rPr>
    </w:lvl>
  </w:abstractNum>
  <w:abstractNum w:abstractNumId="11">
    <w:nsid w:val="2D9433A2"/>
    <w:multiLevelType w:val="singleLevel"/>
    <w:tmpl w:val="04090001"/>
    <w:lvl w:ilvl="0">
      <w:start w:val="1"/>
      <w:numFmt w:val="bullet"/>
      <w:lvlText w:val=""/>
      <w:lvlJc w:val="left"/>
      <w:pPr>
        <w:ind w:left="720" w:hanging="360"/>
      </w:pPr>
      <w:rPr>
        <w:rFonts w:ascii="Symbol" w:hAnsi="Symbol" w:hint="default"/>
      </w:rPr>
    </w:lvl>
  </w:abstractNum>
  <w:abstractNum w:abstractNumId="12">
    <w:nsid w:val="3695348B"/>
    <w:multiLevelType w:val="hybridMultilevel"/>
    <w:tmpl w:val="8B9EB5DC"/>
    <w:lvl w:ilvl="0" w:tplc="04090001">
      <w:start w:val="1"/>
      <w:numFmt w:val="bullet"/>
      <w:lvlText w:val=""/>
      <w:lvlJc w:val="left"/>
      <w:pPr>
        <w:ind w:left="720" w:hanging="360"/>
      </w:pPr>
      <w:rPr>
        <w:rFonts w:ascii="Symbol" w:hAnsi="Symbol" w:hint="default"/>
      </w:rPr>
    </w:lvl>
    <w:lvl w:ilvl="1" w:tplc="8F8EAFEA">
      <w:numFmt w:val="none"/>
      <w:lvlText w:val=""/>
      <w:lvlJc w:val="left"/>
      <w:pPr>
        <w:tabs>
          <w:tab w:val="num" w:pos="360"/>
        </w:tabs>
      </w:pPr>
    </w:lvl>
    <w:lvl w:ilvl="2" w:tplc="3E327448">
      <w:numFmt w:val="none"/>
      <w:lvlText w:val=""/>
      <w:lvlJc w:val="left"/>
      <w:pPr>
        <w:tabs>
          <w:tab w:val="num" w:pos="360"/>
        </w:tabs>
      </w:pPr>
    </w:lvl>
    <w:lvl w:ilvl="3" w:tplc="50E2705C">
      <w:numFmt w:val="none"/>
      <w:lvlText w:val=""/>
      <w:lvlJc w:val="left"/>
      <w:pPr>
        <w:tabs>
          <w:tab w:val="num" w:pos="360"/>
        </w:tabs>
      </w:pPr>
    </w:lvl>
    <w:lvl w:ilvl="4" w:tplc="EA28B678">
      <w:numFmt w:val="none"/>
      <w:lvlText w:val=""/>
      <w:lvlJc w:val="left"/>
      <w:pPr>
        <w:tabs>
          <w:tab w:val="num" w:pos="360"/>
        </w:tabs>
      </w:pPr>
    </w:lvl>
    <w:lvl w:ilvl="5" w:tplc="CDACE44A">
      <w:numFmt w:val="none"/>
      <w:lvlText w:val=""/>
      <w:lvlJc w:val="left"/>
      <w:pPr>
        <w:tabs>
          <w:tab w:val="num" w:pos="360"/>
        </w:tabs>
      </w:pPr>
    </w:lvl>
    <w:lvl w:ilvl="6" w:tplc="90105632">
      <w:numFmt w:val="none"/>
      <w:lvlText w:val=""/>
      <w:lvlJc w:val="left"/>
      <w:pPr>
        <w:tabs>
          <w:tab w:val="num" w:pos="360"/>
        </w:tabs>
      </w:pPr>
    </w:lvl>
    <w:lvl w:ilvl="7" w:tplc="2D662BF4">
      <w:numFmt w:val="none"/>
      <w:lvlText w:val=""/>
      <w:lvlJc w:val="left"/>
      <w:pPr>
        <w:tabs>
          <w:tab w:val="num" w:pos="360"/>
        </w:tabs>
      </w:pPr>
    </w:lvl>
    <w:lvl w:ilvl="8" w:tplc="8F7E3C94">
      <w:numFmt w:val="none"/>
      <w:lvlText w:val=""/>
      <w:lvlJc w:val="left"/>
      <w:pPr>
        <w:tabs>
          <w:tab w:val="num" w:pos="360"/>
        </w:tabs>
      </w:pPr>
    </w:lvl>
  </w:abstractNum>
  <w:abstractNum w:abstractNumId="13">
    <w:nsid w:val="481F115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50064E04"/>
    <w:multiLevelType w:val="hybridMultilevel"/>
    <w:tmpl w:val="16FE60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1450A5D"/>
    <w:multiLevelType w:val="multilevel"/>
    <w:tmpl w:val="7758E616"/>
    <w:lvl w:ilvl="0">
      <w:start w:val="1"/>
      <w:numFmt w:val="decimal"/>
      <w:lvlText w:val="%1."/>
      <w:lvlJc w:val="left"/>
      <w:pPr>
        <w:ind w:left="720" w:hanging="360"/>
      </w:pPr>
      <w:rPr>
        <w:rFonts w:hint="default"/>
      </w:rPr>
    </w:lvl>
    <w:lvl w:ilvl="1">
      <w:start w:val="4"/>
      <w:numFmt w:val="decimal"/>
      <w:isLgl/>
      <w:lvlText w:val="%1.%2"/>
      <w:lvlJc w:val="left"/>
      <w:pPr>
        <w:ind w:left="900" w:hanging="540"/>
      </w:pPr>
      <w:rPr>
        <w:rFonts w:hint="default"/>
      </w:rPr>
    </w:lvl>
    <w:lvl w:ilvl="2">
      <w:start w:val="1"/>
      <w:numFmt w:val="decimal"/>
      <w:isLgl/>
      <w:lvlText w:val="%1.%2.%3"/>
      <w:lvlJc w:val="left"/>
      <w:pPr>
        <w:ind w:left="99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33A0F6D"/>
    <w:multiLevelType w:val="hybridMultilevel"/>
    <w:tmpl w:val="1730CC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53675E62"/>
    <w:multiLevelType w:val="multilevel"/>
    <w:tmpl w:val="CD0038A6"/>
    <w:styleLink w:val="BulletedLists"/>
    <w:lvl w:ilvl="0">
      <w:start w:val="1"/>
      <w:numFmt w:val="bullet"/>
      <w:lvlText w:val=""/>
      <w:lvlJc w:val="left"/>
      <w:pPr>
        <w:ind w:left="360" w:hanging="360"/>
      </w:pPr>
      <w:rPr>
        <w:rFonts w:ascii="Symbol" w:hAnsi="Symbol" w:hint="default"/>
        <w:color w:val="1F497D"/>
      </w:rPr>
    </w:lvl>
    <w:lvl w:ilvl="1">
      <w:start w:val="1"/>
      <w:numFmt w:val="bullet"/>
      <w:lvlText w:val="o"/>
      <w:lvlJc w:val="left"/>
      <w:pPr>
        <w:ind w:left="720" w:hanging="360"/>
      </w:pPr>
      <w:rPr>
        <w:rFonts w:ascii="Courier New" w:hAnsi="Courier New" w:hint="default"/>
        <w:color w:val="1F497D"/>
      </w:rPr>
    </w:lvl>
    <w:lvl w:ilvl="2">
      <w:start w:val="1"/>
      <w:numFmt w:val="bullet"/>
      <w:lvlText w:val=""/>
      <w:lvlJc w:val="left"/>
      <w:pPr>
        <w:ind w:left="1080" w:hanging="360"/>
      </w:pPr>
      <w:rPr>
        <w:rFonts w:ascii="Wingdings" w:hAnsi="Wingdings" w:hint="default"/>
        <w:color w:val="1F497D"/>
      </w:rPr>
    </w:lvl>
    <w:lvl w:ilvl="3">
      <w:start w:val="1"/>
      <w:numFmt w:val="bullet"/>
      <w:lvlText w:val=""/>
      <w:lvlJc w:val="left"/>
      <w:pPr>
        <w:ind w:left="1440" w:hanging="360"/>
      </w:pPr>
      <w:rPr>
        <w:rFonts w:ascii="Symbol" w:hAnsi="Symbol" w:hint="default"/>
      </w:rPr>
    </w:lvl>
    <w:lvl w:ilvl="4">
      <w:start w:val="1"/>
      <w:numFmt w:val="bullet"/>
      <w:lvlText w:val="o"/>
      <w:lvlJc w:val="left"/>
      <w:pPr>
        <w:ind w:left="1800" w:hanging="360"/>
      </w:pPr>
      <w:rPr>
        <w:rFonts w:ascii="Courier New" w:hAnsi="Courier New" w:cs="Courier New"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Symbol" w:hAnsi="Symbol" w:hint="default"/>
      </w:rPr>
    </w:lvl>
    <w:lvl w:ilvl="7">
      <w:start w:val="1"/>
      <w:numFmt w:val="bullet"/>
      <w:lvlText w:val="o"/>
      <w:lvlJc w:val="left"/>
      <w:pPr>
        <w:ind w:left="2880" w:hanging="360"/>
      </w:pPr>
      <w:rPr>
        <w:rFonts w:ascii="Courier New" w:hAnsi="Courier New" w:cs="Courier New" w:hint="default"/>
      </w:rPr>
    </w:lvl>
    <w:lvl w:ilvl="8">
      <w:start w:val="1"/>
      <w:numFmt w:val="bullet"/>
      <w:lvlText w:val=""/>
      <w:lvlJc w:val="left"/>
      <w:pPr>
        <w:ind w:left="3240" w:hanging="360"/>
      </w:pPr>
      <w:rPr>
        <w:rFonts w:ascii="Wingdings" w:hAnsi="Wingdings" w:hint="default"/>
      </w:rPr>
    </w:lvl>
  </w:abstractNum>
  <w:abstractNum w:abstractNumId="18">
    <w:nsid w:val="55030AC4"/>
    <w:multiLevelType w:val="hybridMultilevel"/>
    <w:tmpl w:val="8460C3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5E90609"/>
    <w:multiLevelType w:val="hybridMultilevel"/>
    <w:tmpl w:val="50F2A89A"/>
    <w:lvl w:ilvl="0" w:tplc="99CED9B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5C376ABF"/>
    <w:multiLevelType w:val="hybridMultilevel"/>
    <w:tmpl w:val="D04C8C6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66895FE5"/>
    <w:multiLevelType w:val="hybridMultilevel"/>
    <w:tmpl w:val="2B8607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CC344EE"/>
    <w:multiLevelType w:val="hybridMultilevel"/>
    <w:tmpl w:val="6A22FA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6D052A50"/>
    <w:multiLevelType w:val="hybridMultilevel"/>
    <w:tmpl w:val="D48CA2D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D6A3C1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5">
    <w:nsid w:val="73B832E4"/>
    <w:multiLevelType w:val="hybridMultilevel"/>
    <w:tmpl w:val="3EA6B5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79FB71A5"/>
    <w:multiLevelType w:val="hybridMultilevel"/>
    <w:tmpl w:val="36EEC5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23"/>
  </w:num>
  <w:num w:numId="2">
    <w:abstractNumId w:val="9"/>
  </w:num>
  <w:num w:numId="3">
    <w:abstractNumId w:val="4"/>
  </w:num>
  <w:num w:numId="4">
    <w:abstractNumId w:val="14"/>
  </w:num>
  <w:num w:numId="5">
    <w:abstractNumId w:val="1"/>
  </w:num>
  <w:num w:numId="6">
    <w:abstractNumId w:val="21"/>
  </w:num>
  <w:num w:numId="7">
    <w:abstractNumId w:val="24"/>
  </w:num>
  <w:num w:numId="8">
    <w:abstractNumId w:val="15"/>
  </w:num>
  <w:num w:numId="9">
    <w:abstractNumId w:val="19"/>
  </w:num>
  <w:num w:numId="10">
    <w:abstractNumId w:val="13"/>
  </w:num>
  <w:num w:numId="11">
    <w:abstractNumId w:val="11"/>
  </w:num>
  <w:num w:numId="12">
    <w:abstractNumId w:val="3"/>
  </w:num>
  <w:num w:numId="13">
    <w:abstractNumId w:val="10"/>
  </w:num>
  <w:num w:numId="14">
    <w:abstractNumId w:val="26"/>
  </w:num>
  <w:num w:numId="15">
    <w:abstractNumId w:val="20"/>
  </w:num>
  <w:num w:numId="16">
    <w:abstractNumId w:val="7"/>
  </w:num>
  <w:num w:numId="17">
    <w:abstractNumId w:val="25"/>
  </w:num>
  <w:num w:numId="18">
    <w:abstractNumId w:val="16"/>
  </w:num>
  <w:num w:numId="19">
    <w:abstractNumId w:val="12"/>
  </w:num>
  <w:num w:numId="20">
    <w:abstractNumId w:val="2"/>
  </w:num>
  <w:num w:numId="21">
    <w:abstractNumId w:val="0"/>
  </w:num>
  <w:num w:numId="22">
    <w:abstractNumId w:val="5"/>
  </w:num>
  <w:num w:numId="23">
    <w:abstractNumId w:val="17"/>
  </w:num>
  <w:num w:numId="24">
    <w:abstractNumId w:val="22"/>
  </w:num>
  <w:num w:numId="25">
    <w:abstractNumId w:val="8"/>
  </w:num>
  <w:num w:numId="26">
    <w:abstractNumId w:val="18"/>
  </w:num>
  <w:num w:numId="27">
    <w:abstractNumId w:val="6"/>
  </w:num>
  <w:numIdMacAtCleanup w:val="2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Narayanamoorthy, Sriram">
    <w15:presenceInfo w15:providerId="AD" w15:userId="S-1-5-21-527237240-1500820517-725345543-322545"/>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hdrShapeDefaults>
    <o:shapedefaults v:ext="edit" spidmax="2103"/>
    <o:shapelayout v:ext="edit">
      <o:idmap v:ext="edit" data="2"/>
    </o:shapelayout>
  </w:hdrShapeDefaults>
  <w:footnotePr>
    <w:footnote w:id="-1"/>
    <w:footnote w:id="0"/>
  </w:footnotePr>
  <w:endnotePr>
    <w:endnote w:id="-1"/>
    <w:endnote w:id="0"/>
  </w:endnotePr>
  <w:compat/>
  <w:rsids>
    <w:rsidRoot w:val="00FC7472"/>
    <w:rsid w:val="00002EF4"/>
    <w:rsid w:val="00005465"/>
    <w:rsid w:val="000076A3"/>
    <w:rsid w:val="00011439"/>
    <w:rsid w:val="0001164C"/>
    <w:rsid w:val="000120DB"/>
    <w:rsid w:val="0001222E"/>
    <w:rsid w:val="000137BE"/>
    <w:rsid w:val="00013993"/>
    <w:rsid w:val="00016F1F"/>
    <w:rsid w:val="00017F04"/>
    <w:rsid w:val="0002143B"/>
    <w:rsid w:val="000223FC"/>
    <w:rsid w:val="00023E1C"/>
    <w:rsid w:val="00024A64"/>
    <w:rsid w:val="00025ED6"/>
    <w:rsid w:val="000268CB"/>
    <w:rsid w:val="0002692E"/>
    <w:rsid w:val="00026EDF"/>
    <w:rsid w:val="00027F69"/>
    <w:rsid w:val="00027FD7"/>
    <w:rsid w:val="0003035E"/>
    <w:rsid w:val="00030A88"/>
    <w:rsid w:val="00033B2E"/>
    <w:rsid w:val="00035CF4"/>
    <w:rsid w:val="00035F85"/>
    <w:rsid w:val="00037BD2"/>
    <w:rsid w:val="00042BC1"/>
    <w:rsid w:val="00042CBA"/>
    <w:rsid w:val="00045048"/>
    <w:rsid w:val="00045FC1"/>
    <w:rsid w:val="000461EE"/>
    <w:rsid w:val="00046548"/>
    <w:rsid w:val="000473A9"/>
    <w:rsid w:val="00050A87"/>
    <w:rsid w:val="00051C19"/>
    <w:rsid w:val="00052B19"/>
    <w:rsid w:val="00053F86"/>
    <w:rsid w:val="0005433E"/>
    <w:rsid w:val="0005503D"/>
    <w:rsid w:val="00055BCF"/>
    <w:rsid w:val="000569B3"/>
    <w:rsid w:val="0005731B"/>
    <w:rsid w:val="00057AE4"/>
    <w:rsid w:val="000622FB"/>
    <w:rsid w:val="00063AA6"/>
    <w:rsid w:val="00063E14"/>
    <w:rsid w:val="000702A2"/>
    <w:rsid w:val="0007045E"/>
    <w:rsid w:val="00070C08"/>
    <w:rsid w:val="00070D8A"/>
    <w:rsid w:val="00072C5F"/>
    <w:rsid w:val="00073DED"/>
    <w:rsid w:val="000751A1"/>
    <w:rsid w:val="000753E8"/>
    <w:rsid w:val="00075A3E"/>
    <w:rsid w:val="00075CEE"/>
    <w:rsid w:val="0007730D"/>
    <w:rsid w:val="000803CC"/>
    <w:rsid w:val="000807F9"/>
    <w:rsid w:val="0008206F"/>
    <w:rsid w:val="000836A9"/>
    <w:rsid w:val="00083D84"/>
    <w:rsid w:val="00087194"/>
    <w:rsid w:val="00090715"/>
    <w:rsid w:val="00090892"/>
    <w:rsid w:val="000916DE"/>
    <w:rsid w:val="00093CF0"/>
    <w:rsid w:val="000966C1"/>
    <w:rsid w:val="000A3629"/>
    <w:rsid w:val="000A4023"/>
    <w:rsid w:val="000A4432"/>
    <w:rsid w:val="000A5192"/>
    <w:rsid w:val="000A562F"/>
    <w:rsid w:val="000A67B2"/>
    <w:rsid w:val="000B177D"/>
    <w:rsid w:val="000B1FF8"/>
    <w:rsid w:val="000B3C68"/>
    <w:rsid w:val="000B40D4"/>
    <w:rsid w:val="000B50B6"/>
    <w:rsid w:val="000B6432"/>
    <w:rsid w:val="000B6B39"/>
    <w:rsid w:val="000C0777"/>
    <w:rsid w:val="000C1813"/>
    <w:rsid w:val="000C1E43"/>
    <w:rsid w:val="000C3397"/>
    <w:rsid w:val="000C3836"/>
    <w:rsid w:val="000C3DD6"/>
    <w:rsid w:val="000C4B94"/>
    <w:rsid w:val="000C5A46"/>
    <w:rsid w:val="000C68AC"/>
    <w:rsid w:val="000C6C11"/>
    <w:rsid w:val="000D171B"/>
    <w:rsid w:val="000D410B"/>
    <w:rsid w:val="000D42CA"/>
    <w:rsid w:val="000D4A0E"/>
    <w:rsid w:val="000D51E5"/>
    <w:rsid w:val="000D5458"/>
    <w:rsid w:val="000D5F5B"/>
    <w:rsid w:val="000D6F99"/>
    <w:rsid w:val="000E0B8C"/>
    <w:rsid w:val="000E0DDC"/>
    <w:rsid w:val="000E21C1"/>
    <w:rsid w:val="000E256A"/>
    <w:rsid w:val="000E3DDD"/>
    <w:rsid w:val="000E5105"/>
    <w:rsid w:val="000E66BE"/>
    <w:rsid w:val="000E67BB"/>
    <w:rsid w:val="000E6C89"/>
    <w:rsid w:val="000E6F88"/>
    <w:rsid w:val="000E6FDE"/>
    <w:rsid w:val="000F086E"/>
    <w:rsid w:val="000F2144"/>
    <w:rsid w:val="000F23E9"/>
    <w:rsid w:val="000F4270"/>
    <w:rsid w:val="000F42B1"/>
    <w:rsid w:val="000F5298"/>
    <w:rsid w:val="000F77FD"/>
    <w:rsid w:val="000F78C3"/>
    <w:rsid w:val="000F79E0"/>
    <w:rsid w:val="001024A1"/>
    <w:rsid w:val="00103A83"/>
    <w:rsid w:val="001047DD"/>
    <w:rsid w:val="00105A1F"/>
    <w:rsid w:val="00106832"/>
    <w:rsid w:val="00106F8C"/>
    <w:rsid w:val="00107708"/>
    <w:rsid w:val="0011457F"/>
    <w:rsid w:val="001156D3"/>
    <w:rsid w:val="001171EB"/>
    <w:rsid w:val="00117803"/>
    <w:rsid w:val="00117E14"/>
    <w:rsid w:val="001209C6"/>
    <w:rsid w:val="001235B4"/>
    <w:rsid w:val="00123AA0"/>
    <w:rsid w:val="00123C23"/>
    <w:rsid w:val="0012737A"/>
    <w:rsid w:val="00127783"/>
    <w:rsid w:val="0013000E"/>
    <w:rsid w:val="00130827"/>
    <w:rsid w:val="00130BFF"/>
    <w:rsid w:val="001310E2"/>
    <w:rsid w:val="00132ECF"/>
    <w:rsid w:val="00133102"/>
    <w:rsid w:val="001334AF"/>
    <w:rsid w:val="00135B78"/>
    <w:rsid w:val="001365D1"/>
    <w:rsid w:val="00140F9B"/>
    <w:rsid w:val="001429D8"/>
    <w:rsid w:val="00143BB3"/>
    <w:rsid w:val="001468F6"/>
    <w:rsid w:val="00147FFB"/>
    <w:rsid w:val="001518BC"/>
    <w:rsid w:val="00151F1B"/>
    <w:rsid w:val="0015273D"/>
    <w:rsid w:val="0015799B"/>
    <w:rsid w:val="00157FD7"/>
    <w:rsid w:val="00160A61"/>
    <w:rsid w:val="00161379"/>
    <w:rsid w:val="00163E1D"/>
    <w:rsid w:val="00165C56"/>
    <w:rsid w:val="00165D7A"/>
    <w:rsid w:val="0016643B"/>
    <w:rsid w:val="001672C3"/>
    <w:rsid w:val="00167D35"/>
    <w:rsid w:val="00167F59"/>
    <w:rsid w:val="00172CBF"/>
    <w:rsid w:val="0017385F"/>
    <w:rsid w:val="001751EF"/>
    <w:rsid w:val="00175B91"/>
    <w:rsid w:val="00176C16"/>
    <w:rsid w:val="001778BB"/>
    <w:rsid w:val="0018010E"/>
    <w:rsid w:val="001811E5"/>
    <w:rsid w:val="00181375"/>
    <w:rsid w:val="0018254B"/>
    <w:rsid w:val="00184EA0"/>
    <w:rsid w:val="00187118"/>
    <w:rsid w:val="001871A2"/>
    <w:rsid w:val="001919C0"/>
    <w:rsid w:val="00192C5C"/>
    <w:rsid w:val="00193646"/>
    <w:rsid w:val="00193706"/>
    <w:rsid w:val="00194049"/>
    <w:rsid w:val="00195D5D"/>
    <w:rsid w:val="001A01D4"/>
    <w:rsid w:val="001A0290"/>
    <w:rsid w:val="001A2351"/>
    <w:rsid w:val="001A240A"/>
    <w:rsid w:val="001A2C7C"/>
    <w:rsid w:val="001A54A9"/>
    <w:rsid w:val="001A6AF5"/>
    <w:rsid w:val="001A7518"/>
    <w:rsid w:val="001A7EB6"/>
    <w:rsid w:val="001B0596"/>
    <w:rsid w:val="001B0BB5"/>
    <w:rsid w:val="001B0EF2"/>
    <w:rsid w:val="001B277B"/>
    <w:rsid w:val="001B67BC"/>
    <w:rsid w:val="001B7358"/>
    <w:rsid w:val="001C02DC"/>
    <w:rsid w:val="001C08A0"/>
    <w:rsid w:val="001C0E86"/>
    <w:rsid w:val="001C43B6"/>
    <w:rsid w:val="001C4BE6"/>
    <w:rsid w:val="001C5DDD"/>
    <w:rsid w:val="001D0635"/>
    <w:rsid w:val="001D06D4"/>
    <w:rsid w:val="001D0B9D"/>
    <w:rsid w:val="001D246A"/>
    <w:rsid w:val="001D5FC9"/>
    <w:rsid w:val="001D72D7"/>
    <w:rsid w:val="001E2942"/>
    <w:rsid w:val="001E48FE"/>
    <w:rsid w:val="001E4E1C"/>
    <w:rsid w:val="001E78EA"/>
    <w:rsid w:val="001E7CE8"/>
    <w:rsid w:val="001F039B"/>
    <w:rsid w:val="001F0876"/>
    <w:rsid w:val="001F461D"/>
    <w:rsid w:val="001F4D2E"/>
    <w:rsid w:val="001F631F"/>
    <w:rsid w:val="001F6A6B"/>
    <w:rsid w:val="002001FB"/>
    <w:rsid w:val="00201D58"/>
    <w:rsid w:val="00202FBB"/>
    <w:rsid w:val="00204774"/>
    <w:rsid w:val="0020489C"/>
    <w:rsid w:val="0020497C"/>
    <w:rsid w:val="00205ACD"/>
    <w:rsid w:val="00205D58"/>
    <w:rsid w:val="00207002"/>
    <w:rsid w:val="002071B2"/>
    <w:rsid w:val="00210769"/>
    <w:rsid w:val="00211435"/>
    <w:rsid w:val="00214228"/>
    <w:rsid w:val="00215830"/>
    <w:rsid w:val="00215C18"/>
    <w:rsid w:val="002162F4"/>
    <w:rsid w:val="00221E8F"/>
    <w:rsid w:val="00221F70"/>
    <w:rsid w:val="0022279D"/>
    <w:rsid w:val="002239E5"/>
    <w:rsid w:val="0022506D"/>
    <w:rsid w:val="002259B5"/>
    <w:rsid w:val="00226E42"/>
    <w:rsid w:val="002327DD"/>
    <w:rsid w:val="002342B5"/>
    <w:rsid w:val="00234CBE"/>
    <w:rsid w:val="00237389"/>
    <w:rsid w:val="00241DC4"/>
    <w:rsid w:val="00246B35"/>
    <w:rsid w:val="002509F9"/>
    <w:rsid w:val="00252F86"/>
    <w:rsid w:val="00253A91"/>
    <w:rsid w:val="00255EFE"/>
    <w:rsid w:val="002561BE"/>
    <w:rsid w:val="002600E4"/>
    <w:rsid w:val="00260183"/>
    <w:rsid w:val="00260C77"/>
    <w:rsid w:val="0026169F"/>
    <w:rsid w:val="0026331B"/>
    <w:rsid w:val="002649BF"/>
    <w:rsid w:val="00264D48"/>
    <w:rsid w:val="00266BFB"/>
    <w:rsid w:val="00267B54"/>
    <w:rsid w:val="00267BF7"/>
    <w:rsid w:val="002725E7"/>
    <w:rsid w:val="0027336F"/>
    <w:rsid w:val="0027340A"/>
    <w:rsid w:val="002737D2"/>
    <w:rsid w:val="002741FF"/>
    <w:rsid w:val="00275070"/>
    <w:rsid w:val="00281334"/>
    <w:rsid w:val="00284FA8"/>
    <w:rsid w:val="002869DC"/>
    <w:rsid w:val="0028791C"/>
    <w:rsid w:val="00287B64"/>
    <w:rsid w:val="00287E55"/>
    <w:rsid w:val="0029016A"/>
    <w:rsid w:val="00290E22"/>
    <w:rsid w:val="0029196B"/>
    <w:rsid w:val="00291C33"/>
    <w:rsid w:val="00297DDB"/>
    <w:rsid w:val="002A1E01"/>
    <w:rsid w:val="002A22F7"/>
    <w:rsid w:val="002A4365"/>
    <w:rsid w:val="002A4DEC"/>
    <w:rsid w:val="002A6BD8"/>
    <w:rsid w:val="002A7226"/>
    <w:rsid w:val="002A785A"/>
    <w:rsid w:val="002B2844"/>
    <w:rsid w:val="002B29B6"/>
    <w:rsid w:val="002B29D0"/>
    <w:rsid w:val="002B3846"/>
    <w:rsid w:val="002B41BF"/>
    <w:rsid w:val="002B424C"/>
    <w:rsid w:val="002B5E3F"/>
    <w:rsid w:val="002B73EF"/>
    <w:rsid w:val="002B745E"/>
    <w:rsid w:val="002C0D44"/>
    <w:rsid w:val="002C218D"/>
    <w:rsid w:val="002C28B8"/>
    <w:rsid w:val="002C3A08"/>
    <w:rsid w:val="002C45DA"/>
    <w:rsid w:val="002C4CC9"/>
    <w:rsid w:val="002C5219"/>
    <w:rsid w:val="002C75C8"/>
    <w:rsid w:val="002C770D"/>
    <w:rsid w:val="002D1D5A"/>
    <w:rsid w:val="002D20D5"/>
    <w:rsid w:val="002D2F09"/>
    <w:rsid w:val="002D394B"/>
    <w:rsid w:val="002D3C54"/>
    <w:rsid w:val="002D4DD9"/>
    <w:rsid w:val="002D4F9E"/>
    <w:rsid w:val="002E0942"/>
    <w:rsid w:val="002E116A"/>
    <w:rsid w:val="002E143F"/>
    <w:rsid w:val="002E2018"/>
    <w:rsid w:val="002E2A78"/>
    <w:rsid w:val="002E4BC8"/>
    <w:rsid w:val="002E519B"/>
    <w:rsid w:val="002E58A1"/>
    <w:rsid w:val="002E694E"/>
    <w:rsid w:val="002E75E0"/>
    <w:rsid w:val="002F0E16"/>
    <w:rsid w:val="002F3868"/>
    <w:rsid w:val="002F617B"/>
    <w:rsid w:val="002F691B"/>
    <w:rsid w:val="00302FEE"/>
    <w:rsid w:val="003030BD"/>
    <w:rsid w:val="003036A2"/>
    <w:rsid w:val="00305891"/>
    <w:rsid w:val="003101A7"/>
    <w:rsid w:val="00311498"/>
    <w:rsid w:val="00311A97"/>
    <w:rsid w:val="003138AB"/>
    <w:rsid w:val="003150BB"/>
    <w:rsid w:val="00316548"/>
    <w:rsid w:val="00317A9F"/>
    <w:rsid w:val="00317EFF"/>
    <w:rsid w:val="003222B1"/>
    <w:rsid w:val="00323EE4"/>
    <w:rsid w:val="0032429A"/>
    <w:rsid w:val="003243E3"/>
    <w:rsid w:val="003246E0"/>
    <w:rsid w:val="0032649E"/>
    <w:rsid w:val="0032703B"/>
    <w:rsid w:val="0033007A"/>
    <w:rsid w:val="00333058"/>
    <w:rsid w:val="00333DEE"/>
    <w:rsid w:val="003342AC"/>
    <w:rsid w:val="003347B0"/>
    <w:rsid w:val="00334B91"/>
    <w:rsid w:val="00342034"/>
    <w:rsid w:val="0034238C"/>
    <w:rsid w:val="00343EBF"/>
    <w:rsid w:val="00350766"/>
    <w:rsid w:val="00350E35"/>
    <w:rsid w:val="00352465"/>
    <w:rsid w:val="00353783"/>
    <w:rsid w:val="00353BBD"/>
    <w:rsid w:val="00353F68"/>
    <w:rsid w:val="003555E3"/>
    <w:rsid w:val="00355F8F"/>
    <w:rsid w:val="00356BFC"/>
    <w:rsid w:val="0036076E"/>
    <w:rsid w:val="00362E9A"/>
    <w:rsid w:val="00364C89"/>
    <w:rsid w:val="00364EB7"/>
    <w:rsid w:val="00365764"/>
    <w:rsid w:val="00365D17"/>
    <w:rsid w:val="00370195"/>
    <w:rsid w:val="003711E6"/>
    <w:rsid w:val="00372B42"/>
    <w:rsid w:val="00372BA6"/>
    <w:rsid w:val="00373B51"/>
    <w:rsid w:val="003751D1"/>
    <w:rsid w:val="00375221"/>
    <w:rsid w:val="00377E02"/>
    <w:rsid w:val="00381C3C"/>
    <w:rsid w:val="00381E84"/>
    <w:rsid w:val="003821CD"/>
    <w:rsid w:val="00382328"/>
    <w:rsid w:val="00383416"/>
    <w:rsid w:val="00383563"/>
    <w:rsid w:val="00383D1B"/>
    <w:rsid w:val="00384037"/>
    <w:rsid w:val="0038452D"/>
    <w:rsid w:val="003845AA"/>
    <w:rsid w:val="00385595"/>
    <w:rsid w:val="00386B00"/>
    <w:rsid w:val="00387D7C"/>
    <w:rsid w:val="003912FF"/>
    <w:rsid w:val="00393B26"/>
    <w:rsid w:val="00393F32"/>
    <w:rsid w:val="0039506A"/>
    <w:rsid w:val="003956E8"/>
    <w:rsid w:val="00396520"/>
    <w:rsid w:val="00396A69"/>
    <w:rsid w:val="00397718"/>
    <w:rsid w:val="003A057D"/>
    <w:rsid w:val="003A08B8"/>
    <w:rsid w:val="003A302A"/>
    <w:rsid w:val="003A3384"/>
    <w:rsid w:val="003A3E6C"/>
    <w:rsid w:val="003A529E"/>
    <w:rsid w:val="003B0665"/>
    <w:rsid w:val="003B4175"/>
    <w:rsid w:val="003B494D"/>
    <w:rsid w:val="003B49CF"/>
    <w:rsid w:val="003B61D3"/>
    <w:rsid w:val="003B69F1"/>
    <w:rsid w:val="003B71BC"/>
    <w:rsid w:val="003C0143"/>
    <w:rsid w:val="003C1A59"/>
    <w:rsid w:val="003C2BB4"/>
    <w:rsid w:val="003C2CBF"/>
    <w:rsid w:val="003C2F00"/>
    <w:rsid w:val="003C364B"/>
    <w:rsid w:val="003C4EEA"/>
    <w:rsid w:val="003C6C15"/>
    <w:rsid w:val="003D1A32"/>
    <w:rsid w:val="003D2485"/>
    <w:rsid w:val="003D3928"/>
    <w:rsid w:val="003D6BC6"/>
    <w:rsid w:val="003D7A89"/>
    <w:rsid w:val="003D7FDA"/>
    <w:rsid w:val="003E0BAC"/>
    <w:rsid w:val="003E0DB1"/>
    <w:rsid w:val="003E1223"/>
    <w:rsid w:val="003E17FD"/>
    <w:rsid w:val="003E2C74"/>
    <w:rsid w:val="003E2F2A"/>
    <w:rsid w:val="003E479C"/>
    <w:rsid w:val="003E54E1"/>
    <w:rsid w:val="003E7B96"/>
    <w:rsid w:val="003F2413"/>
    <w:rsid w:val="003F2BFC"/>
    <w:rsid w:val="003F346B"/>
    <w:rsid w:val="003F3BCA"/>
    <w:rsid w:val="003F53AC"/>
    <w:rsid w:val="003F56A7"/>
    <w:rsid w:val="003F59AF"/>
    <w:rsid w:val="003F63F0"/>
    <w:rsid w:val="003F7839"/>
    <w:rsid w:val="00401D91"/>
    <w:rsid w:val="00401E1A"/>
    <w:rsid w:val="00402469"/>
    <w:rsid w:val="00404513"/>
    <w:rsid w:val="004102AC"/>
    <w:rsid w:val="00410BDC"/>
    <w:rsid w:val="00410CD9"/>
    <w:rsid w:val="00412261"/>
    <w:rsid w:val="00413975"/>
    <w:rsid w:val="00414D80"/>
    <w:rsid w:val="00414E29"/>
    <w:rsid w:val="00416C14"/>
    <w:rsid w:val="00417FF7"/>
    <w:rsid w:val="00421451"/>
    <w:rsid w:val="00421542"/>
    <w:rsid w:val="00421549"/>
    <w:rsid w:val="0042175C"/>
    <w:rsid w:val="00421951"/>
    <w:rsid w:val="00422473"/>
    <w:rsid w:val="0042267F"/>
    <w:rsid w:val="00426163"/>
    <w:rsid w:val="00426ACF"/>
    <w:rsid w:val="00426B3E"/>
    <w:rsid w:val="00427F32"/>
    <w:rsid w:val="00437DA8"/>
    <w:rsid w:val="004418C9"/>
    <w:rsid w:val="004422B6"/>
    <w:rsid w:val="004427A9"/>
    <w:rsid w:val="00443A6F"/>
    <w:rsid w:val="004451BD"/>
    <w:rsid w:val="00445573"/>
    <w:rsid w:val="00446630"/>
    <w:rsid w:val="00447494"/>
    <w:rsid w:val="00447B12"/>
    <w:rsid w:val="00451CE1"/>
    <w:rsid w:val="00451FE9"/>
    <w:rsid w:val="0045236B"/>
    <w:rsid w:val="00452DE1"/>
    <w:rsid w:val="00453297"/>
    <w:rsid w:val="00454101"/>
    <w:rsid w:val="00456CBD"/>
    <w:rsid w:val="004574AC"/>
    <w:rsid w:val="00457C90"/>
    <w:rsid w:val="00463385"/>
    <w:rsid w:val="00463658"/>
    <w:rsid w:val="00463862"/>
    <w:rsid w:val="004657A2"/>
    <w:rsid w:val="00470E6B"/>
    <w:rsid w:val="00473D30"/>
    <w:rsid w:val="004743D0"/>
    <w:rsid w:val="00474574"/>
    <w:rsid w:val="00476651"/>
    <w:rsid w:val="0047691C"/>
    <w:rsid w:val="00480B7A"/>
    <w:rsid w:val="00480D8E"/>
    <w:rsid w:val="00481A4C"/>
    <w:rsid w:val="00481CBD"/>
    <w:rsid w:val="00482568"/>
    <w:rsid w:val="004835BC"/>
    <w:rsid w:val="00484E28"/>
    <w:rsid w:val="00487C56"/>
    <w:rsid w:val="0049109E"/>
    <w:rsid w:val="00494573"/>
    <w:rsid w:val="004A047A"/>
    <w:rsid w:val="004A08D7"/>
    <w:rsid w:val="004A0EAF"/>
    <w:rsid w:val="004A1F69"/>
    <w:rsid w:val="004A33EA"/>
    <w:rsid w:val="004A4DA0"/>
    <w:rsid w:val="004A5163"/>
    <w:rsid w:val="004A5833"/>
    <w:rsid w:val="004A647D"/>
    <w:rsid w:val="004B1A55"/>
    <w:rsid w:val="004B30E5"/>
    <w:rsid w:val="004B641A"/>
    <w:rsid w:val="004B752D"/>
    <w:rsid w:val="004B7A74"/>
    <w:rsid w:val="004C0288"/>
    <w:rsid w:val="004C32C5"/>
    <w:rsid w:val="004C4D78"/>
    <w:rsid w:val="004C5071"/>
    <w:rsid w:val="004C5A65"/>
    <w:rsid w:val="004C6737"/>
    <w:rsid w:val="004D1342"/>
    <w:rsid w:val="004D2A49"/>
    <w:rsid w:val="004D2FAF"/>
    <w:rsid w:val="004D2FE7"/>
    <w:rsid w:val="004D34BB"/>
    <w:rsid w:val="004D396D"/>
    <w:rsid w:val="004D3A19"/>
    <w:rsid w:val="004D44A4"/>
    <w:rsid w:val="004D481B"/>
    <w:rsid w:val="004D541F"/>
    <w:rsid w:val="004D6BC8"/>
    <w:rsid w:val="004D7328"/>
    <w:rsid w:val="004D7ED8"/>
    <w:rsid w:val="004E187D"/>
    <w:rsid w:val="004E1DDF"/>
    <w:rsid w:val="004E5992"/>
    <w:rsid w:val="004E63BA"/>
    <w:rsid w:val="004E6C8A"/>
    <w:rsid w:val="004F03D8"/>
    <w:rsid w:val="004F13F3"/>
    <w:rsid w:val="004F1638"/>
    <w:rsid w:val="004F251B"/>
    <w:rsid w:val="004F2A80"/>
    <w:rsid w:val="004F5830"/>
    <w:rsid w:val="004F5FAA"/>
    <w:rsid w:val="004F71EA"/>
    <w:rsid w:val="004F7405"/>
    <w:rsid w:val="00502B62"/>
    <w:rsid w:val="00502F00"/>
    <w:rsid w:val="00503652"/>
    <w:rsid w:val="005051E7"/>
    <w:rsid w:val="00505474"/>
    <w:rsid w:val="005056CA"/>
    <w:rsid w:val="00505E5B"/>
    <w:rsid w:val="00512301"/>
    <w:rsid w:val="005159B6"/>
    <w:rsid w:val="005164D7"/>
    <w:rsid w:val="005168B7"/>
    <w:rsid w:val="0052286E"/>
    <w:rsid w:val="005230D1"/>
    <w:rsid w:val="0052382E"/>
    <w:rsid w:val="00523CB9"/>
    <w:rsid w:val="00524218"/>
    <w:rsid w:val="00524DA8"/>
    <w:rsid w:val="0052688F"/>
    <w:rsid w:val="00527103"/>
    <w:rsid w:val="00531DBE"/>
    <w:rsid w:val="005322DB"/>
    <w:rsid w:val="00532A48"/>
    <w:rsid w:val="005346EE"/>
    <w:rsid w:val="00534D10"/>
    <w:rsid w:val="0053655C"/>
    <w:rsid w:val="00537281"/>
    <w:rsid w:val="00537F63"/>
    <w:rsid w:val="0054010E"/>
    <w:rsid w:val="00544199"/>
    <w:rsid w:val="00544888"/>
    <w:rsid w:val="00545E38"/>
    <w:rsid w:val="00550159"/>
    <w:rsid w:val="00551A54"/>
    <w:rsid w:val="00553271"/>
    <w:rsid w:val="00555BBE"/>
    <w:rsid w:val="0055725D"/>
    <w:rsid w:val="0055733D"/>
    <w:rsid w:val="00557A70"/>
    <w:rsid w:val="005617F0"/>
    <w:rsid w:val="00562369"/>
    <w:rsid w:val="0056510C"/>
    <w:rsid w:val="00565B3E"/>
    <w:rsid w:val="00565F5C"/>
    <w:rsid w:val="0056601D"/>
    <w:rsid w:val="0056736C"/>
    <w:rsid w:val="0056762D"/>
    <w:rsid w:val="00572B4D"/>
    <w:rsid w:val="00573011"/>
    <w:rsid w:val="005735C3"/>
    <w:rsid w:val="00575130"/>
    <w:rsid w:val="00575540"/>
    <w:rsid w:val="005761D4"/>
    <w:rsid w:val="00576F7E"/>
    <w:rsid w:val="00577138"/>
    <w:rsid w:val="0058052C"/>
    <w:rsid w:val="00580DE8"/>
    <w:rsid w:val="00581416"/>
    <w:rsid w:val="0058299A"/>
    <w:rsid w:val="00582A91"/>
    <w:rsid w:val="00582B4B"/>
    <w:rsid w:val="00583E36"/>
    <w:rsid w:val="00584208"/>
    <w:rsid w:val="00586EAB"/>
    <w:rsid w:val="00592BA0"/>
    <w:rsid w:val="00593EF5"/>
    <w:rsid w:val="005944E8"/>
    <w:rsid w:val="005949EE"/>
    <w:rsid w:val="00594D39"/>
    <w:rsid w:val="0059674A"/>
    <w:rsid w:val="00597429"/>
    <w:rsid w:val="005A0EA3"/>
    <w:rsid w:val="005A1673"/>
    <w:rsid w:val="005A2872"/>
    <w:rsid w:val="005A365D"/>
    <w:rsid w:val="005A4879"/>
    <w:rsid w:val="005A5062"/>
    <w:rsid w:val="005A533C"/>
    <w:rsid w:val="005B03FF"/>
    <w:rsid w:val="005B0E91"/>
    <w:rsid w:val="005B2123"/>
    <w:rsid w:val="005B4C0B"/>
    <w:rsid w:val="005B6438"/>
    <w:rsid w:val="005B6CE7"/>
    <w:rsid w:val="005B6E6A"/>
    <w:rsid w:val="005C0A7E"/>
    <w:rsid w:val="005C26C3"/>
    <w:rsid w:val="005C3304"/>
    <w:rsid w:val="005C428E"/>
    <w:rsid w:val="005C59C1"/>
    <w:rsid w:val="005C5AF7"/>
    <w:rsid w:val="005C69D1"/>
    <w:rsid w:val="005D09FE"/>
    <w:rsid w:val="005D133A"/>
    <w:rsid w:val="005D2C7D"/>
    <w:rsid w:val="005D4E38"/>
    <w:rsid w:val="005D5B1B"/>
    <w:rsid w:val="005D5F32"/>
    <w:rsid w:val="005D6385"/>
    <w:rsid w:val="005E0FDA"/>
    <w:rsid w:val="005E13EB"/>
    <w:rsid w:val="005E1D5E"/>
    <w:rsid w:val="005E2365"/>
    <w:rsid w:val="005E2999"/>
    <w:rsid w:val="005E3861"/>
    <w:rsid w:val="005E5980"/>
    <w:rsid w:val="005E5C2F"/>
    <w:rsid w:val="005F4301"/>
    <w:rsid w:val="005F44B8"/>
    <w:rsid w:val="005F5138"/>
    <w:rsid w:val="005F5331"/>
    <w:rsid w:val="005F64BA"/>
    <w:rsid w:val="005F692D"/>
    <w:rsid w:val="005F79F7"/>
    <w:rsid w:val="00600A90"/>
    <w:rsid w:val="00600CE8"/>
    <w:rsid w:val="00600D20"/>
    <w:rsid w:val="00600F17"/>
    <w:rsid w:val="00601212"/>
    <w:rsid w:val="00602DC5"/>
    <w:rsid w:val="006031E9"/>
    <w:rsid w:val="006036C0"/>
    <w:rsid w:val="00603D7B"/>
    <w:rsid w:val="0060553E"/>
    <w:rsid w:val="00605BF1"/>
    <w:rsid w:val="0060712D"/>
    <w:rsid w:val="00607EE3"/>
    <w:rsid w:val="00610284"/>
    <w:rsid w:val="00611659"/>
    <w:rsid w:val="00611E2A"/>
    <w:rsid w:val="00613509"/>
    <w:rsid w:val="00615426"/>
    <w:rsid w:val="00621863"/>
    <w:rsid w:val="006226ED"/>
    <w:rsid w:val="00626DD0"/>
    <w:rsid w:val="00627279"/>
    <w:rsid w:val="0062772A"/>
    <w:rsid w:val="0063292E"/>
    <w:rsid w:val="0063520B"/>
    <w:rsid w:val="006369AB"/>
    <w:rsid w:val="0064104C"/>
    <w:rsid w:val="0064338C"/>
    <w:rsid w:val="00643874"/>
    <w:rsid w:val="00644B39"/>
    <w:rsid w:val="00645F4B"/>
    <w:rsid w:val="0064675B"/>
    <w:rsid w:val="00647543"/>
    <w:rsid w:val="00647701"/>
    <w:rsid w:val="00650FF9"/>
    <w:rsid w:val="00652143"/>
    <w:rsid w:val="006542DF"/>
    <w:rsid w:val="00656A79"/>
    <w:rsid w:val="006573EF"/>
    <w:rsid w:val="00657632"/>
    <w:rsid w:val="00657AAC"/>
    <w:rsid w:val="0066027A"/>
    <w:rsid w:val="0066029A"/>
    <w:rsid w:val="0066108E"/>
    <w:rsid w:val="00662175"/>
    <w:rsid w:val="00662517"/>
    <w:rsid w:val="00662625"/>
    <w:rsid w:val="0066385A"/>
    <w:rsid w:val="006652D3"/>
    <w:rsid w:val="00666890"/>
    <w:rsid w:val="0067003F"/>
    <w:rsid w:val="00671111"/>
    <w:rsid w:val="00673465"/>
    <w:rsid w:val="006740AC"/>
    <w:rsid w:val="006771EA"/>
    <w:rsid w:val="006800B3"/>
    <w:rsid w:val="006808B2"/>
    <w:rsid w:val="006809EF"/>
    <w:rsid w:val="00681F0F"/>
    <w:rsid w:val="006824A9"/>
    <w:rsid w:val="00682D28"/>
    <w:rsid w:val="00685184"/>
    <w:rsid w:val="006859C3"/>
    <w:rsid w:val="00685F67"/>
    <w:rsid w:val="0069098F"/>
    <w:rsid w:val="00694F5C"/>
    <w:rsid w:val="00694FBE"/>
    <w:rsid w:val="006974B9"/>
    <w:rsid w:val="00697521"/>
    <w:rsid w:val="006A1333"/>
    <w:rsid w:val="006A1E1F"/>
    <w:rsid w:val="006A2445"/>
    <w:rsid w:val="006A3508"/>
    <w:rsid w:val="006A3CA9"/>
    <w:rsid w:val="006A4820"/>
    <w:rsid w:val="006A68EA"/>
    <w:rsid w:val="006B0CAB"/>
    <w:rsid w:val="006B2CFC"/>
    <w:rsid w:val="006B4234"/>
    <w:rsid w:val="006B4BB7"/>
    <w:rsid w:val="006B5770"/>
    <w:rsid w:val="006B67BF"/>
    <w:rsid w:val="006C0017"/>
    <w:rsid w:val="006C191E"/>
    <w:rsid w:val="006C193A"/>
    <w:rsid w:val="006C259B"/>
    <w:rsid w:val="006C3906"/>
    <w:rsid w:val="006C3AA7"/>
    <w:rsid w:val="006C71B5"/>
    <w:rsid w:val="006C7779"/>
    <w:rsid w:val="006C7FA0"/>
    <w:rsid w:val="006D05CA"/>
    <w:rsid w:val="006D0680"/>
    <w:rsid w:val="006D0A5B"/>
    <w:rsid w:val="006D17CF"/>
    <w:rsid w:val="006D284C"/>
    <w:rsid w:val="006D3A3C"/>
    <w:rsid w:val="006D3BB1"/>
    <w:rsid w:val="006D45C4"/>
    <w:rsid w:val="006D6676"/>
    <w:rsid w:val="006D73A6"/>
    <w:rsid w:val="006E270D"/>
    <w:rsid w:val="006E32F6"/>
    <w:rsid w:val="006E3830"/>
    <w:rsid w:val="006E794E"/>
    <w:rsid w:val="006E7EF1"/>
    <w:rsid w:val="006F2CEC"/>
    <w:rsid w:val="006F3938"/>
    <w:rsid w:val="006F3EDF"/>
    <w:rsid w:val="006F53F0"/>
    <w:rsid w:val="006F7A86"/>
    <w:rsid w:val="00700F6D"/>
    <w:rsid w:val="007042CA"/>
    <w:rsid w:val="0070551F"/>
    <w:rsid w:val="00705FCE"/>
    <w:rsid w:val="007063D5"/>
    <w:rsid w:val="00706BCA"/>
    <w:rsid w:val="00707BF8"/>
    <w:rsid w:val="00707E9B"/>
    <w:rsid w:val="007101AB"/>
    <w:rsid w:val="007108E0"/>
    <w:rsid w:val="007113A9"/>
    <w:rsid w:val="00713ACA"/>
    <w:rsid w:val="0071469F"/>
    <w:rsid w:val="00715310"/>
    <w:rsid w:val="00717927"/>
    <w:rsid w:val="00717BA2"/>
    <w:rsid w:val="0072058C"/>
    <w:rsid w:val="00720AE8"/>
    <w:rsid w:val="00721335"/>
    <w:rsid w:val="007233B3"/>
    <w:rsid w:val="00723E3C"/>
    <w:rsid w:val="0072557C"/>
    <w:rsid w:val="00727C31"/>
    <w:rsid w:val="00727C97"/>
    <w:rsid w:val="00730731"/>
    <w:rsid w:val="00731B07"/>
    <w:rsid w:val="00733AC4"/>
    <w:rsid w:val="0073549C"/>
    <w:rsid w:val="00735F2D"/>
    <w:rsid w:val="00736534"/>
    <w:rsid w:val="00736656"/>
    <w:rsid w:val="00737F7B"/>
    <w:rsid w:val="007420DB"/>
    <w:rsid w:val="00743C6A"/>
    <w:rsid w:val="00745B9F"/>
    <w:rsid w:val="00745E87"/>
    <w:rsid w:val="00746AAB"/>
    <w:rsid w:val="00746DFF"/>
    <w:rsid w:val="00747B43"/>
    <w:rsid w:val="00750466"/>
    <w:rsid w:val="0075081C"/>
    <w:rsid w:val="0075122B"/>
    <w:rsid w:val="00751B42"/>
    <w:rsid w:val="00752498"/>
    <w:rsid w:val="0075303A"/>
    <w:rsid w:val="00754C6D"/>
    <w:rsid w:val="00760901"/>
    <w:rsid w:val="00761B99"/>
    <w:rsid w:val="00762507"/>
    <w:rsid w:val="00762708"/>
    <w:rsid w:val="0076292C"/>
    <w:rsid w:val="00763032"/>
    <w:rsid w:val="007633FE"/>
    <w:rsid w:val="00763901"/>
    <w:rsid w:val="00765805"/>
    <w:rsid w:val="00765ABF"/>
    <w:rsid w:val="00766506"/>
    <w:rsid w:val="00766B1D"/>
    <w:rsid w:val="00766C33"/>
    <w:rsid w:val="00770D73"/>
    <w:rsid w:val="007726FE"/>
    <w:rsid w:val="007737EC"/>
    <w:rsid w:val="00775F95"/>
    <w:rsid w:val="00776692"/>
    <w:rsid w:val="0077690D"/>
    <w:rsid w:val="0078125D"/>
    <w:rsid w:val="007813B6"/>
    <w:rsid w:val="00783205"/>
    <w:rsid w:val="0078456D"/>
    <w:rsid w:val="00785168"/>
    <w:rsid w:val="00785CB8"/>
    <w:rsid w:val="00785E30"/>
    <w:rsid w:val="0079088E"/>
    <w:rsid w:val="00791BEC"/>
    <w:rsid w:val="0079247A"/>
    <w:rsid w:val="00793121"/>
    <w:rsid w:val="007940DD"/>
    <w:rsid w:val="00794E8E"/>
    <w:rsid w:val="0079673E"/>
    <w:rsid w:val="00796A3F"/>
    <w:rsid w:val="00796A95"/>
    <w:rsid w:val="00797474"/>
    <w:rsid w:val="007978BF"/>
    <w:rsid w:val="007A2D1B"/>
    <w:rsid w:val="007A366C"/>
    <w:rsid w:val="007A4818"/>
    <w:rsid w:val="007A5176"/>
    <w:rsid w:val="007A5998"/>
    <w:rsid w:val="007A62E2"/>
    <w:rsid w:val="007A6FE6"/>
    <w:rsid w:val="007A7441"/>
    <w:rsid w:val="007A766B"/>
    <w:rsid w:val="007B42F7"/>
    <w:rsid w:val="007B499A"/>
    <w:rsid w:val="007B57BE"/>
    <w:rsid w:val="007B6281"/>
    <w:rsid w:val="007C48EF"/>
    <w:rsid w:val="007C5113"/>
    <w:rsid w:val="007C67C7"/>
    <w:rsid w:val="007C7B22"/>
    <w:rsid w:val="007D0390"/>
    <w:rsid w:val="007D0463"/>
    <w:rsid w:val="007D3879"/>
    <w:rsid w:val="007D45E3"/>
    <w:rsid w:val="007D555F"/>
    <w:rsid w:val="007D7773"/>
    <w:rsid w:val="007E1A44"/>
    <w:rsid w:val="007E29E2"/>
    <w:rsid w:val="007E386B"/>
    <w:rsid w:val="007E4D8C"/>
    <w:rsid w:val="007E6807"/>
    <w:rsid w:val="007E6CB1"/>
    <w:rsid w:val="007E71AD"/>
    <w:rsid w:val="007F140C"/>
    <w:rsid w:val="007F714A"/>
    <w:rsid w:val="00800905"/>
    <w:rsid w:val="00800D20"/>
    <w:rsid w:val="00800FA1"/>
    <w:rsid w:val="0080107B"/>
    <w:rsid w:val="0080158B"/>
    <w:rsid w:val="00801CA1"/>
    <w:rsid w:val="00803937"/>
    <w:rsid w:val="008042B7"/>
    <w:rsid w:val="00805D64"/>
    <w:rsid w:val="0080693B"/>
    <w:rsid w:val="00810AD1"/>
    <w:rsid w:val="008113A8"/>
    <w:rsid w:val="0081200E"/>
    <w:rsid w:val="00812545"/>
    <w:rsid w:val="0081559A"/>
    <w:rsid w:val="008159E3"/>
    <w:rsid w:val="00821B6A"/>
    <w:rsid w:val="0082253E"/>
    <w:rsid w:val="0082276A"/>
    <w:rsid w:val="00822E0B"/>
    <w:rsid w:val="0082410A"/>
    <w:rsid w:val="00824989"/>
    <w:rsid w:val="00830284"/>
    <w:rsid w:val="008302F0"/>
    <w:rsid w:val="00831CFC"/>
    <w:rsid w:val="00832662"/>
    <w:rsid w:val="008335FA"/>
    <w:rsid w:val="00833941"/>
    <w:rsid w:val="00833E8C"/>
    <w:rsid w:val="008359EB"/>
    <w:rsid w:val="00842ED6"/>
    <w:rsid w:val="00844237"/>
    <w:rsid w:val="00844987"/>
    <w:rsid w:val="00845087"/>
    <w:rsid w:val="00845811"/>
    <w:rsid w:val="0084654C"/>
    <w:rsid w:val="00846B1F"/>
    <w:rsid w:val="00847102"/>
    <w:rsid w:val="00847C1C"/>
    <w:rsid w:val="00852AC0"/>
    <w:rsid w:val="0085341E"/>
    <w:rsid w:val="008556B6"/>
    <w:rsid w:val="00855F82"/>
    <w:rsid w:val="008560FE"/>
    <w:rsid w:val="00862226"/>
    <w:rsid w:val="00863369"/>
    <w:rsid w:val="008668B5"/>
    <w:rsid w:val="00874C09"/>
    <w:rsid w:val="0087706F"/>
    <w:rsid w:val="00877775"/>
    <w:rsid w:val="00881273"/>
    <w:rsid w:val="00886CF2"/>
    <w:rsid w:val="008906EE"/>
    <w:rsid w:val="00890C01"/>
    <w:rsid w:val="008928D3"/>
    <w:rsid w:val="0089367A"/>
    <w:rsid w:val="008971C9"/>
    <w:rsid w:val="008977D2"/>
    <w:rsid w:val="00897C44"/>
    <w:rsid w:val="008A1F5B"/>
    <w:rsid w:val="008A214B"/>
    <w:rsid w:val="008A32EF"/>
    <w:rsid w:val="008A32F4"/>
    <w:rsid w:val="008A53B6"/>
    <w:rsid w:val="008A7323"/>
    <w:rsid w:val="008A77FC"/>
    <w:rsid w:val="008B0E37"/>
    <w:rsid w:val="008B1959"/>
    <w:rsid w:val="008B1FCD"/>
    <w:rsid w:val="008B311F"/>
    <w:rsid w:val="008B4B6D"/>
    <w:rsid w:val="008B501C"/>
    <w:rsid w:val="008B6698"/>
    <w:rsid w:val="008B6F2B"/>
    <w:rsid w:val="008B73E2"/>
    <w:rsid w:val="008B7D63"/>
    <w:rsid w:val="008B7EAD"/>
    <w:rsid w:val="008B7F70"/>
    <w:rsid w:val="008C1452"/>
    <w:rsid w:val="008C1A8B"/>
    <w:rsid w:val="008C1A9C"/>
    <w:rsid w:val="008C2892"/>
    <w:rsid w:val="008C2FF5"/>
    <w:rsid w:val="008C3986"/>
    <w:rsid w:val="008C4ACA"/>
    <w:rsid w:val="008C5A72"/>
    <w:rsid w:val="008C6192"/>
    <w:rsid w:val="008C61C5"/>
    <w:rsid w:val="008C6A53"/>
    <w:rsid w:val="008C7038"/>
    <w:rsid w:val="008C782C"/>
    <w:rsid w:val="008C7925"/>
    <w:rsid w:val="008D034C"/>
    <w:rsid w:val="008D06FB"/>
    <w:rsid w:val="008D0923"/>
    <w:rsid w:val="008D0EAA"/>
    <w:rsid w:val="008D1512"/>
    <w:rsid w:val="008D24BF"/>
    <w:rsid w:val="008D379B"/>
    <w:rsid w:val="008D7894"/>
    <w:rsid w:val="008D7ECD"/>
    <w:rsid w:val="008E025D"/>
    <w:rsid w:val="008E1520"/>
    <w:rsid w:val="008E1603"/>
    <w:rsid w:val="008E1F78"/>
    <w:rsid w:val="008E2E2C"/>
    <w:rsid w:val="008E6595"/>
    <w:rsid w:val="008E7100"/>
    <w:rsid w:val="008F37E7"/>
    <w:rsid w:val="008F3A81"/>
    <w:rsid w:val="008F5383"/>
    <w:rsid w:val="008F633C"/>
    <w:rsid w:val="008F6E15"/>
    <w:rsid w:val="0090055A"/>
    <w:rsid w:val="00904876"/>
    <w:rsid w:val="00905EA1"/>
    <w:rsid w:val="00907F64"/>
    <w:rsid w:val="009123DB"/>
    <w:rsid w:val="009135EA"/>
    <w:rsid w:val="00916509"/>
    <w:rsid w:val="00920113"/>
    <w:rsid w:val="0092019B"/>
    <w:rsid w:val="00921EE2"/>
    <w:rsid w:val="009223A7"/>
    <w:rsid w:val="009240F2"/>
    <w:rsid w:val="00934607"/>
    <w:rsid w:val="00934D2C"/>
    <w:rsid w:val="00934E0A"/>
    <w:rsid w:val="009367F6"/>
    <w:rsid w:val="009422C4"/>
    <w:rsid w:val="00942932"/>
    <w:rsid w:val="009433FB"/>
    <w:rsid w:val="0094429C"/>
    <w:rsid w:val="009452BB"/>
    <w:rsid w:val="0094791D"/>
    <w:rsid w:val="0095067F"/>
    <w:rsid w:val="0095429F"/>
    <w:rsid w:val="00954322"/>
    <w:rsid w:val="00954550"/>
    <w:rsid w:val="00954569"/>
    <w:rsid w:val="0095549F"/>
    <w:rsid w:val="00957EBC"/>
    <w:rsid w:val="00963DA3"/>
    <w:rsid w:val="00964BFE"/>
    <w:rsid w:val="00964CEF"/>
    <w:rsid w:val="009667FE"/>
    <w:rsid w:val="00966AD0"/>
    <w:rsid w:val="00966C88"/>
    <w:rsid w:val="00967049"/>
    <w:rsid w:val="00967124"/>
    <w:rsid w:val="00967F8E"/>
    <w:rsid w:val="00970882"/>
    <w:rsid w:val="0097106A"/>
    <w:rsid w:val="009718FC"/>
    <w:rsid w:val="00971947"/>
    <w:rsid w:val="00973C1B"/>
    <w:rsid w:val="00976D3D"/>
    <w:rsid w:val="00977681"/>
    <w:rsid w:val="0097795B"/>
    <w:rsid w:val="009801E9"/>
    <w:rsid w:val="00981300"/>
    <w:rsid w:val="00981D16"/>
    <w:rsid w:val="00982505"/>
    <w:rsid w:val="009827D4"/>
    <w:rsid w:val="00983960"/>
    <w:rsid w:val="0098433D"/>
    <w:rsid w:val="00984348"/>
    <w:rsid w:val="00984883"/>
    <w:rsid w:val="00984D0A"/>
    <w:rsid w:val="0098616A"/>
    <w:rsid w:val="00987195"/>
    <w:rsid w:val="00990FD1"/>
    <w:rsid w:val="00991D2E"/>
    <w:rsid w:val="00992CBC"/>
    <w:rsid w:val="00993827"/>
    <w:rsid w:val="00995E86"/>
    <w:rsid w:val="00997569"/>
    <w:rsid w:val="00997C1E"/>
    <w:rsid w:val="00997C6E"/>
    <w:rsid w:val="009A022F"/>
    <w:rsid w:val="009A2B42"/>
    <w:rsid w:val="009A2E17"/>
    <w:rsid w:val="009A2FC3"/>
    <w:rsid w:val="009A2FF6"/>
    <w:rsid w:val="009A4CFD"/>
    <w:rsid w:val="009A66E9"/>
    <w:rsid w:val="009A712F"/>
    <w:rsid w:val="009B0433"/>
    <w:rsid w:val="009B0687"/>
    <w:rsid w:val="009B1E17"/>
    <w:rsid w:val="009B34AE"/>
    <w:rsid w:val="009B35CD"/>
    <w:rsid w:val="009B38CD"/>
    <w:rsid w:val="009B42AB"/>
    <w:rsid w:val="009B5C0F"/>
    <w:rsid w:val="009C0454"/>
    <w:rsid w:val="009C0DAA"/>
    <w:rsid w:val="009C22EF"/>
    <w:rsid w:val="009C3E2E"/>
    <w:rsid w:val="009C4B9A"/>
    <w:rsid w:val="009C571E"/>
    <w:rsid w:val="009C5B17"/>
    <w:rsid w:val="009C6ACB"/>
    <w:rsid w:val="009C7E87"/>
    <w:rsid w:val="009D18C6"/>
    <w:rsid w:val="009D455C"/>
    <w:rsid w:val="009D5D64"/>
    <w:rsid w:val="009E1768"/>
    <w:rsid w:val="009E2983"/>
    <w:rsid w:val="009E392D"/>
    <w:rsid w:val="009E4452"/>
    <w:rsid w:val="009E4DD7"/>
    <w:rsid w:val="009E5100"/>
    <w:rsid w:val="009E5378"/>
    <w:rsid w:val="009E53F8"/>
    <w:rsid w:val="009E65B1"/>
    <w:rsid w:val="009E7B7D"/>
    <w:rsid w:val="009E7C84"/>
    <w:rsid w:val="009F032E"/>
    <w:rsid w:val="009F073E"/>
    <w:rsid w:val="009F3317"/>
    <w:rsid w:val="009F3F48"/>
    <w:rsid w:val="009F502C"/>
    <w:rsid w:val="009F6393"/>
    <w:rsid w:val="009F7EB3"/>
    <w:rsid w:val="00A01220"/>
    <w:rsid w:val="00A036C0"/>
    <w:rsid w:val="00A06F9B"/>
    <w:rsid w:val="00A07358"/>
    <w:rsid w:val="00A11C22"/>
    <w:rsid w:val="00A12429"/>
    <w:rsid w:val="00A128C7"/>
    <w:rsid w:val="00A12EA4"/>
    <w:rsid w:val="00A136BC"/>
    <w:rsid w:val="00A149DB"/>
    <w:rsid w:val="00A16C66"/>
    <w:rsid w:val="00A171CD"/>
    <w:rsid w:val="00A17D62"/>
    <w:rsid w:val="00A20434"/>
    <w:rsid w:val="00A20FDB"/>
    <w:rsid w:val="00A211F9"/>
    <w:rsid w:val="00A21405"/>
    <w:rsid w:val="00A218AF"/>
    <w:rsid w:val="00A23381"/>
    <w:rsid w:val="00A246EF"/>
    <w:rsid w:val="00A2489F"/>
    <w:rsid w:val="00A25FA6"/>
    <w:rsid w:val="00A2704E"/>
    <w:rsid w:val="00A31C64"/>
    <w:rsid w:val="00A3354B"/>
    <w:rsid w:val="00A33881"/>
    <w:rsid w:val="00A33C11"/>
    <w:rsid w:val="00A342F9"/>
    <w:rsid w:val="00A34FC4"/>
    <w:rsid w:val="00A35AC7"/>
    <w:rsid w:val="00A36650"/>
    <w:rsid w:val="00A36C42"/>
    <w:rsid w:val="00A40D09"/>
    <w:rsid w:val="00A42A22"/>
    <w:rsid w:val="00A437BC"/>
    <w:rsid w:val="00A46CA8"/>
    <w:rsid w:val="00A46F95"/>
    <w:rsid w:val="00A50344"/>
    <w:rsid w:val="00A51B8E"/>
    <w:rsid w:val="00A563DD"/>
    <w:rsid w:val="00A57115"/>
    <w:rsid w:val="00A618FC"/>
    <w:rsid w:val="00A6198C"/>
    <w:rsid w:val="00A61D6E"/>
    <w:rsid w:val="00A63250"/>
    <w:rsid w:val="00A632B6"/>
    <w:rsid w:val="00A64054"/>
    <w:rsid w:val="00A816A1"/>
    <w:rsid w:val="00A837C0"/>
    <w:rsid w:val="00A963C3"/>
    <w:rsid w:val="00A9666C"/>
    <w:rsid w:val="00A96B1C"/>
    <w:rsid w:val="00A97216"/>
    <w:rsid w:val="00AA0DF3"/>
    <w:rsid w:val="00AA33A9"/>
    <w:rsid w:val="00AA4BD9"/>
    <w:rsid w:val="00AA5E15"/>
    <w:rsid w:val="00AA6053"/>
    <w:rsid w:val="00AA7BEC"/>
    <w:rsid w:val="00AB209B"/>
    <w:rsid w:val="00AB3181"/>
    <w:rsid w:val="00AB7387"/>
    <w:rsid w:val="00AC16F5"/>
    <w:rsid w:val="00AC4B75"/>
    <w:rsid w:val="00AC58B6"/>
    <w:rsid w:val="00AD1289"/>
    <w:rsid w:val="00AD2871"/>
    <w:rsid w:val="00AD2B27"/>
    <w:rsid w:val="00AD33C9"/>
    <w:rsid w:val="00AD3F42"/>
    <w:rsid w:val="00AD5C8F"/>
    <w:rsid w:val="00AD6257"/>
    <w:rsid w:val="00AD75C0"/>
    <w:rsid w:val="00AD78EA"/>
    <w:rsid w:val="00AE2E7C"/>
    <w:rsid w:val="00AE607D"/>
    <w:rsid w:val="00AE6180"/>
    <w:rsid w:val="00AE66CD"/>
    <w:rsid w:val="00AE7091"/>
    <w:rsid w:val="00AF0132"/>
    <w:rsid w:val="00AF4020"/>
    <w:rsid w:val="00AF4CCE"/>
    <w:rsid w:val="00AF4DFC"/>
    <w:rsid w:val="00AF5069"/>
    <w:rsid w:val="00AF5279"/>
    <w:rsid w:val="00AF666A"/>
    <w:rsid w:val="00AF695B"/>
    <w:rsid w:val="00AF6DDC"/>
    <w:rsid w:val="00AF7D11"/>
    <w:rsid w:val="00B00115"/>
    <w:rsid w:val="00B011A9"/>
    <w:rsid w:val="00B03FD6"/>
    <w:rsid w:val="00B05F33"/>
    <w:rsid w:val="00B06E08"/>
    <w:rsid w:val="00B06F76"/>
    <w:rsid w:val="00B10BE4"/>
    <w:rsid w:val="00B10E37"/>
    <w:rsid w:val="00B130BD"/>
    <w:rsid w:val="00B1389E"/>
    <w:rsid w:val="00B14498"/>
    <w:rsid w:val="00B16967"/>
    <w:rsid w:val="00B17EBA"/>
    <w:rsid w:val="00B2109D"/>
    <w:rsid w:val="00B212C2"/>
    <w:rsid w:val="00B2160B"/>
    <w:rsid w:val="00B22B39"/>
    <w:rsid w:val="00B26459"/>
    <w:rsid w:val="00B30DA4"/>
    <w:rsid w:val="00B31917"/>
    <w:rsid w:val="00B3358D"/>
    <w:rsid w:val="00B352D2"/>
    <w:rsid w:val="00B3703F"/>
    <w:rsid w:val="00B37364"/>
    <w:rsid w:val="00B37CC5"/>
    <w:rsid w:val="00B40158"/>
    <w:rsid w:val="00B409BA"/>
    <w:rsid w:val="00B40B48"/>
    <w:rsid w:val="00B412B5"/>
    <w:rsid w:val="00B426D1"/>
    <w:rsid w:val="00B43B3A"/>
    <w:rsid w:val="00B44F0F"/>
    <w:rsid w:val="00B4523B"/>
    <w:rsid w:val="00B45EF0"/>
    <w:rsid w:val="00B46FDA"/>
    <w:rsid w:val="00B473B7"/>
    <w:rsid w:val="00B50E59"/>
    <w:rsid w:val="00B50F79"/>
    <w:rsid w:val="00B515A7"/>
    <w:rsid w:val="00B518BB"/>
    <w:rsid w:val="00B532DD"/>
    <w:rsid w:val="00B53D6B"/>
    <w:rsid w:val="00B556DE"/>
    <w:rsid w:val="00B60DB7"/>
    <w:rsid w:val="00B651B1"/>
    <w:rsid w:val="00B658E2"/>
    <w:rsid w:val="00B71512"/>
    <w:rsid w:val="00B71E58"/>
    <w:rsid w:val="00B7225A"/>
    <w:rsid w:val="00B72BA4"/>
    <w:rsid w:val="00B7379F"/>
    <w:rsid w:val="00B73ADB"/>
    <w:rsid w:val="00B7482E"/>
    <w:rsid w:val="00B753CE"/>
    <w:rsid w:val="00B813F6"/>
    <w:rsid w:val="00B817C4"/>
    <w:rsid w:val="00B84553"/>
    <w:rsid w:val="00B902F6"/>
    <w:rsid w:val="00B90493"/>
    <w:rsid w:val="00B907F5"/>
    <w:rsid w:val="00B90F96"/>
    <w:rsid w:val="00B937B4"/>
    <w:rsid w:val="00B93DF6"/>
    <w:rsid w:val="00B940C5"/>
    <w:rsid w:val="00B967B2"/>
    <w:rsid w:val="00B967B5"/>
    <w:rsid w:val="00B974AD"/>
    <w:rsid w:val="00BA100C"/>
    <w:rsid w:val="00BA28EC"/>
    <w:rsid w:val="00BA362C"/>
    <w:rsid w:val="00BA4142"/>
    <w:rsid w:val="00BA5DDC"/>
    <w:rsid w:val="00BA6F62"/>
    <w:rsid w:val="00BA7668"/>
    <w:rsid w:val="00BA7D23"/>
    <w:rsid w:val="00BB0562"/>
    <w:rsid w:val="00BB10A5"/>
    <w:rsid w:val="00BB157A"/>
    <w:rsid w:val="00BB5811"/>
    <w:rsid w:val="00BB6231"/>
    <w:rsid w:val="00BB68D6"/>
    <w:rsid w:val="00BB710E"/>
    <w:rsid w:val="00BB7319"/>
    <w:rsid w:val="00BB763E"/>
    <w:rsid w:val="00BC2E3F"/>
    <w:rsid w:val="00BC3724"/>
    <w:rsid w:val="00BC4C0F"/>
    <w:rsid w:val="00BC54B6"/>
    <w:rsid w:val="00BC7A28"/>
    <w:rsid w:val="00BC7BBE"/>
    <w:rsid w:val="00BD07EF"/>
    <w:rsid w:val="00BD2C94"/>
    <w:rsid w:val="00BD2DE1"/>
    <w:rsid w:val="00BD78E2"/>
    <w:rsid w:val="00BE12D2"/>
    <w:rsid w:val="00BE2CD8"/>
    <w:rsid w:val="00BE3BCE"/>
    <w:rsid w:val="00BE4FFC"/>
    <w:rsid w:val="00BE522C"/>
    <w:rsid w:val="00BF36E6"/>
    <w:rsid w:val="00BF37FD"/>
    <w:rsid w:val="00BF4422"/>
    <w:rsid w:val="00BF5080"/>
    <w:rsid w:val="00BF56EF"/>
    <w:rsid w:val="00BF7CB4"/>
    <w:rsid w:val="00C0001E"/>
    <w:rsid w:val="00C01815"/>
    <w:rsid w:val="00C024C7"/>
    <w:rsid w:val="00C05926"/>
    <w:rsid w:val="00C07A46"/>
    <w:rsid w:val="00C114C7"/>
    <w:rsid w:val="00C15ED6"/>
    <w:rsid w:val="00C16C68"/>
    <w:rsid w:val="00C21096"/>
    <w:rsid w:val="00C21B37"/>
    <w:rsid w:val="00C2265C"/>
    <w:rsid w:val="00C234C5"/>
    <w:rsid w:val="00C23502"/>
    <w:rsid w:val="00C242C6"/>
    <w:rsid w:val="00C256CA"/>
    <w:rsid w:val="00C310B7"/>
    <w:rsid w:val="00C32BE1"/>
    <w:rsid w:val="00C32D57"/>
    <w:rsid w:val="00C351FC"/>
    <w:rsid w:val="00C362EE"/>
    <w:rsid w:val="00C3756E"/>
    <w:rsid w:val="00C40113"/>
    <w:rsid w:val="00C43591"/>
    <w:rsid w:val="00C452BD"/>
    <w:rsid w:val="00C51215"/>
    <w:rsid w:val="00C51E03"/>
    <w:rsid w:val="00C52420"/>
    <w:rsid w:val="00C52B61"/>
    <w:rsid w:val="00C52DCE"/>
    <w:rsid w:val="00C54309"/>
    <w:rsid w:val="00C54B77"/>
    <w:rsid w:val="00C54EA1"/>
    <w:rsid w:val="00C55056"/>
    <w:rsid w:val="00C55E4D"/>
    <w:rsid w:val="00C56C03"/>
    <w:rsid w:val="00C57174"/>
    <w:rsid w:val="00C6066D"/>
    <w:rsid w:val="00C620D6"/>
    <w:rsid w:val="00C66186"/>
    <w:rsid w:val="00C6764A"/>
    <w:rsid w:val="00C70055"/>
    <w:rsid w:val="00C70A59"/>
    <w:rsid w:val="00C71411"/>
    <w:rsid w:val="00C72D14"/>
    <w:rsid w:val="00C7425C"/>
    <w:rsid w:val="00C7515E"/>
    <w:rsid w:val="00C75DC7"/>
    <w:rsid w:val="00C767AD"/>
    <w:rsid w:val="00C80BEC"/>
    <w:rsid w:val="00C81258"/>
    <w:rsid w:val="00C82269"/>
    <w:rsid w:val="00C829ED"/>
    <w:rsid w:val="00C84231"/>
    <w:rsid w:val="00C84D83"/>
    <w:rsid w:val="00C8607F"/>
    <w:rsid w:val="00C87D6A"/>
    <w:rsid w:val="00C9061D"/>
    <w:rsid w:val="00C909F4"/>
    <w:rsid w:val="00C90E8A"/>
    <w:rsid w:val="00C91DE7"/>
    <w:rsid w:val="00C91E88"/>
    <w:rsid w:val="00C95614"/>
    <w:rsid w:val="00CA2886"/>
    <w:rsid w:val="00CA555E"/>
    <w:rsid w:val="00CA600E"/>
    <w:rsid w:val="00CA6E37"/>
    <w:rsid w:val="00CA716B"/>
    <w:rsid w:val="00CB00AE"/>
    <w:rsid w:val="00CB11DA"/>
    <w:rsid w:val="00CB2561"/>
    <w:rsid w:val="00CB26C4"/>
    <w:rsid w:val="00CB33C6"/>
    <w:rsid w:val="00CB3C56"/>
    <w:rsid w:val="00CB411D"/>
    <w:rsid w:val="00CB4640"/>
    <w:rsid w:val="00CB4F3F"/>
    <w:rsid w:val="00CB531C"/>
    <w:rsid w:val="00CB6E2E"/>
    <w:rsid w:val="00CB6E72"/>
    <w:rsid w:val="00CB6FD9"/>
    <w:rsid w:val="00CB7B74"/>
    <w:rsid w:val="00CC0191"/>
    <w:rsid w:val="00CC0A34"/>
    <w:rsid w:val="00CC1240"/>
    <w:rsid w:val="00CC496B"/>
    <w:rsid w:val="00CC5149"/>
    <w:rsid w:val="00CC7E64"/>
    <w:rsid w:val="00CD14FA"/>
    <w:rsid w:val="00CD1F33"/>
    <w:rsid w:val="00CD4030"/>
    <w:rsid w:val="00CD5893"/>
    <w:rsid w:val="00CD6225"/>
    <w:rsid w:val="00CD75D1"/>
    <w:rsid w:val="00CD7C2C"/>
    <w:rsid w:val="00CE0056"/>
    <w:rsid w:val="00CE1AF9"/>
    <w:rsid w:val="00CE2AC9"/>
    <w:rsid w:val="00CE3EF6"/>
    <w:rsid w:val="00CE4119"/>
    <w:rsid w:val="00CE42DB"/>
    <w:rsid w:val="00CE4939"/>
    <w:rsid w:val="00CE54A0"/>
    <w:rsid w:val="00CE658E"/>
    <w:rsid w:val="00CE7870"/>
    <w:rsid w:val="00CF32F1"/>
    <w:rsid w:val="00CF3D2B"/>
    <w:rsid w:val="00CF4D56"/>
    <w:rsid w:val="00CF558D"/>
    <w:rsid w:val="00CF5B89"/>
    <w:rsid w:val="00D03144"/>
    <w:rsid w:val="00D075A7"/>
    <w:rsid w:val="00D07704"/>
    <w:rsid w:val="00D07819"/>
    <w:rsid w:val="00D10A69"/>
    <w:rsid w:val="00D114BD"/>
    <w:rsid w:val="00D1199A"/>
    <w:rsid w:val="00D11E69"/>
    <w:rsid w:val="00D12F92"/>
    <w:rsid w:val="00D16DF5"/>
    <w:rsid w:val="00D17350"/>
    <w:rsid w:val="00D208B5"/>
    <w:rsid w:val="00D20A1B"/>
    <w:rsid w:val="00D232B6"/>
    <w:rsid w:val="00D248D6"/>
    <w:rsid w:val="00D24B23"/>
    <w:rsid w:val="00D24CA2"/>
    <w:rsid w:val="00D256EB"/>
    <w:rsid w:val="00D27EE2"/>
    <w:rsid w:val="00D30362"/>
    <w:rsid w:val="00D30E68"/>
    <w:rsid w:val="00D31F2B"/>
    <w:rsid w:val="00D32B1D"/>
    <w:rsid w:val="00D33BB0"/>
    <w:rsid w:val="00D37ACF"/>
    <w:rsid w:val="00D37E94"/>
    <w:rsid w:val="00D40804"/>
    <w:rsid w:val="00D4188A"/>
    <w:rsid w:val="00D41CA1"/>
    <w:rsid w:val="00D42558"/>
    <w:rsid w:val="00D4358F"/>
    <w:rsid w:val="00D43623"/>
    <w:rsid w:val="00D44C59"/>
    <w:rsid w:val="00D452D7"/>
    <w:rsid w:val="00D4546E"/>
    <w:rsid w:val="00D45F68"/>
    <w:rsid w:val="00D46341"/>
    <w:rsid w:val="00D463B8"/>
    <w:rsid w:val="00D46899"/>
    <w:rsid w:val="00D502A9"/>
    <w:rsid w:val="00D50B81"/>
    <w:rsid w:val="00D51EB3"/>
    <w:rsid w:val="00D54BF0"/>
    <w:rsid w:val="00D563CF"/>
    <w:rsid w:val="00D566E6"/>
    <w:rsid w:val="00D56D4F"/>
    <w:rsid w:val="00D56EA4"/>
    <w:rsid w:val="00D62232"/>
    <w:rsid w:val="00D6223A"/>
    <w:rsid w:val="00D644D9"/>
    <w:rsid w:val="00D65A3C"/>
    <w:rsid w:val="00D671B2"/>
    <w:rsid w:val="00D71060"/>
    <w:rsid w:val="00D72A00"/>
    <w:rsid w:val="00D730CB"/>
    <w:rsid w:val="00D74ADE"/>
    <w:rsid w:val="00D80334"/>
    <w:rsid w:val="00D81DB5"/>
    <w:rsid w:val="00D8270B"/>
    <w:rsid w:val="00D82750"/>
    <w:rsid w:val="00D8515F"/>
    <w:rsid w:val="00D867B1"/>
    <w:rsid w:val="00D86C4B"/>
    <w:rsid w:val="00D875CC"/>
    <w:rsid w:val="00D90B83"/>
    <w:rsid w:val="00D91224"/>
    <w:rsid w:val="00D9150B"/>
    <w:rsid w:val="00D91FB5"/>
    <w:rsid w:val="00D92445"/>
    <w:rsid w:val="00D9251F"/>
    <w:rsid w:val="00D94EFC"/>
    <w:rsid w:val="00D970A5"/>
    <w:rsid w:val="00DA056D"/>
    <w:rsid w:val="00DA1861"/>
    <w:rsid w:val="00DA2785"/>
    <w:rsid w:val="00DA2A64"/>
    <w:rsid w:val="00DA3300"/>
    <w:rsid w:val="00DA4FF7"/>
    <w:rsid w:val="00DA73CF"/>
    <w:rsid w:val="00DA75F2"/>
    <w:rsid w:val="00DB3951"/>
    <w:rsid w:val="00DB3E09"/>
    <w:rsid w:val="00DB40D9"/>
    <w:rsid w:val="00DB4344"/>
    <w:rsid w:val="00DB44BA"/>
    <w:rsid w:val="00DB5891"/>
    <w:rsid w:val="00DB63AE"/>
    <w:rsid w:val="00DC215A"/>
    <w:rsid w:val="00DC21DC"/>
    <w:rsid w:val="00DC332E"/>
    <w:rsid w:val="00DC44D2"/>
    <w:rsid w:val="00DC6F32"/>
    <w:rsid w:val="00DC7939"/>
    <w:rsid w:val="00DD0FFF"/>
    <w:rsid w:val="00DD1167"/>
    <w:rsid w:val="00DD1515"/>
    <w:rsid w:val="00DD2BEE"/>
    <w:rsid w:val="00DD2E21"/>
    <w:rsid w:val="00DD4076"/>
    <w:rsid w:val="00DD5492"/>
    <w:rsid w:val="00DD5E67"/>
    <w:rsid w:val="00DD6955"/>
    <w:rsid w:val="00DD6EC9"/>
    <w:rsid w:val="00DD7340"/>
    <w:rsid w:val="00DD7984"/>
    <w:rsid w:val="00DE1163"/>
    <w:rsid w:val="00DE1884"/>
    <w:rsid w:val="00DE39C0"/>
    <w:rsid w:val="00DE4C7C"/>
    <w:rsid w:val="00DE4D8B"/>
    <w:rsid w:val="00DE4D9C"/>
    <w:rsid w:val="00DE7D57"/>
    <w:rsid w:val="00DF260B"/>
    <w:rsid w:val="00DF2E0D"/>
    <w:rsid w:val="00DF34B6"/>
    <w:rsid w:val="00DF380D"/>
    <w:rsid w:val="00DF39AD"/>
    <w:rsid w:val="00DF76A6"/>
    <w:rsid w:val="00E00099"/>
    <w:rsid w:val="00E0031B"/>
    <w:rsid w:val="00E01BEE"/>
    <w:rsid w:val="00E0462F"/>
    <w:rsid w:val="00E04EB8"/>
    <w:rsid w:val="00E0584F"/>
    <w:rsid w:val="00E05872"/>
    <w:rsid w:val="00E06907"/>
    <w:rsid w:val="00E1302A"/>
    <w:rsid w:val="00E13C4E"/>
    <w:rsid w:val="00E14114"/>
    <w:rsid w:val="00E14385"/>
    <w:rsid w:val="00E15CA9"/>
    <w:rsid w:val="00E15CC8"/>
    <w:rsid w:val="00E21A8F"/>
    <w:rsid w:val="00E247CF"/>
    <w:rsid w:val="00E24A6D"/>
    <w:rsid w:val="00E2662E"/>
    <w:rsid w:val="00E27905"/>
    <w:rsid w:val="00E30573"/>
    <w:rsid w:val="00E312DF"/>
    <w:rsid w:val="00E3315F"/>
    <w:rsid w:val="00E35124"/>
    <w:rsid w:val="00E358E7"/>
    <w:rsid w:val="00E35CBD"/>
    <w:rsid w:val="00E37DF9"/>
    <w:rsid w:val="00E41CDB"/>
    <w:rsid w:val="00E4258C"/>
    <w:rsid w:val="00E43810"/>
    <w:rsid w:val="00E47B9A"/>
    <w:rsid w:val="00E503C5"/>
    <w:rsid w:val="00E52FFF"/>
    <w:rsid w:val="00E530DE"/>
    <w:rsid w:val="00E5348D"/>
    <w:rsid w:val="00E54F76"/>
    <w:rsid w:val="00E551BF"/>
    <w:rsid w:val="00E56189"/>
    <w:rsid w:val="00E5758B"/>
    <w:rsid w:val="00E611E8"/>
    <w:rsid w:val="00E612FC"/>
    <w:rsid w:val="00E6227F"/>
    <w:rsid w:val="00E63C0A"/>
    <w:rsid w:val="00E652B3"/>
    <w:rsid w:val="00E6627F"/>
    <w:rsid w:val="00E665AC"/>
    <w:rsid w:val="00E67BCE"/>
    <w:rsid w:val="00E7115D"/>
    <w:rsid w:val="00E72588"/>
    <w:rsid w:val="00E72EA4"/>
    <w:rsid w:val="00E748B0"/>
    <w:rsid w:val="00E74E90"/>
    <w:rsid w:val="00E75473"/>
    <w:rsid w:val="00E778D0"/>
    <w:rsid w:val="00E80C87"/>
    <w:rsid w:val="00E812B9"/>
    <w:rsid w:val="00E83C42"/>
    <w:rsid w:val="00E841BD"/>
    <w:rsid w:val="00E845BF"/>
    <w:rsid w:val="00E84738"/>
    <w:rsid w:val="00E855F1"/>
    <w:rsid w:val="00E90D03"/>
    <w:rsid w:val="00E913F3"/>
    <w:rsid w:val="00E916C7"/>
    <w:rsid w:val="00E91879"/>
    <w:rsid w:val="00E9190F"/>
    <w:rsid w:val="00E944A9"/>
    <w:rsid w:val="00E94A9A"/>
    <w:rsid w:val="00EA0B74"/>
    <w:rsid w:val="00EA34F9"/>
    <w:rsid w:val="00EA3E56"/>
    <w:rsid w:val="00EA4425"/>
    <w:rsid w:val="00EA48A4"/>
    <w:rsid w:val="00EA5F09"/>
    <w:rsid w:val="00EB2433"/>
    <w:rsid w:val="00EB2465"/>
    <w:rsid w:val="00EB7214"/>
    <w:rsid w:val="00EB7BD5"/>
    <w:rsid w:val="00EB7FEE"/>
    <w:rsid w:val="00EC0795"/>
    <w:rsid w:val="00EC19A2"/>
    <w:rsid w:val="00EC3F9A"/>
    <w:rsid w:val="00EC7A67"/>
    <w:rsid w:val="00ED291F"/>
    <w:rsid w:val="00ED34C9"/>
    <w:rsid w:val="00ED516B"/>
    <w:rsid w:val="00ED566A"/>
    <w:rsid w:val="00ED5C81"/>
    <w:rsid w:val="00ED6136"/>
    <w:rsid w:val="00ED781A"/>
    <w:rsid w:val="00EE0A5A"/>
    <w:rsid w:val="00EE0EDB"/>
    <w:rsid w:val="00EE1BA4"/>
    <w:rsid w:val="00EE3DD0"/>
    <w:rsid w:val="00EE3DF9"/>
    <w:rsid w:val="00EE43A4"/>
    <w:rsid w:val="00EF0AAF"/>
    <w:rsid w:val="00EF17BC"/>
    <w:rsid w:val="00EF45F3"/>
    <w:rsid w:val="00EF6201"/>
    <w:rsid w:val="00EF71D1"/>
    <w:rsid w:val="00EF7A0A"/>
    <w:rsid w:val="00EF7E46"/>
    <w:rsid w:val="00F00DE0"/>
    <w:rsid w:val="00F02A53"/>
    <w:rsid w:val="00F035F9"/>
    <w:rsid w:val="00F03E8F"/>
    <w:rsid w:val="00F047A7"/>
    <w:rsid w:val="00F06BC8"/>
    <w:rsid w:val="00F071DE"/>
    <w:rsid w:val="00F10D19"/>
    <w:rsid w:val="00F11327"/>
    <w:rsid w:val="00F13E4B"/>
    <w:rsid w:val="00F14105"/>
    <w:rsid w:val="00F15347"/>
    <w:rsid w:val="00F16107"/>
    <w:rsid w:val="00F16838"/>
    <w:rsid w:val="00F16C65"/>
    <w:rsid w:val="00F17057"/>
    <w:rsid w:val="00F174C1"/>
    <w:rsid w:val="00F17A64"/>
    <w:rsid w:val="00F204F9"/>
    <w:rsid w:val="00F26176"/>
    <w:rsid w:val="00F2685D"/>
    <w:rsid w:val="00F3004D"/>
    <w:rsid w:val="00F3110E"/>
    <w:rsid w:val="00F356B5"/>
    <w:rsid w:val="00F369AF"/>
    <w:rsid w:val="00F369F8"/>
    <w:rsid w:val="00F36A1E"/>
    <w:rsid w:val="00F36B8E"/>
    <w:rsid w:val="00F3732D"/>
    <w:rsid w:val="00F376DA"/>
    <w:rsid w:val="00F40CE4"/>
    <w:rsid w:val="00F41ED8"/>
    <w:rsid w:val="00F421A3"/>
    <w:rsid w:val="00F429C8"/>
    <w:rsid w:val="00F4441B"/>
    <w:rsid w:val="00F446D8"/>
    <w:rsid w:val="00F46958"/>
    <w:rsid w:val="00F47EB9"/>
    <w:rsid w:val="00F50864"/>
    <w:rsid w:val="00F508EE"/>
    <w:rsid w:val="00F51E51"/>
    <w:rsid w:val="00F5293F"/>
    <w:rsid w:val="00F56626"/>
    <w:rsid w:val="00F56C97"/>
    <w:rsid w:val="00F6003A"/>
    <w:rsid w:val="00F60A9E"/>
    <w:rsid w:val="00F62CC1"/>
    <w:rsid w:val="00F63860"/>
    <w:rsid w:val="00F64DCD"/>
    <w:rsid w:val="00F66E52"/>
    <w:rsid w:val="00F66F03"/>
    <w:rsid w:val="00F67873"/>
    <w:rsid w:val="00F67CED"/>
    <w:rsid w:val="00F70661"/>
    <w:rsid w:val="00F70705"/>
    <w:rsid w:val="00F70E87"/>
    <w:rsid w:val="00F712ED"/>
    <w:rsid w:val="00F727F4"/>
    <w:rsid w:val="00F72819"/>
    <w:rsid w:val="00F7309F"/>
    <w:rsid w:val="00F74F5D"/>
    <w:rsid w:val="00F75E24"/>
    <w:rsid w:val="00F76404"/>
    <w:rsid w:val="00F774AC"/>
    <w:rsid w:val="00F774E0"/>
    <w:rsid w:val="00F80626"/>
    <w:rsid w:val="00F81DCC"/>
    <w:rsid w:val="00F8222E"/>
    <w:rsid w:val="00F82B7E"/>
    <w:rsid w:val="00F83168"/>
    <w:rsid w:val="00F83899"/>
    <w:rsid w:val="00F83B11"/>
    <w:rsid w:val="00F8446B"/>
    <w:rsid w:val="00F84509"/>
    <w:rsid w:val="00F85A59"/>
    <w:rsid w:val="00F87A66"/>
    <w:rsid w:val="00F914FF"/>
    <w:rsid w:val="00F93356"/>
    <w:rsid w:val="00F93D80"/>
    <w:rsid w:val="00F94A83"/>
    <w:rsid w:val="00F9643A"/>
    <w:rsid w:val="00F96447"/>
    <w:rsid w:val="00F974E7"/>
    <w:rsid w:val="00F97D02"/>
    <w:rsid w:val="00FA3145"/>
    <w:rsid w:val="00FA49E3"/>
    <w:rsid w:val="00FA65BD"/>
    <w:rsid w:val="00FA6B5E"/>
    <w:rsid w:val="00FA6FAE"/>
    <w:rsid w:val="00FA74C2"/>
    <w:rsid w:val="00FB0869"/>
    <w:rsid w:val="00FB3404"/>
    <w:rsid w:val="00FB3960"/>
    <w:rsid w:val="00FB61C4"/>
    <w:rsid w:val="00FB7430"/>
    <w:rsid w:val="00FC08E1"/>
    <w:rsid w:val="00FC0B02"/>
    <w:rsid w:val="00FC1231"/>
    <w:rsid w:val="00FC12E1"/>
    <w:rsid w:val="00FC4F62"/>
    <w:rsid w:val="00FC57B3"/>
    <w:rsid w:val="00FC7472"/>
    <w:rsid w:val="00FD15E2"/>
    <w:rsid w:val="00FD1C95"/>
    <w:rsid w:val="00FD1D90"/>
    <w:rsid w:val="00FD379A"/>
    <w:rsid w:val="00FD512F"/>
    <w:rsid w:val="00FD6977"/>
    <w:rsid w:val="00FD7211"/>
    <w:rsid w:val="00FE6D53"/>
    <w:rsid w:val="00FF0A49"/>
    <w:rsid w:val="00FF726E"/>
    <w:rsid w:val="00FF79D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address"/>
  <w:shapeDefaults>
    <o:shapedefaults v:ext="edit" spidmax="2103"/>
    <o:shapelayout v:ext="edit">
      <o:idmap v:ext="edit" data="1"/>
      <o:rules v:ext="edit">
        <o:r id="V:Rule27" type="connector" idref="#AutoShape 12"/>
        <o:r id="V:Rule28" type="connector" idref="#AutoShape 58"/>
        <o:r id="V:Rule29" type="connector" idref="#AutoShape 27"/>
        <o:r id="V:Rule30" type="connector" idref="#AutoShape 13"/>
        <o:r id="V:Rule31" type="connector" idref="#AutoShape 14"/>
        <o:r id="V:Rule32" type="connector" idref="#AutoShape 45"/>
        <o:r id="V:Rule33" type="connector" idref="#AutoShape 26"/>
        <o:r id="V:Rule34" type="connector" idref="#AutoShape 6"/>
        <o:r id="V:Rule35" type="connector" idref="#AutoShape 25"/>
        <o:r id="V:Rule36" type="connector" idref="#AutoShape 24"/>
        <o:r id="V:Rule37" type="connector" idref="#AutoShape 62"/>
        <o:r id="V:Rule38" type="connector" idref="#AutoShape 23"/>
        <o:r id="V:Rule39" type="connector" idref="#AutoShape 11"/>
        <o:r id="V:Rule40" type="connector" idref="#AutoShape 52"/>
        <o:r id="V:Rule41" type="connector" idref="#AutoShape 29"/>
        <o:r id="V:Rule42" type="connector" idref="#AutoShape 22"/>
        <o:r id="V:Rule43" type="connector" idref="#AutoShape 56"/>
        <o:r id="V:Rule44" type="connector" idref="#AutoShape 50"/>
        <o:r id="V:Rule45" type="connector" idref="#AutoShape 21"/>
        <o:r id="V:Rule46" type="connector" idref="#AutoShape 10"/>
        <o:r id="V:Rule47" type="connector" idref="#AutoShape 41"/>
        <o:r id="V:Rule48" type="connector" idref="#AutoShape 28"/>
        <o:r id="V:Rule49" type="connector" idref="#AutoShape 30"/>
        <o:r id="V:Rule50" type="connector" idref="#AutoShape 54"/>
        <o:r id="V:Rule51" type="connector" idref="#AutoShape 60"/>
        <o:r id="V:Rule52" type="connector" idref="#AutoShape 4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74574"/>
    <w:pPr>
      <w:spacing w:line="360" w:lineRule="auto"/>
    </w:pPr>
    <w:rPr>
      <w:rFonts w:ascii="Arial" w:hAnsi="Arial"/>
      <w:sz w:val="22"/>
      <w:szCs w:val="22"/>
    </w:rPr>
  </w:style>
  <w:style w:type="paragraph" w:styleId="Heading1">
    <w:name w:val="heading 1"/>
    <w:basedOn w:val="Normal"/>
    <w:next w:val="Normal"/>
    <w:link w:val="Heading1Char"/>
    <w:uiPriority w:val="9"/>
    <w:qFormat/>
    <w:rsid w:val="002E116A"/>
    <w:pPr>
      <w:keepNext/>
      <w:keepLines/>
      <w:spacing w:before="480"/>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qFormat/>
    <w:rsid w:val="00FC1231"/>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qFormat/>
    <w:rsid w:val="008B7EAD"/>
    <w:pPr>
      <w:keepNext/>
      <w:keepLines/>
      <w:spacing w:before="200"/>
      <w:outlineLvl w:val="2"/>
    </w:pPr>
    <w:rPr>
      <w:rFonts w:ascii="Cambria" w:eastAsia="Times New Roman" w:hAnsi="Cambria"/>
      <w:b/>
      <w:bCs/>
      <w:color w:val="4F81BD"/>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2E116A"/>
    <w:rPr>
      <w:rFonts w:ascii="Cambria" w:eastAsia="Times New Roman" w:hAnsi="Cambria" w:cs="Times New Roman"/>
      <w:b/>
      <w:bCs/>
      <w:color w:val="365F91"/>
      <w:sz w:val="28"/>
      <w:szCs w:val="28"/>
    </w:rPr>
  </w:style>
  <w:style w:type="table" w:styleId="TableGrid">
    <w:name w:val="Table Grid"/>
    <w:basedOn w:val="TableNormal"/>
    <w:uiPriority w:val="59"/>
    <w:rsid w:val="002E116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link w:val="HeaderChar"/>
    <w:uiPriority w:val="99"/>
    <w:unhideWhenUsed/>
    <w:rsid w:val="002E116A"/>
    <w:pPr>
      <w:tabs>
        <w:tab w:val="center" w:pos="4680"/>
        <w:tab w:val="right" w:pos="9360"/>
      </w:tabs>
    </w:pPr>
  </w:style>
  <w:style w:type="character" w:customStyle="1" w:styleId="HeaderChar">
    <w:name w:val="Header Char"/>
    <w:basedOn w:val="DefaultParagraphFont"/>
    <w:link w:val="Header"/>
    <w:uiPriority w:val="99"/>
    <w:rsid w:val="002E116A"/>
  </w:style>
  <w:style w:type="paragraph" w:styleId="Footer">
    <w:name w:val="footer"/>
    <w:basedOn w:val="Normal"/>
    <w:link w:val="FooterChar"/>
    <w:uiPriority w:val="99"/>
    <w:unhideWhenUsed/>
    <w:rsid w:val="002E116A"/>
    <w:pPr>
      <w:tabs>
        <w:tab w:val="center" w:pos="4680"/>
        <w:tab w:val="right" w:pos="9360"/>
      </w:tabs>
    </w:pPr>
  </w:style>
  <w:style w:type="character" w:customStyle="1" w:styleId="FooterChar">
    <w:name w:val="Footer Char"/>
    <w:basedOn w:val="DefaultParagraphFont"/>
    <w:link w:val="Footer"/>
    <w:uiPriority w:val="99"/>
    <w:rsid w:val="002E116A"/>
  </w:style>
  <w:style w:type="paragraph" w:styleId="ListParagraph">
    <w:name w:val="List Paragraph"/>
    <w:basedOn w:val="Normal"/>
    <w:uiPriority w:val="34"/>
    <w:qFormat/>
    <w:rsid w:val="002E116A"/>
    <w:pPr>
      <w:ind w:left="720"/>
      <w:contextualSpacing/>
    </w:pPr>
  </w:style>
  <w:style w:type="paragraph" w:styleId="BalloonText">
    <w:name w:val="Balloon Text"/>
    <w:basedOn w:val="Normal"/>
    <w:link w:val="BalloonTextChar"/>
    <w:uiPriority w:val="99"/>
    <w:semiHidden/>
    <w:unhideWhenUsed/>
    <w:rsid w:val="002E116A"/>
    <w:rPr>
      <w:rFonts w:ascii="Tahoma" w:hAnsi="Tahoma"/>
      <w:sz w:val="16"/>
      <w:szCs w:val="16"/>
    </w:rPr>
  </w:style>
  <w:style w:type="character" w:customStyle="1" w:styleId="BalloonTextChar">
    <w:name w:val="Balloon Text Char"/>
    <w:link w:val="BalloonText"/>
    <w:uiPriority w:val="99"/>
    <w:semiHidden/>
    <w:rsid w:val="002E116A"/>
    <w:rPr>
      <w:rFonts w:ascii="Tahoma" w:hAnsi="Tahoma" w:cs="Tahoma"/>
      <w:sz w:val="16"/>
      <w:szCs w:val="16"/>
    </w:rPr>
  </w:style>
  <w:style w:type="paragraph" w:styleId="PlainText">
    <w:name w:val="Plain Text"/>
    <w:basedOn w:val="Normal"/>
    <w:link w:val="PlainTextChar"/>
    <w:uiPriority w:val="99"/>
    <w:semiHidden/>
    <w:unhideWhenUsed/>
    <w:rsid w:val="002E116A"/>
    <w:rPr>
      <w:rFonts w:ascii="Courier New" w:hAnsi="Courier New"/>
      <w:sz w:val="20"/>
      <w:szCs w:val="20"/>
    </w:rPr>
  </w:style>
  <w:style w:type="character" w:customStyle="1" w:styleId="PlainTextChar">
    <w:name w:val="Plain Text Char"/>
    <w:link w:val="PlainText"/>
    <w:uiPriority w:val="99"/>
    <w:semiHidden/>
    <w:rsid w:val="002E116A"/>
    <w:rPr>
      <w:rFonts w:ascii="Courier New" w:hAnsi="Courier New" w:cs="Courier New"/>
      <w:sz w:val="20"/>
      <w:szCs w:val="20"/>
    </w:rPr>
  </w:style>
  <w:style w:type="paragraph" w:styleId="TOCHeading">
    <w:name w:val="TOC Heading"/>
    <w:basedOn w:val="Heading1"/>
    <w:next w:val="Normal"/>
    <w:uiPriority w:val="39"/>
    <w:qFormat/>
    <w:rsid w:val="002E116A"/>
    <w:pPr>
      <w:spacing w:line="276" w:lineRule="auto"/>
      <w:outlineLvl w:val="9"/>
    </w:pPr>
  </w:style>
  <w:style w:type="paragraph" w:styleId="TOC1">
    <w:name w:val="toc 1"/>
    <w:basedOn w:val="Normal"/>
    <w:next w:val="Normal"/>
    <w:autoRedefine/>
    <w:uiPriority w:val="39"/>
    <w:unhideWhenUsed/>
    <w:qFormat/>
    <w:rsid w:val="005F5331"/>
    <w:pPr>
      <w:tabs>
        <w:tab w:val="left" w:pos="440"/>
        <w:tab w:val="right" w:leader="dot" w:pos="9350"/>
      </w:tabs>
      <w:spacing w:after="100"/>
      <w:jc w:val="both"/>
    </w:pPr>
  </w:style>
  <w:style w:type="character" w:styleId="Hyperlink">
    <w:name w:val="Hyperlink"/>
    <w:uiPriority w:val="99"/>
    <w:unhideWhenUsed/>
    <w:rsid w:val="002E116A"/>
    <w:rPr>
      <w:color w:val="0000FF"/>
      <w:u w:val="single"/>
    </w:rPr>
  </w:style>
  <w:style w:type="paragraph" w:styleId="Title">
    <w:name w:val="Title"/>
    <w:basedOn w:val="Normal"/>
    <w:next w:val="Normal"/>
    <w:link w:val="TitleChar"/>
    <w:uiPriority w:val="10"/>
    <w:qFormat/>
    <w:rsid w:val="002E116A"/>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2E116A"/>
    <w:rPr>
      <w:rFonts w:ascii="Cambria" w:eastAsia="Times New Roman" w:hAnsi="Cambria" w:cs="Times New Roman"/>
      <w:color w:val="17365D"/>
      <w:spacing w:val="5"/>
      <w:kern w:val="28"/>
      <w:sz w:val="52"/>
      <w:szCs w:val="52"/>
    </w:rPr>
  </w:style>
  <w:style w:type="character" w:customStyle="1" w:styleId="Heading2Char">
    <w:name w:val="Heading 2 Char"/>
    <w:link w:val="Heading2"/>
    <w:uiPriority w:val="9"/>
    <w:rsid w:val="00FC1231"/>
    <w:rPr>
      <w:rFonts w:ascii="Cambria" w:eastAsia="Times New Roman" w:hAnsi="Cambria" w:cs="Times New Roman"/>
      <w:b/>
      <w:bCs/>
      <w:color w:val="4F81BD"/>
      <w:sz w:val="26"/>
      <w:szCs w:val="26"/>
    </w:rPr>
  </w:style>
  <w:style w:type="paragraph" w:styleId="TOC2">
    <w:name w:val="toc 2"/>
    <w:basedOn w:val="Normal"/>
    <w:next w:val="Normal"/>
    <w:autoRedefine/>
    <w:uiPriority w:val="39"/>
    <w:unhideWhenUsed/>
    <w:qFormat/>
    <w:rsid w:val="00473D30"/>
    <w:pPr>
      <w:spacing w:after="100"/>
      <w:ind w:left="220"/>
    </w:pPr>
  </w:style>
  <w:style w:type="paragraph" w:styleId="BodyText">
    <w:name w:val="Body Text"/>
    <w:basedOn w:val="Normal"/>
    <w:link w:val="BodyTextChar"/>
    <w:semiHidden/>
    <w:rsid w:val="00364EB7"/>
    <w:pPr>
      <w:spacing w:after="240"/>
    </w:pPr>
    <w:rPr>
      <w:rFonts w:eastAsia="Times New Roman"/>
      <w:sz w:val="20"/>
      <w:szCs w:val="20"/>
    </w:rPr>
  </w:style>
  <w:style w:type="character" w:customStyle="1" w:styleId="BodyTextChar">
    <w:name w:val="Body Text Char"/>
    <w:link w:val="BodyText"/>
    <w:semiHidden/>
    <w:rsid w:val="00364EB7"/>
    <w:rPr>
      <w:rFonts w:ascii="Arial" w:eastAsia="Times New Roman" w:hAnsi="Arial" w:cs="Times New Roman"/>
      <w:szCs w:val="20"/>
    </w:rPr>
  </w:style>
  <w:style w:type="paragraph" w:styleId="TOC3">
    <w:name w:val="toc 3"/>
    <w:basedOn w:val="Normal"/>
    <w:next w:val="Normal"/>
    <w:autoRedefine/>
    <w:uiPriority w:val="39"/>
    <w:unhideWhenUsed/>
    <w:qFormat/>
    <w:rsid w:val="00D4188A"/>
    <w:pPr>
      <w:spacing w:after="100" w:line="276" w:lineRule="auto"/>
      <w:ind w:left="440"/>
    </w:pPr>
    <w:rPr>
      <w:rFonts w:eastAsia="Times New Roman"/>
    </w:rPr>
  </w:style>
  <w:style w:type="character" w:customStyle="1" w:styleId="Heading3Char">
    <w:name w:val="Heading 3 Char"/>
    <w:link w:val="Heading3"/>
    <w:uiPriority w:val="9"/>
    <w:rsid w:val="008B7EAD"/>
    <w:rPr>
      <w:rFonts w:ascii="Cambria" w:eastAsia="Times New Roman" w:hAnsi="Cambria" w:cs="Times New Roman"/>
      <w:b/>
      <w:bCs/>
      <w:color w:val="4F81BD"/>
    </w:rPr>
  </w:style>
  <w:style w:type="paragraph" w:styleId="Caption">
    <w:name w:val="caption"/>
    <w:basedOn w:val="Normal"/>
    <w:next w:val="Normal"/>
    <w:qFormat/>
    <w:rsid w:val="00DC44D2"/>
    <w:pPr>
      <w:spacing w:before="120" w:after="120"/>
    </w:pPr>
    <w:rPr>
      <w:rFonts w:ascii="Times New Roman" w:eastAsia="Times New Roman" w:hAnsi="Times New Roman"/>
      <w:b/>
      <w:sz w:val="24"/>
      <w:szCs w:val="24"/>
    </w:rPr>
  </w:style>
  <w:style w:type="paragraph" w:styleId="FootnoteText">
    <w:name w:val="footnote text"/>
    <w:basedOn w:val="Normal"/>
    <w:semiHidden/>
    <w:rsid w:val="00B60DB7"/>
    <w:rPr>
      <w:sz w:val="20"/>
      <w:szCs w:val="20"/>
    </w:rPr>
  </w:style>
  <w:style w:type="character" w:styleId="FootnoteReference">
    <w:name w:val="footnote reference"/>
    <w:semiHidden/>
    <w:rsid w:val="00B60DB7"/>
    <w:rPr>
      <w:vertAlign w:val="superscript"/>
    </w:rPr>
  </w:style>
  <w:style w:type="paragraph" w:styleId="TableofFigures">
    <w:name w:val="table of figures"/>
    <w:basedOn w:val="Normal"/>
    <w:next w:val="Normal"/>
    <w:uiPriority w:val="99"/>
    <w:unhideWhenUsed/>
    <w:rsid w:val="00B130BD"/>
  </w:style>
  <w:style w:type="character" w:styleId="PageNumber">
    <w:name w:val="page number"/>
    <w:basedOn w:val="DefaultParagraphFont"/>
    <w:rsid w:val="004835BC"/>
  </w:style>
  <w:style w:type="paragraph" w:styleId="DocumentMap">
    <w:name w:val="Document Map"/>
    <w:basedOn w:val="Normal"/>
    <w:semiHidden/>
    <w:rsid w:val="00C23502"/>
    <w:pPr>
      <w:shd w:val="clear" w:color="auto" w:fill="000080"/>
    </w:pPr>
    <w:rPr>
      <w:rFonts w:ascii="Tahoma" w:hAnsi="Tahoma" w:cs="Tahoma"/>
      <w:sz w:val="20"/>
      <w:szCs w:val="20"/>
    </w:rPr>
  </w:style>
  <w:style w:type="character" w:styleId="CommentReference">
    <w:name w:val="annotation reference"/>
    <w:semiHidden/>
    <w:rsid w:val="00CD14FA"/>
    <w:rPr>
      <w:sz w:val="16"/>
      <w:szCs w:val="16"/>
    </w:rPr>
  </w:style>
  <w:style w:type="paragraph" w:styleId="CommentText">
    <w:name w:val="annotation text"/>
    <w:basedOn w:val="Normal"/>
    <w:semiHidden/>
    <w:rsid w:val="00CD14FA"/>
    <w:rPr>
      <w:sz w:val="20"/>
      <w:szCs w:val="20"/>
    </w:rPr>
  </w:style>
  <w:style w:type="paragraph" w:styleId="CommentSubject">
    <w:name w:val="annotation subject"/>
    <w:basedOn w:val="CommentText"/>
    <w:next w:val="CommentText"/>
    <w:semiHidden/>
    <w:rsid w:val="00CD14FA"/>
    <w:rPr>
      <w:b/>
      <w:bCs/>
    </w:rPr>
  </w:style>
  <w:style w:type="character" w:styleId="FollowedHyperlink">
    <w:name w:val="FollowedHyperlink"/>
    <w:uiPriority w:val="99"/>
    <w:semiHidden/>
    <w:unhideWhenUsed/>
    <w:rsid w:val="00644B39"/>
    <w:rPr>
      <w:color w:val="800080"/>
      <w:u w:val="single"/>
    </w:rPr>
  </w:style>
  <w:style w:type="paragraph" w:customStyle="1" w:styleId="ListParagraph2">
    <w:name w:val="List Paragraph 2"/>
    <w:basedOn w:val="ListParagraph"/>
    <w:uiPriority w:val="11"/>
    <w:qFormat/>
    <w:rsid w:val="004F1638"/>
    <w:pPr>
      <w:spacing w:after="60" w:line="280" w:lineRule="exact"/>
      <w:ind w:hanging="360"/>
      <w:contextualSpacing w:val="0"/>
    </w:pPr>
    <w:rPr>
      <w:rFonts w:ascii="Calibri" w:hAnsi="Calibri"/>
    </w:rPr>
  </w:style>
  <w:style w:type="paragraph" w:customStyle="1" w:styleId="ListParagraph3">
    <w:name w:val="List Paragraph 3"/>
    <w:basedOn w:val="ListParagraph"/>
    <w:uiPriority w:val="11"/>
    <w:qFormat/>
    <w:rsid w:val="004F1638"/>
    <w:pPr>
      <w:spacing w:after="60" w:line="280" w:lineRule="exact"/>
      <w:ind w:left="1080" w:hanging="360"/>
      <w:contextualSpacing w:val="0"/>
    </w:pPr>
    <w:rPr>
      <w:rFonts w:ascii="Calibri" w:hAnsi="Calibri"/>
    </w:rPr>
  </w:style>
  <w:style w:type="numbering" w:customStyle="1" w:styleId="BulletedLists">
    <w:name w:val="Bulleted Lists"/>
    <w:uiPriority w:val="99"/>
    <w:rsid w:val="004F1638"/>
    <w:pPr>
      <w:numPr>
        <w:numId w:val="23"/>
      </w:numPr>
    </w:pPr>
  </w:style>
  <w:style w:type="paragraph" w:customStyle="1" w:styleId="Normal-HalfSpace">
    <w:name w:val="Normal - Half Space"/>
    <w:basedOn w:val="Normal"/>
    <w:uiPriority w:val="2"/>
    <w:qFormat/>
    <w:rsid w:val="004F1638"/>
    <w:pPr>
      <w:spacing w:after="60" w:line="280" w:lineRule="exact"/>
    </w:pPr>
    <w:rPr>
      <w:rFonts w:ascii="Calibri" w:hAnsi="Calibri"/>
    </w:rPr>
  </w:style>
  <w:style w:type="paragraph" w:customStyle="1" w:styleId="ListParagraph-FullSpace">
    <w:name w:val="List Paragraph - Full Space"/>
    <w:basedOn w:val="ListParagraph"/>
    <w:uiPriority w:val="10"/>
    <w:qFormat/>
    <w:rsid w:val="004F1638"/>
    <w:pPr>
      <w:spacing w:after="120" w:line="280" w:lineRule="exact"/>
      <w:ind w:left="360" w:hanging="360"/>
      <w:contextualSpacing w:val="0"/>
    </w:pPr>
    <w:rPr>
      <w:rFonts w:ascii="Calibri" w:hAnsi="Calibri"/>
    </w:rPr>
  </w:style>
  <w:style w:type="character" w:styleId="Strong">
    <w:name w:val="Strong"/>
    <w:uiPriority w:val="22"/>
    <w:qFormat/>
    <w:rsid w:val="00BA28EC"/>
    <w:rPr>
      <w:b/>
      <w:bCs/>
    </w:rPr>
  </w:style>
  <w:style w:type="paragraph" w:styleId="NormalWeb">
    <w:name w:val="Normal (Web)"/>
    <w:basedOn w:val="Normal"/>
    <w:uiPriority w:val="99"/>
    <w:semiHidden/>
    <w:unhideWhenUsed/>
    <w:rsid w:val="00666890"/>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r="http://schemas.openxmlformats.org/officeDocument/2006/relationships" xmlns:w="http://schemas.openxmlformats.org/wordprocessingml/2006/main">
  <w:divs>
    <w:div w:id="71122271">
      <w:bodyDiv w:val="1"/>
      <w:marLeft w:val="0"/>
      <w:marRight w:val="0"/>
      <w:marTop w:val="0"/>
      <w:marBottom w:val="0"/>
      <w:divBdr>
        <w:top w:val="none" w:sz="0" w:space="0" w:color="auto"/>
        <w:left w:val="none" w:sz="0" w:space="0" w:color="auto"/>
        <w:bottom w:val="none" w:sz="0" w:space="0" w:color="auto"/>
        <w:right w:val="none" w:sz="0" w:space="0" w:color="auto"/>
      </w:divBdr>
    </w:div>
    <w:div w:id="81686134">
      <w:bodyDiv w:val="1"/>
      <w:marLeft w:val="0"/>
      <w:marRight w:val="0"/>
      <w:marTop w:val="0"/>
      <w:marBottom w:val="0"/>
      <w:divBdr>
        <w:top w:val="none" w:sz="0" w:space="0" w:color="auto"/>
        <w:left w:val="none" w:sz="0" w:space="0" w:color="auto"/>
        <w:bottom w:val="none" w:sz="0" w:space="0" w:color="auto"/>
        <w:right w:val="none" w:sz="0" w:space="0" w:color="auto"/>
      </w:divBdr>
    </w:div>
    <w:div w:id="222564876">
      <w:bodyDiv w:val="1"/>
      <w:marLeft w:val="0"/>
      <w:marRight w:val="0"/>
      <w:marTop w:val="0"/>
      <w:marBottom w:val="0"/>
      <w:divBdr>
        <w:top w:val="none" w:sz="0" w:space="0" w:color="auto"/>
        <w:left w:val="none" w:sz="0" w:space="0" w:color="auto"/>
        <w:bottom w:val="none" w:sz="0" w:space="0" w:color="auto"/>
        <w:right w:val="none" w:sz="0" w:space="0" w:color="auto"/>
      </w:divBdr>
      <w:divsChild>
        <w:div w:id="3828219">
          <w:marLeft w:val="0"/>
          <w:marRight w:val="0"/>
          <w:marTop w:val="0"/>
          <w:marBottom w:val="0"/>
          <w:divBdr>
            <w:top w:val="none" w:sz="0" w:space="0" w:color="auto"/>
            <w:left w:val="none" w:sz="0" w:space="0" w:color="auto"/>
            <w:bottom w:val="none" w:sz="0" w:space="0" w:color="auto"/>
            <w:right w:val="none" w:sz="0" w:space="0" w:color="auto"/>
          </w:divBdr>
        </w:div>
        <w:div w:id="15737645">
          <w:marLeft w:val="0"/>
          <w:marRight w:val="0"/>
          <w:marTop w:val="0"/>
          <w:marBottom w:val="0"/>
          <w:divBdr>
            <w:top w:val="none" w:sz="0" w:space="0" w:color="auto"/>
            <w:left w:val="none" w:sz="0" w:space="0" w:color="auto"/>
            <w:bottom w:val="none" w:sz="0" w:space="0" w:color="auto"/>
            <w:right w:val="none" w:sz="0" w:space="0" w:color="auto"/>
          </w:divBdr>
        </w:div>
        <w:div w:id="38434854">
          <w:marLeft w:val="0"/>
          <w:marRight w:val="0"/>
          <w:marTop w:val="0"/>
          <w:marBottom w:val="0"/>
          <w:divBdr>
            <w:top w:val="none" w:sz="0" w:space="0" w:color="auto"/>
            <w:left w:val="none" w:sz="0" w:space="0" w:color="auto"/>
            <w:bottom w:val="none" w:sz="0" w:space="0" w:color="auto"/>
            <w:right w:val="none" w:sz="0" w:space="0" w:color="auto"/>
          </w:divBdr>
        </w:div>
        <w:div w:id="44302368">
          <w:marLeft w:val="0"/>
          <w:marRight w:val="0"/>
          <w:marTop w:val="0"/>
          <w:marBottom w:val="0"/>
          <w:divBdr>
            <w:top w:val="none" w:sz="0" w:space="0" w:color="auto"/>
            <w:left w:val="none" w:sz="0" w:space="0" w:color="auto"/>
            <w:bottom w:val="none" w:sz="0" w:space="0" w:color="auto"/>
            <w:right w:val="none" w:sz="0" w:space="0" w:color="auto"/>
          </w:divBdr>
        </w:div>
        <w:div w:id="57946890">
          <w:marLeft w:val="0"/>
          <w:marRight w:val="0"/>
          <w:marTop w:val="0"/>
          <w:marBottom w:val="0"/>
          <w:divBdr>
            <w:top w:val="none" w:sz="0" w:space="0" w:color="auto"/>
            <w:left w:val="none" w:sz="0" w:space="0" w:color="auto"/>
            <w:bottom w:val="none" w:sz="0" w:space="0" w:color="auto"/>
            <w:right w:val="none" w:sz="0" w:space="0" w:color="auto"/>
          </w:divBdr>
        </w:div>
        <w:div w:id="64494784">
          <w:marLeft w:val="0"/>
          <w:marRight w:val="0"/>
          <w:marTop w:val="0"/>
          <w:marBottom w:val="0"/>
          <w:divBdr>
            <w:top w:val="none" w:sz="0" w:space="0" w:color="auto"/>
            <w:left w:val="none" w:sz="0" w:space="0" w:color="auto"/>
            <w:bottom w:val="none" w:sz="0" w:space="0" w:color="auto"/>
            <w:right w:val="none" w:sz="0" w:space="0" w:color="auto"/>
          </w:divBdr>
        </w:div>
        <w:div w:id="82604414">
          <w:marLeft w:val="0"/>
          <w:marRight w:val="0"/>
          <w:marTop w:val="0"/>
          <w:marBottom w:val="0"/>
          <w:divBdr>
            <w:top w:val="none" w:sz="0" w:space="0" w:color="auto"/>
            <w:left w:val="none" w:sz="0" w:space="0" w:color="auto"/>
            <w:bottom w:val="none" w:sz="0" w:space="0" w:color="auto"/>
            <w:right w:val="none" w:sz="0" w:space="0" w:color="auto"/>
          </w:divBdr>
        </w:div>
        <w:div w:id="90779421">
          <w:marLeft w:val="0"/>
          <w:marRight w:val="0"/>
          <w:marTop w:val="0"/>
          <w:marBottom w:val="0"/>
          <w:divBdr>
            <w:top w:val="none" w:sz="0" w:space="0" w:color="auto"/>
            <w:left w:val="none" w:sz="0" w:space="0" w:color="auto"/>
            <w:bottom w:val="none" w:sz="0" w:space="0" w:color="auto"/>
            <w:right w:val="none" w:sz="0" w:space="0" w:color="auto"/>
          </w:divBdr>
        </w:div>
        <w:div w:id="142240199">
          <w:marLeft w:val="0"/>
          <w:marRight w:val="0"/>
          <w:marTop w:val="0"/>
          <w:marBottom w:val="0"/>
          <w:divBdr>
            <w:top w:val="none" w:sz="0" w:space="0" w:color="auto"/>
            <w:left w:val="none" w:sz="0" w:space="0" w:color="auto"/>
            <w:bottom w:val="none" w:sz="0" w:space="0" w:color="auto"/>
            <w:right w:val="none" w:sz="0" w:space="0" w:color="auto"/>
          </w:divBdr>
        </w:div>
        <w:div w:id="184681720">
          <w:marLeft w:val="0"/>
          <w:marRight w:val="0"/>
          <w:marTop w:val="0"/>
          <w:marBottom w:val="0"/>
          <w:divBdr>
            <w:top w:val="none" w:sz="0" w:space="0" w:color="auto"/>
            <w:left w:val="none" w:sz="0" w:space="0" w:color="auto"/>
            <w:bottom w:val="none" w:sz="0" w:space="0" w:color="auto"/>
            <w:right w:val="none" w:sz="0" w:space="0" w:color="auto"/>
          </w:divBdr>
        </w:div>
        <w:div w:id="252713574">
          <w:marLeft w:val="0"/>
          <w:marRight w:val="0"/>
          <w:marTop w:val="0"/>
          <w:marBottom w:val="0"/>
          <w:divBdr>
            <w:top w:val="none" w:sz="0" w:space="0" w:color="auto"/>
            <w:left w:val="none" w:sz="0" w:space="0" w:color="auto"/>
            <w:bottom w:val="none" w:sz="0" w:space="0" w:color="auto"/>
            <w:right w:val="none" w:sz="0" w:space="0" w:color="auto"/>
          </w:divBdr>
        </w:div>
        <w:div w:id="257754955">
          <w:marLeft w:val="0"/>
          <w:marRight w:val="0"/>
          <w:marTop w:val="0"/>
          <w:marBottom w:val="0"/>
          <w:divBdr>
            <w:top w:val="none" w:sz="0" w:space="0" w:color="auto"/>
            <w:left w:val="none" w:sz="0" w:space="0" w:color="auto"/>
            <w:bottom w:val="none" w:sz="0" w:space="0" w:color="auto"/>
            <w:right w:val="none" w:sz="0" w:space="0" w:color="auto"/>
          </w:divBdr>
        </w:div>
        <w:div w:id="288171642">
          <w:marLeft w:val="0"/>
          <w:marRight w:val="0"/>
          <w:marTop w:val="0"/>
          <w:marBottom w:val="0"/>
          <w:divBdr>
            <w:top w:val="none" w:sz="0" w:space="0" w:color="auto"/>
            <w:left w:val="none" w:sz="0" w:space="0" w:color="auto"/>
            <w:bottom w:val="none" w:sz="0" w:space="0" w:color="auto"/>
            <w:right w:val="none" w:sz="0" w:space="0" w:color="auto"/>
          </w:divBdr>
        </w:div>
        <w:div w:id="305595728">
          <w:marLeft w:val="0"/>
          <w:marRight w:val="0"/>
          <w:marTop w:val="0"/>
          <w:marBottom w:val="0"/>
          <w:divBdr>
            <w:top w:val="none" w:sz="0" w:space="0" w:color="auto"/>
            <w:left w:val="none" w:sz="0" w:space="0" w:color="auto"/>
            <w:bottom w:val="none" w:sz="0" w:space="0" w:color="auto"/>
            <w:right w:val="none" w:sz="0" w:space="0" w:color="auto"/>
          </w:divBdr>
        </w:div>
        <w:div w:id="311568703">
          <w:marLeft w:val="0"/>
          <w:marRight w:val="0"/>
          <w:marTop w:val="0"/>
          <w:marBottom w:val="0"/>
          <w:divBdr>
            <w:top w:val="none" w:sz="0" w:space="0" w:color="auto"/>
            <w:left w:val="none" w:sz="0" w:space="0" w:color="auto"/>
            <w:bottom w:val="none" w:sz="0" w:space="0" w:color="auto"/>
            <w:right w:val="none" w:sz="0" w:space="0" w:color="auto"/>
          </w:divBdr>
        </w:div>
        <w:div w:id="400254653">
          <w:marLeft w:val="0"/>
          <w:marRight w:val="0"/>
          <w:marTop w:val="0"/>
          <w:marBottom w:val="0"/>
          <w:divBdr>
            <w:top w:val="none" w:sz="0" w:space="0" w:color="auto"/>
            <w:left w:val="none" w:sz="0" w:space="0" w:color="auto"/>
            <w:bottom w:val="none" w:sz="0" w:space="0" w:color="auto"/>
            <w:right w:val="none" w:sz="0" w:space="0" w:color="auto"/>
          </w:divBdr>
        </w:div>
        <w:div w:id="486440300">
          <w:marLeft w:val="0"/>
          <w:marRight w:val="0"/>
          <w:marTop w:val="0"/>
          <w:marBottom w:val="0"/>
          <w:divBdr>
            <w:top w:val="none" w:sz="0" w:space="0" w:color="auto"/>
            <w:left w:val="none" w:sz="0" w:space="0" w:color="auto"/>
            <w:bottom w:val="none" w:sz="0" w:space="0" w:color="auto"/>
            <w:right w:val="none" w:sz="0" w:space="0" w:color="auto"/>
          </w:divBdr>
        </w:div>
        <w:div w:id="489752325">
          <w:marLeft w:val="0"/>
          <w:marRight w:val="0"/>
          <w:marTop w:val="0"/>
          <w:marBottom w:val="0"/>
          <w:divBdr>
            <w:top w:val="none" w:sz="0" w:space="0" w:color="auto"/>
            <w:left w:val="none" w:sz="0" w:space="0" w:color="auto"/>
            <w:bottom w:val="none" w:sz="0" w:space="0" w:color="auto"/>
            <w:right w:val="none" w:sz="0" w:space="0" w:color="auto"/>
          </w:divBdr>
        </w:div>
        <w:div w:id="553196850">
          <w:marLeft w:val="0"/>
          <w:marRight w:val="0"/>
          <w:marTop w:val="0"/>
          <w:marBottom w:val="0"/>
          <w:divBdr>
            <w:top w:val="none" w:sz="0" w:space="0" w:color="auto"/>
            <w:left w:val="none" w:sz="0" w:space="0" w:color="auto"/>
            <w:bottom w:val="none" w:sz="0" w:space="0" w:color="auto"/>
            <w:right w:val="none" w:sz="0" w:space="0" w:color="auto"/>
          </w:divBdr>
        </w:div>
        <w:div w:id="566573374">
          <w:marLeft w:val="0"/>
          <w:marRight w:val="0"/>
          <w:marTop w:val="0"/>
          <w:marBottom w:val="0"/>
          <w:divBdr>
            <w:top w:val="none" w:sz="0" w:space="0" w:color="auto"/>
            <w:left w:val="none" w:sz="0" w:space="0" w:color="auto"/>
            <w:bottom w:val="none" w:sz="0" w:space="0" w:color="auto"/>
            <w:right w:val="none" w:sz="0" w:space="0" w:color="auto"/>
          </w:divBdr>
        </w:div>
        <w:div w:id="599683682">
          <w:marLeft w:val="0"/>
          <w:marRight w:val="0"/>
          <w:marTop w:val="0"/>
          <w:marBottom w:val="0"/>
          <w:divBdr>
            <w:top w:val="none" w:sz="0" w:space="0" w:color="auto"/>
            <w:left w:val="none" w:sz="0" w:space="0" w:color="auto"/>
            <w:bottom w:val="none" w:sz="0" w:space="0" w:color="auto"/>
            <w:right w:val="none" w:sz="0" w:space="0" w:color="auto"/>
          </w:divBdr>
        </w:div>
        <w:div w:id="606934478">
          <w:marLeft w:val="0"/>
          <w:marRight w:val="0"/>
          <w:marTop w:val="0"/>
          <w:marBottom w:val="0"/>
          <w:divBdr>
            <w:top w:val="none" w:sz="0" w:space="0" w:color="auto"/>
            <w:left w:val="none" w:sz="0" w:space="0" w:color="auto"/>
            <w:bottom w:val="none" w:sz="0" w:space="0" w:color="auto"/>
            <w:right w:val="none" w:sz="0" w:space="0" w:color="auto"/>
          </w:divBdr>
        </w:div>
        <w:div w:id="652757924">
          <w:marLeft w:val="0"/>
          <w:marRight w:val="0"/>
          <w:marTop w:val="0"/>
          <w:marBottom w:val="0"/>
          <w:divBdr>
            <w:top w:val="none" w:sz="0" w:space="0" w:color="auto"/>
            <w:left w:val="none" w:sz="0" w:space="0" w:color="auto"/>
            <w:bottom w:val="none" w:sz="0" w:space="0" w:color="auto"/>
            <w:right w:val="none" w:sz="0" w:space="0" w:color="auto"/>
          </w:divBdr>
        </w:div>
        <w:div w:id="662010982">
          <w:marLeft w:val="0"/>
          <w:marRight w:val="0"/>
          <w:marTop w:val="0"/>
          <w:marBottom w:val="0"/>
          <w:divBdr>
            <w:top w:val="none" w:sz="0" w:space="0" w:color="auto"/>
            <w:left w:val="none" w:sz="0" w:space="0" w:color="auto"/>
            <w:bottom w:val="none" w:sz="0" w:space="0" w:color="auto"/>
            <w:right w:val="none" w:sz="0" w:space="0" w:color="auto"/>
          </w:divBdr>
        </w:div>
        <w:div w:id="667754587">
          <w:marLeft w:val="0"/>
          <w:marRight w:val="0"/>
          <w:marTop w:val="0"/>
          <w:marBottom w:val="0"/>
          <w:divBdr>
            <w:top w:val="none" w:sz="0" w:space="0" w:color="auto"/>
            <w:left w:val="none" w:sz="0" w:space="0" w:color="auto"/>
            <w:bottom w:val="none" w:sz="0" w:space="0" w:color="auto"/>
            <w:right w:val="none" w:sz="0" w:space="0" w:color="auto"/>
          </w:divBdr>
        </w:div>
        <w:div w:id="674576033">
          <w:marLeft w:val="0"/>
          <w:marRight w:val="0"/>
          <w:marTop w:val="0"/>
          <w:marBottom w:val="0"/>
          <w:divBdr>
            <w:top w:val="none" w:sz="0" w:space="0" w:color="auto"/>
            <w:left w:val="none" w:sz="0" w:space="0" w:color="auto"/>
            <w:bottom w:val="none" w:sz="0" w:space="0" w:color="auto"/>
            <w:right w:val="none" w:sz="0" w:space="0" w:color="auto"/>
          </w:divBdr>
        </w:div>
        <w:div w:id="679549437">
          <w:marLeft w:val="0"/>
          <w:marRight w:val="0"/>
          <w:marTop w:val="0"/>
          <w:marBottom w:val="0"/>
          <w:divBdr>
            <w:top w:val="none" w:sz="0" w:space="0" w:color="auto"/>
            <w:left w:val="none" w:sz="0" w:space="0" w:color="auto"/>
            <w:bottom w:val="none" w:sz="0" w:space="0" w:color="auto"/>
            <w:right w:val="none" w:sz="0" w:space="0" w:color="auto"/>
          </w:divBdr>
        </w:div>
        <w:div w:id="688720660">
          <w:marLeft w:val="0"/>
          <w:marRight w:val="0"/>
          <w:marTop w:val="0"/>
          <w:marBottom w:val="0"/>
          <w:divBdr>
            <w:top w:val="none" w:sz="0" w:space="0" w:color="auto"/>
            <w:left w:val="none" w:sz="0" w:space="0" w:color="auto"/>
            <w:bottom w:val="none" w:sz="0" w:space="0" w:color="auto"/>
            <w:right w:val="none" w:sz="0" w:space="0" w:color="auto"/>
          </w:divBdr>
        </w:div>
        <w:div w:id="691683000">
          <w:marLeft w:val="0"/>
          <w:marRight w:val="0"/>
          <w:marTop w:val="0"/>
          <w:marBottom w:val="0"/>
          <w:divBdr>
            <w:top w:val="none" w:sz="0" w:space="0" w:color="auto"/>
            <w:left w:val="none" w:sz="0" w:space="0" w:color="auto"/>
            <w:bottom w:val="none" w:sz="0" w:space="0" w:color="auto"/>
            <w:right w:val="none" w:sz="0" w:space="0" w:color="auto"/>
          </w:divBdr>
        </w:div>
        <w:div w:id="704863603">
          <w:marLeft w:val="0"/>
          <w:marRight w:val="0"/>
          <w:marTop w:val="0"/>
          <w:marBottom w:val="0"/>
          <w:divBdr>
            <w:top w:val="none" w:sz="0" w:space="0" w:color="auto"/>
            <w:left w:val="none" w:sz="0" w:space="0" w:color="auto"/>
            <w:bottom w:val="none" w:sz="0" w:space="0" w:color="auto"/>
            <w:right w:val="none" w:sz="0" w:space="0" w:color="auto"/>
          </w:divBdr>
        </w:div>
        <w:div w:id="914167012">
          <w:marLeft w:val="0"/>
          <w:marRight w:val="0"/>
          <w:marTop w:val="0"/>
          <w:marBottom w:val="0"/>
          <w:divBdr>
            <w:top w:val="none" w:sz="0" w:space="0" w:color="auto"/>
            <w:left w:val="none" w:sz="0" w:space="0" w:color="auto"/>
            <w:bottom w:val="none" w:sz="0" w:space="0" w:color="auto"/>
            <w:right w:val="none" w:sz="0" w:space="0" w:color="auto"/>
          </w:divBdr>
        </w:div>
        <w:div w:id="950670532">
          <w:marLeft w:val="0"/>
          <w:marRight w:val="0"/>
          <w:marTop w:val="0"/>
          <w:marBottom w:val="0"/>
          <w:divBdr>
            <w:top w:val="none" w:sz="0" w:space="0" w:color="auto"/>
            <w:left w:val="none" w:sz="0" w:space="0" w:color="auto"/>
            <w:bottom w:val="none" w:sz="0" w:space="0" w:color="auto"/>
            <w:right w:val="none" w:sz="0" w:space="0" w:color="auto"/>
          </w:divBdr>
        </w:div>
        <w:div w:id="955987795">
          <w:marLeft w:val="0"/>
          <w:marRight w:val="0"/>
          <w:marTop w:val="0"/>
          <w:marBottom w:val="0"/>
          <w:divBdr>
            <w:top w:val="none" w:sz="0" w:space="0" w:color="auto"/>
            <w:left w:val="none" w:sz="0" w:space="0" w:color="auto"/>
            <w:bottom w:val="none" w:sz="0" w:space="0" w:color="auto"/>
            <w:right w:val="none" w:sz="0" w:space="0" w:color="auto"/>
          </w:divBdr>
        </w:div>
        <w:div w:id="984973094">
          <w:marLeft w:val="0"/>
          <w:marRight w:val="0"/>
          <w:marTop w:val="0"/>
          <w:marBottom w:val="0"/>
          <w:divBdr>
            <w:top w:val="none" w:sz="0" w:space="0" w:color="auto"/>
            <w:left w:val="none" w:sz="0" w:space="0" w:color="auto"/>
            <w:bottom w:val="none" w:sz="0" w:space="0" w:color="auto"/>
            <w:right w:val="none" w:sz="0" w:space="0" w:color="auto"/>
          </w:divBdr>
        </w:div>
        <w:div w:id="994919380">
          <w:marLeft w:val="0"/>
          <w:marRight w:val="0"/>
          <w:marTop w:val="0"/>
          <w:marBottom w:val="0"/>
          <w:divBdr>
            <w:top w:val="none" w:sz="0" w:space="0" w:color="auto"/>
            <w:left w:val="none" w:sz="0" w:space="0" w:color="auto"/>
            <w:bottom w:val="none" w:sz="0" w:space="0" w:color="auto"/>
            <w:right w:val="none" w:sz="0" w:space="0" w:color="auto"/>
          </w:divBdr>
        </w:div>
        <w:div w:id="1150172770">
          <w:marLeft w:val="0"/>
          <w:marRight w:val="0"/>
          <w:marTop w:val="0"/>
          <w:marBottom w:val="0"/>
          <w:divBdr>
            <w:top w:val="none" w:sz="0" w:space="0" w:color="auto"/>
            <w:left w:val="none" w:sz="0" w:space="0" w:color="auto"/>
            <w:bottom w:val="none" w:sz="0" w:space="0" w:color="auto"/>
            <w:right w:val="none" w:sz="0" w:space="0" w:color="auto"/>
          </w:divBdr>
        </w:div>
        <w:div w:id="1198615563">
          <w:marLeft w:val="0"/>
          <w:marRight w:val="0"/>
          <w:marTop w:val="0"/>
          <w:marBottom w:val="0"/>
          <w:divBdr>
            <w:top w:val="none" w:sz="0" w:space="0" w:color="auto"/>
            <w:left w:val="none" w:sz="0" w:space="0" w:color="auto"/>
            <w:bottom w:val="none" w:sz="0" w:space="0" w:color="auto"/>
            <w:right w:val="none" w:sz="0" w:space="0" w:color="auto"/>
          </w:divBdr>
        </w:div>
        <w:div w:id="1217621269">
          <w:marLeft w:val="0"/>
          <w:marRight w:val="0"/>
          <w:marTop w:val="0"/>
          <w:marBottom w:val="0"/>
          <w:divBdr>
            <w:top w:val="none" w:sz="0" w:space="0" w:color="auto"/>
            <w:left w:val="none" w:sz="0" w:space="0" w:color="auto"/>
            <w:bottom w:val="none" w:sz="0" w:space="0" w:color="auto"/>
            <w:right w:val="none" w:sz="0" w:space="0" w:color="auto"/>
          </w:divBdr>
        </w:div>
        <w:div w:id="1244757003">
          <w:marLeft w:val="0"/>
          <w:marRight w:val="0"/>
          <w:marTop w:val="0"/>
          <w:marBottom w:val="0"/>
          <w:divBdr>
            <w:top w:val="none" w:sz="0" w:space="0" w:color="auto"/>
            <w:left w:val="none" w:sz="0" w:space="0" w:color="auto"/>
            <w:bottom w:val="none" w:sz="0" w:space="0" w:color="auto"/>
            <w:right w:val="none" w:sz="0" w:space="0" w:color="auto"/>
          </w:divBdr>
        </w:div>
        <w:div w:id="1262102659">
          <w:marLeft w:val="0"/>
          <w:marRight w:val="0"/>
          <w:marTop w:val="0"/>
          <w:marBottom w:val="0"/>
          <w:divBdr>
            <w:top w:val="none" w:sz="0" w:space="0" w:color="auto"/>
            <w:left w:val="none" w:sz="0" w:space="0" w:color="auto"/>
            <w:bottom w:val="none" w:sz="0" w:space="0" w:color="auto"/>
            <w:right w:val="none" w:sz="0" w:space="0" w:color="auto"/>
          </w:divBdr>
        </w:div>
        <w:div w:id="1286278132">
          <w:marLeft w:val="0"/>
          <w:marRight w:val="0"/>
          <w:marTop w:val="0"/>
          <w:marBottom w:val="0"/>
          <w:divBdr>
            <w:top w:val="none" w:sz="0" w:space="0" w:color="auto"/>
            <w:left w:val="none" w:sz="0" w:space="0" w:color="auto"/>
            <w:bottom w:val="none" w:sz="0" w:space="0" w:color="auto"/>
            <w:right w:val="none" w:sz="0" w:space="0" w:color="auto"/>
          </w:divBdr>
        </w:div>
        <w:div w:id="1293562135">
          <w:marLeft w:val="0"/>
          <w:marRight w:val="0"/>
          <w:marTop w:val="0"/>
          <w:marBottom w:val="0"/>
          <w:divBdr>
            <w:top w:val="none" w:sz="0" w:space="0" w:color="auto"/>
            <w:left w:val="none" w:sz="0" w:space="0" w:color="auto"/>
            <w:bottom w:val="none" w:sz="0" w:space="0" w:color="auto"/>
            <w:right w:val="none" w:sz="0" w:space="0" w:color="auto"/>
          </w:divBdr>
        </w:div>
        <w:div w:id="1347516642">
          <w:marLeft w:val="0"/>
          <w:marRight w:val="0"/>
          <w:marTop w:val="0"/>
          <w:marBottom w:val="0"/>
          <w:divBdr>
            <w:top w:val="none" w:sz="0" w:space="0" w:color="auto"/>
            <w:left w:val="none" w:sz="0" w:space="0" w:color="auto"/>
            <w:bottom w:val="none" w:sz="0" w:space="0" w:color="auto"/>
            <w:right w:val="none" w:sz="0" w:space="0" w:color="auto"/>
          </w:divBdr>
        </w:div>
        <w:div w:id="1380400736">
          <w:marLeft w:val="0"/>
          <w:marRight w:val="0"/>
          <w:marTop w:val="0"/>
          <w:marBottom w:val="0"/>
          <w:divBdr>
            <w:top w:val="none" w:sz="0" w:space="0" w:color="auto"/>
            <w:left w:val="none" w:sz="0" w:space="0" w:color="auto"/>
            <w:bottom w:val="none" w:sz="0" w:space="0" w:color="auto"/>
            <w:right w:val="none" w:sz="0" w:space="0" w:color="auto"/>
          </w:divBdr>
        </w:div>
        <w:div w:id="1383210215">
          <w:marLeft w:val="0"/>
          <w:marRight w:val="0"/>
          <w:marTop w:val="0"/>
          <w:marBottom w:val="0"/>
          <w:divBdr>
            <w:top w:val="none" w:sz="0" w:space="0" w:color="auto"/>
            <w:left w:val="none" w:sz="0" w:space="0" w:color="auto"/>
            <w:bottom w:val="none" w:sz="0" w:space="0" w:color="auto"/>
            <w:right w:val="none" w:sz="0" w:space="0" w:color="auto"/>
          </w:divBdr>
        </w:div>
        <w:div w:id="1383947504">
          <w:marLeft w:val="0"/>
          <w:marRight w:val="0"/>
          <w:marTop w:val="0"/>
          <w:marBottom w:val="0"/>
          <w:divBdr>
            <w:top w:val="none" w:sz="0" w:space="0" w:color="auto"/>
            <w:left w:val="none" w:sz="0" w:space="0" w:color="auto"/>
            <w:bottom w:val="none" w:sz="0" w:space="0" w:color="auto"/>
            <w:right w:val="none" w:sz="0" w:space="0" w:color="auto"/>
          </w:divBdr>
        </w:div>
        <w:div w:id="1396510585">
          <w:marLeft w:val="0"/>
          <w:marRight w:val="0"/>
          <w:marTop w:val="0"/>
          <w:marBottom w:val="0"/>
          <w:divBdr>
            <w:top w:val="none" w:sz="0" w:space="0" w:color="auto"/>
            <w:left w:val="none" w:sz="0" w:space="0" w:color="auto"/>
            <w:bottom w:val="none" w:sz="0" w:space="0" w:color="auto"/>
            <w:right w:val="none" w:sz="0" w:space="0" w:color="auto"/>
          </w:divBdr>
        </w:div>
        <w:div w:id="1396778258">
          <w:marLeft w:val="0"/>
          <w:marRight w:val="0"/>
          <w:marTop w:val="0"/>
          <w:marBottom w:val="0"/>
          <w:divBdr>
            <w:top w:val="none" w:sz="0" w:space="0" w:color="auto"/>
            <w:left w:val="none" w:sz="0" w:space="0" w:color="auto"/>
            <w:bottom w:val="none" w:sz="0" w:space="0" w:color="auto"/>
            <w:right w:val="none" w:sz="0" w:space="0" w:color="auto"/>
          </w:divBdr>
        </w:div>
        <w:div w:id="1420637781">
          <w:marLeft w:val="0"/>
          <w:marRight w:val="0"/>
          <w:marTop w:val="0"/>
          <w:marBottom w:val="0"/>
          <w:divBdr>
            <w:top w:val="none" w:sz="0" w:space="0" w:color="auto"/>
            <w:left w:val="none" w:sz="0" w:space="0" w:color="auto"/>
            <w:bottom w:val="none" w:sz="0" w:space="0" w:color="auto"/>
            <w:right w:val="none" w:sz="0" w:space="0" w:color="auto"/>
          </w:divBdr>
        </w:div>
        <w:div w:id="1482381774">
          <w:marLeft w:val="0"/>
          <w:marRight w:val="0"/>
          <w:marTop w:val="0"/>
          <w:marBottom w:val="0"/>
          <w:divBdr>
            <w:top w:val="none" w:sz="0" w:space="0" w:color="auto"/>
            <w:left w:val="none" w:sz="0" w:space="0" w:color="auto"/>
            <w:bottom w:val="none" w:sz="0" w:space="0" w:color="auto"/>
            <w:right w:val="none" w:sz="0" w:space="0" w:color="auto"/>
          </w:divBdr>
        </w:div>
        <w:div w:id="1482653271">
          <w:marLeft w:val="0"/>
          <w:marRight w:val="0"/>
          <w:marTop w:val="0"/>
          <w:marBottom w:val="0"/>
          <w:divBdr>
            <w:top w:val="none" w:sz="0" w:space="0" w:color="auto"/>
            <w:left w:val="none" w:sz="0" w:space="0" w:color="auto"/>
            <w:bottom w:val="none" w:sz="0" w:space="0" w:color="auto"/>
            <w:right w:val="none" w:sz="0" w:space="0" w:color="auto"/>
          </w:divBdr>
        </w:div>
        <w:div w:id="1524857016">
          <w:marLeft w:val="0"/>
          <w:marRight w:val="0"/>
          <w:marTop w:val="0"/>
          <w:marBottom w:val="0"/>
          <w:divBdr>
            <w:top w:val="none" w:sz="0" w:space="0" w:color="auto"/>
            <w:left w:val="none" w:sz="0" w:space="0" w:color="auto"/>
            <w:bottom w:val="none" w:sz="0" w:space="0" w:color="auto"/>
            <w:right w:val="none" w:sz="0" w:space="0" w:color="auto"/>
          </w:divBdr>
        </w:div>
        <w:div w:id="1553930547">
          <w:marLeft w:val="0"/>
          <w:marRight w:val="0"/>
          <w:marTop w:val="0"/>
          <w:marBottom w:val="0"/>
          <w:divBdr>
            <w:top w:val="none" w:sz="0" w:space="0" w:color="auto"/>
            <w:left w:val="none" w:sz="0" w:space="0" w:color="auto"/>
            <w:bottom w:val="none" w:sz="0" w:space="0" w:color="auto"/>
            <w:right w:val="none" w:sz="0" w:space="0" w:color="auto"/>
          </w:divBdr>
        </w:div>
        <w:div w:id="1609384255">
          <w:marLeft w:val="0"/>
          <w:marRight w:val="0"/>
          <w:marTop w:val="0"/>
          <w:marBottom w:val="0"/>
          <w:divBdr>
            <w:top w:val="none" w:sz="0" w:space="0" w:color="auto"/>
            <w:left w:val="none" w:sz="0" w:space="0" w:color="auto"/>
            <w:bottom w:val="none" w:sz="0" w:space="0" w:color="auto"/>
            <w:right w:val="none" w:sz="0" w:space="0" w:color="auto"/>
          </w:divBdr>
        </w:div>
        <w:div w:id="1633292076">
          <w:marLeft w:val="0"/>
          <w:marRight w:val="0"/>
          <w:marTop w:val="0"/>
          <w:marBottom w:val="0"/>
          <w:divBdr>
            <w:top w:val="none" w:sz="0" w:space="0" w:color="auto"/>
            <w:left w:val="none" w:sz="0" w:space="0" w:color="auto"/>
            <w:bottom w:val="none" w:sz="0" w:space="0" w:color="auto"/>
            <w:right w:val="none" w:sz="0" w:space="0" w:color="auto"/>
          </w:divBdr>
        </w:div>
        <w:div w:id="1642465448">
          <w:marLeft w:val="0"/>
          <w:marRight w:val="0"/>
          <w:marTop w:val="0"/>
          <w:marBottom w:val="0"/>
          <w:divBdr>
            <w:top w:val="none" w:sz="0" w:space="0" w:color="auto"/>
            <w:left w:val="none" w:sz="0" w:space="0" w:color="auto"/>
            <w:bottom w:val="none" w:sz="0" w:space="0" w:color="auto"/>
            <w:right w:val="none" w:sz="0" w:space="0" w:color="auto"/>
          </w:divBdr>
        </w:div>
        <w:div w:id="1724403554">
          <w:marLeft w:val="0"/>
          <w:marRight w:val="0"/>
          <w:marTop w:val="0"/>
          <w:marBottom w:val="0"/>
          <w:divBdr>
            <w:top w:val="none" w:sz="0" w:space="0" w:color="auto"/>
            <w:left w:val="none" w:sz="0" w:space="0" w:color="auto"/>
            <w:bottom w:val="none" w:sz="0" w:space="0" w:color="auto"/>
            <w:right w:val="none" w:sz="0" w:space="0" w:color="auto"/>
          </w:divBdr>
        </w:div>
        <w:div w:id="1754745090">
          <w:marLeft w:val="0"/>
          <w:marRight w:val="0"/>
          <w:marTop w:val="0"/>
          <w:marBottom w:val="0"/>
          <w:divBdr>
            <w:top w:val="none" w:sz="0" w:space="0" w:color="auto"/>
            <w:left w:val="none" w:sz="0" w:space="0" w:color="auto"/>
            <w:bottom w:val="none" w:sz="0" w:space="0" w:color="auto"/>
            <w:right w:val="none" w:sz="0" w:space="0" w:color="auto"/>
          </w:divBdr>
        </w:div>
        <w:div w:id="1768499349">
          <w:marLeft w:val="0"/>
          <w:marRight w:val="0"/>
          <w:marTop w:val="0"/>
          <w:marBottom w:val="0"/>
          <w:divBdr>
            <w:top w:val="none" w:sz="0" w:space="0" w:color="auto"/>
            <w:left w:val="none" w:sz="0" w:space="0" w:color="auto"/>
            <w:bottom w:val="none" w:sz="0" w:space="0" w:color="auto"/>
            <w:right w:val="none" w:sz="0" w:space="0" w:color="auto"/>
          </w:divBdr>
        </w:div>
        <w:div w:id="1813987842">
          <w:marLeft w:val="0"/>
          <w:marRight w:val="0"/>
          <w:marTop w:val="0"/>
          <w:marBottom w:val="0"/>
          <w:divBdr>
            <w:top w:val="none" w:sz="0" w:space="0" w:color="auto"/>
            <w:left w:val="none" w:sz="0" w:space="0" w:color="auto"/>
            <w:bottom w:val="none" w:sz="0" w:space="0" w:color="auto"/>
            <w:right w:val="none" w:sz="0" w:space="0" w:color="auto"/>
          </w:divBdr>
        </w:div>
        <w:div w:id="1841384140">
          <w:marLeft w:val="0"/>
          <w:marRight w:val="0"/>
          <w:marTop w:val="0"/>
          <w:marBottom w:val="0"/>
          <w:divBdr>
            <w:top w:val="none" w:sz="0" w:space="0" w:color="auto"/>
            <w:left w:val="none" w:sz="0" w:space="0" w:color="auto"/>
            <w:bottom w:val="none" w:sz="0" w:space="0" w:color="auto"/>
            <w:right w:val="none" w:sz="0" w:space="0" w:color="auto"/>
          </w:divBdr>
        </w:div>
        <w:div w:id="1850414320">
          <w:marLeft w:val="0"/>
          <w:marRight w:val="0"/>
          <w:marTop w:val="0"/>
          <w:marBottom w:val="0"/>
          <w:divBdr>
            <w:top w:val="none" w:sz="0" w:space="0" w:color="auto"/>
            <w:left w:val="none" w:sz="0" w:space="0" w:color="auto"/>
            <w:bottom w:val="none" w:sz="0" w:space="0" w:color="auto"/>
            <w:right w:val="none" w:sz="0" w:space="0" w:color="auto"/>
          </w:divBdr>
        </w:div>
        <w:div w:id="1896163169">
          <w:marLeft w:val="0"/>
          <w:marRight w:val="0"/>
          <w:marTop w:val="0"/>
          <w:marBottom w:val="0"/>
          <w:divBdr>
            <w:top w:val="none" w:sz="0" w:space="0" w:color="auto"/>
            <w:left w:val="none" w:sz="0" w:space="0" w:color="auto"/>
            <w:bottom w:val="none" w:sz="0" w:space="0" w:color="auto"/>
            <w:right w:val="none" w:sz="0" w:space="0" w:color="auto"/>
          </w:divBdr>
        </w:div>
        <w:div w:id="1924558386">
          <w:marLeft w:val="0"/>
          <w:marRight w:val="0"/>
          <w:marTop w:val="0"/>
          <w:marBottom w:val="0"/>
          <w:divBdr>
            <w:top w:val="none" w:sz="0" w:space="0" w:color="auto"/>
            <w:left w:val="none" w:sz="0" w:space="0" w:color="auto"/>
            <w:bottom w:val="none" w:sz="0" w:space="0" w:color="auto"/>
            <w:right w:val="none" w:sz="0" w:space="0" w:color="auto"/>
          </w:divBdr>
        </w:div>
        <w:div w:id="1934122183">
          <w:marLeft w:val="0"/>
          <w:marRight w:val="0"/>
          <w:marTop w:val="0"/>
          <w:marBottom w:val="0"/>
          <w:divBdr>
            <w:top w:val="none" w:sz="0" w:space="0" w:color="auto"/>
            <w:left w:val="none" w:sz="0" w:space="0" w:color="auto"/>
            <w:bottom w:val="none" w:sz="0" w:space="0" w:color="auto"/>
            <w:right w:val="none" w:sz="0" w:space="0" w:color="auto"/>
          </w:divBdr>
        </w:div>
        <w:div w:id="2035110855">
          <w:marLeft w:val="0"/>
          <w:marRight w:val="0"/>
          <w:marTop w:val="0"/>
          <w:marBottom w:val="0"/>
          <w:divBdr>
            <w:top w:val="none" w:sz="0" w:space="0" w:color="auto"/>
            <w:left w:val="none" w:sz="0" w:space="0" w:color="auto"/>
            <w:bottom w:val="none" w:sz="0" w:space="0" w:color="auto"/>
            <w:right w:val="none" w:sz="0" w:space="0" w:color="auto"/>
          </w:divBdr>
        </w:div>
        <w:div w:id="2052922277">
          <w:marLeft w:val="0"/>
          <w:marRight w:val="0"/>
          <w:marTop w:val="0"/>
          <w:marBottom w:val="0"/>
          <w:divBdr>
            <w:top w:val="none" w:sz="0" w:space="0" w:color="auto"/>
            <w:left w:val="none" w:sz="0" w:space="0" w:color="auto"/>
            <w:bottom w:val="none" w:sz="0" w:space="0" w:color="auto"/>
            <w:right w:val="none" w:sz="0" w:space="0" w:color="auto"/>
          </w:divBdr>
        </w:div>
        <w:div w:id="2096201371">
          <w:marLeft w:val="0"/>
          <w:marRight w:val="0"/>
          <w:marTop w:val="0"/>
          <w:marBottom w:val="0"/>
          <w:divBdr>
            <w:top w:val="none" w:sz="0" w:space="0" w:color="auto"/>
            <w:left w:val="none" w:sz="0" w:space="0" w:color="auto"/>
            <w:bottom w:val="none" w:sz="0" w:space="0" w:color="auto"/>
            <w:right w:val="none" w:sz="0" w:space="0" w:color="auto"/>
          </w:divBdr>
        </w:div>
        <w:div w:id="2110275023">
          <w:marLeft w:val="0"/>
          <w:marRight w:val="0"/>
          <w:marTop w:val="0"/>
          <w:marBottom w:val="0"/>
          <w:divBdr>
            <w:top w:val="none" w:sz="0" w:space="0" w:color="auto"/>
            <w:left w:val="none" w:sz="0" w:space="0" w:color="auto"/>
            <w:bottom w:val="none" w:sz="0" w:space="0" w:color="auto"/>
            <w:right w:val="none" w:sz="0" w:space="0" w:color="auto"/>
          </w:divBdr>
        </w:div>
        <w:div w:id="2116097766">
          <w:marLeft w:val="0"/>
          <w:marRight w:val="0"/>
          <w:marTop w:val="0"/>
          <w:marBottom w:val="0"/>
          <w:divBdr>
            <w:top w:val="none" w:sz="0" w:space="0" w:color="auto"/>
            <w:left w:val="none" w:sz="0" w:space="0" w:color="auto"/>
            <w:bottom w:val="none" w:sz="0" w:space="0" w:color="auto"/>
            <w:right w:val="none" w:sz="0" w:space="0" w:color="auto"/>
          </w:divBdr>
        </w:div>
      </w:divsChild>
    </w:div>
    <w:div w:id="305739185">
      <w:bodyDiv w:val="1"/>
      <w:marLeft w:val="0"/>
      <w:marRight w:val="0"/>
      <w:marTop w:val="0"/>
      <w:marBottom w:val="0"/>
      <w:divBdr>
        <w:top w:val="none" w:sz="0" w:space="0" w:color="auto"/>
        <w:left w:val="none" w:sz="0" w:space="0" w:color="auto"/>
        <w:bottom w:val="none" w:sz="0" w:space="0" w:color="auto"/>
        <w:right w:val="none" w:sz="0" w:space="0" w:color="auto"/>
      </w:divBdr>
      <w:divsChild>
        <w:div w:id="68963264">
          <w:marLeft w:val="0"/>
          <w:marRight w:val="0"/>
          <w:marTop w:val="0"/>
          <w:marBottom w:val="0"/>
          <w:divBdr>
            <w:top w:val="none" w:sz="0" w:space="0" w:color="auto"/>
            <w:left w:val="none" w:sz="0" w:space="0" w:color="auto"/>
            <w:bottom w:val="none" w:sz="0" w:space="0" w:color="auto"/>
            <w:right w:val="none" w:sz="0" w:space="0" w:color="auto"/>
          </w:divBdr>
        </w:div>
        <w:div w:id="120462108">
          <w:marLeft w:val="0"/>
          <w:marRight w:val="0"/>
          <w:marTop w:val="0"/>
          <w:marBottom w:val="0"/>
          <w:divBdr>
            <w:top w:val="none" w:sz="0" w:space="0" w:color="auto"/>
            <w:left w:val="none" w:sz="0" w:space="0" w:color="auto"/>
            <w:bottom w:val="none" w:sz="0" w:space="0" w:color="auto"/>
            <w:right w:val="none" w:sz="0" w:space="0" w:color="auto"/>
          </w:divBdr>
        </w:div>
        <w:div w:id="120809146">
          <w:marLeft w:val="0"/>
          <w:marRight w:val="0"/>
          <w:marTop w:val="0"/>
          <w:marBottom w:val="0"/>
          <w:divBdr>
            <w:top w:val="none" w:sz="0" w:space="0" w:color="auto"/>
            <w:left w:val="none" w:sz="0" w:space="0" w:color="auto"/>
            <w:bottom w:val="none" w:sz="0" w:space="0" w:color="auto"/>
            <w:right w:val="none" w:sz="0" w:space="0" w:color="auto"/>
          </w:divBdr>
        </w:div>
        <w:div w:id="130247861">
          <w:marLeft w:val="0"/>
          <w:marRight w:val="0"/>
          <w:marTop w:val="0"/>
          <w:marBottom w:val="0"/>
          <w:divBdr>
            <w:top w:val="none" w:sz="0" w:space="0" w:color="auto"/>
            <w:left w:val="none" w:sz="0" w:space="0" w:color="auto"/>
            <w:bottom w:val="none" w:sz="0" w:space="0" w:color="auto"/>
            <w:right w:val="none" w:sz="0" w:space="0" w:color="auto"/>
          </w:divBdr>
        </w:div>
        <w:div w:id="178085165">
          <w:marLeft w:val="0"/>
          <w:marRight w:val="0"/>
          <w:marTop w:val="0"/>
          <w:marBottom w:val="0"/>
          <w:divBdr>
            <w:top w:val="none" w:sz="0" w:space="0" w:color="auto"/>
            <w:left w:val="none" w:sz="0" w:space="0" w:color="auto"/>
            <w:bottom w:val="none" w:sz="0" w:space="0" w:color="auto"/>
            <w:right w:val="none" w:sz="0" w:space="0" w:color="auto"/>
          </w:divBdr>
        </w:div>
        <w:div w:id="186677675">
          <w:marLeft w:val="0"/>
          <w:marRight w:val="0"/>
          <w:marTop w:val="0"/>
          <w:marBottom w:val="0"/>
          <w:divBdr>
            <w:top w:val="none" w:sz="0" w:space="0" w:color="auto"/>
            <w:left w:val="none" w:sz="0" w:space="0" w:color="auto"/>
            <w:bottom w:val="none" w:sz="0" w:space="0" w:color="auto"/>
            <w:right w:val="none" w:sz="0" w:space="0" w:color="auto"/>
          </w:divBdr>
        </w:div>
        <w:div w:id="186918385">
          <w:marLeft w:val="0"/>
          <w:marRight w:val="0"/>
          <w:marTop w:val="0"/>
          <w:marBottom w:val="0"/>
          <w:divBdr>
            <w:top w:val="none" w:sz="0" w:space="0" w:color="auto"/>
            <w:left w:val="none" w:sz="0" w:space="0" w:color="auto"/>
            <w:bottom w:val="none" w:sz="0" w:space="0" w:color="auto"/>
            <w:right w:val="none" w:sz="0" w:space="0" w:color="auto"/>
          </w:divBdr>
        </w:div>
        <w:div w:id="207838510">
          <w:marLeft w:val="0"/>
          <w:marRight w:val="0"/>
          <w:marTop w:val="0"/>
          <w:marBottom w:val="0"/>
          <w:divBdr>
            <w:top w:val="none" w:sz="0" w:space="0" w:color="auto"/>
            <w:left w:val="none" w:sz="0" w:space="0" w:color="auto"/>
            <w:bottom w:val="none" w:sz="0" w:space="0" w:color="auto"/>
            <w:right w:val="none" w:sz="0" w:space="0" w:color="auto"/>
          </w:divBdr>
        </w:div>
        <w:div w:id="211307272">
          <w:marLeft w:val="0"/>
          <w:marRight w:val="0"/>
          <w:marTop w:val="0"/>
          <w:marBottom w:val="0"/>
          <w:divBdr>
            <w:top w:val="none" w:sz="0" w:space="0" w:color="auto"/>
            <w:left w:val="none" w:sz="0" w:space="0" w:color="auto"/>
            <w:bottom w:val="none" w:sz="0" w:space="0" w:color="auto"/>
            <w:right w:val="none" w:sz="0" w:space="0" w:color="auto"/>
          </w:divBdr>
        </w:div>
        <w:div w:id="249390837">
          <w:marLeft w:val="0"/>
          <w:marRight w:val="0"/>
          <w:marTop w:val="0"/>
          <w:marBottom w:val="0"/>
          <w:divBdr>
            <w:top w:val="none" w:sz="0" w:space="0" w:color="auto"/>
            <w:left w:val="none" w:sz="0" w:space="0" w:color="auto"/>
            <w:bottom w:val="none" w:sz="0" w:space="0" w:color="auto"/>
            <w:right w:val="none" w:sz="0" w:space="0" w:color="auto"/>
          </w:divBdr>
        </w:div>
        <w:div w:id="303194656">
          <w:marLeft w:val="0"/>
          <w:marRight w:val="0"/>
          <w:marTop w:val="0"/>
          <w:marBottom w:val="0"/>
          <w:divBdr>
            <w:top w:val="none" w:sz="0" w:space="0" w:color="auto"/>
            <w:left w:val="none" w:sz="0" w:space="0" w:color="auto"/>
            <w:bottom w:val="none" w:sz="0" w:space="0" w:color="auto"/>
            <w:right w:val="none" w:sz="0" w:space="0" w:color="auto"/>
          </w:divBdr>
        </w:div>
        <w:div w:id="305208318">
          <w:marLeft w:val="0"/>
          <w:marRight w:val="0"/>
          <w:marTop w:val="0"/>
          <w:marBottom w:val="0"/>
          <w:divBdr>
            <w:top w:val="none" w:sz="0" w:space="0" w:color="auto"/>
            <w:left w:val="none" w:sz="0" w:space="0" w:color="auto"/>
            <w:bottom w:val="none" w:sz="0" w:space="0" w:color="auto"/>
            <w:right w:val="none" w:sz="0" w:space="0" w:color="auto"/>
          </w:divBdr>
        </w:div>
        <w:div w:id="351689519">
          <w:marLeft w:val="0"/>
          <w:marRight w:val="0"/>
          <w:marTop w:val="0"/>
          <w:marBottom w:val="0"/>
          <w:divBdr>
            <w:top w:val="none" w:sz="0" w:space="0" w:color="auto"/>
            <w:left w:val="none" w:sz="0" w:space="0" w:color="auto"/>
            <w:bottom w:val="none" w:sz="0" w:space="0" w:color="auto"/>
            <w:right w:val="none" w:sz="0" w:space="0" w:color="auto"/>
          </w:divBdr>
        </w:div>
        <w:div w:id="361321570">
          <w:marLeft w:val="0"/>
          <w:marRight w:val="0"/>
          <w:marTop w:val="0"/>
          <w:marBottom w:val="0"/>
          <w:divBdr>
            <w:top w:val="none" w:sz="0" w:space="0" w:color="auto"/>
            <w:left w:val="none" w:sz="0" w:space="0" w:color="auto"/>
            <w:bottom w:val="none" w:sz="0" w:space="0" w:color="auto"/>
            <w:right w:val="none" w:sz="0" w:space="0" w:color="auto"/>
          </w:divBdr>
        </w:div>
        <w:div w:id="405687341">
          <w:marLeft w:val="0"/>
          <w:marRight w:val="0"/>
          <w:marTop w:val="0"/>
          <w:marBottom w:val="0"/>
          <w:divBdr>
            <w:top w:val="none" w:sz="0" w:space="0" w:color="auto"/>
            <w:left w:val="none" w:sz="0" w:space="0" w:color="auto"/>
            <w:bottom w:val="none" w:sz="0" w:space="0" w:color="auto"/>
            <w:right w:val="none" w:sz="0" w:space="0" w:color="auto"/>
          </w:divBdr>
        </w:div>
        <w:div w:id="421069301">
          <w:marLeft w:val="0"/>
          <w:marRight w:val="0"/>
          <w:marTop w:val="0"/>
          <w:marBottom w:val="0"/>
          <w:divBdr>
            <w:top w:val="none" w:sz="0" w:space="0" w:color="auto"/>
            <w:left w:val="none" w:sz="0" w:space="0" w:color="auto"/>
            <w:bottom w:val="none" w:sz="0" w:space="0" w:color="auto"/>
            <w:right w:val="none" w:sz="0" w:space="0" w:color="auto"/>
          </w:divBdr>
        </w:div>
        <w:div w:id="428621400">
          <w:marLeft w:val="0"/>
          <w:marRight w:val="0"/>
          <w:marTop w:val="0"/>
          <w:marBottom w:val="0"/>
          <w:divBdr>
            <w:top w:val="none" w:sz="0" w:space="0" w:color="auto"/>
            <w:left w:val="none" w:sz="0" w:space="0" w:color="auto"/>
            <w:bottom w:val="none" w:sz="0" w:space="0" w:color="auto"/>
            <w:right w:val="none" w:sz="0" w:space="0" w:color="auto"/>
          </w:divBdr>
        </w:div>
        <w:div w:id="434178177">
          <w:marLeft w:val="0"/>
          <w:marRight w:val="0"/>
          <w:marTop w:val="0"/>
          <w:marBottom w:val="0"/>
          <w:divBdr>
            <w:top w:val="none" w:sz="0" w:space="0" w:color="auto"/>
            <w:left w:val="none" w:sz="0" w:space="0" w:color="auto"/>
            <w:bottom w:val="none" w:sz="0" w:space="0" w:color="auto"/>
            <w:right w:val="none" w:sz="0" w:space="0" w:color="auto"/>
          </w:divBdr>
        </w:div>
        <w:div w:id="435909660">
          <w:marLeft w:val="0"/>
          <w:marRight w:val="0"/>
          <w:marTop w:val="0"/>
          <w:marBottom w:val="0"/>
          <w:divBdr>
            <w:top w:val="none" w:sz="0" w:space="0" w:color="auto"/>
            <w:left w:val="none" w:sz="0" w:space="0" w:color="auto"/>
            <w:bottom w:val="none" w:sz="0" w:space="0" w:color="auto"/>
            <w:right w:val="none" w:sz="0" w:space="0" w:color="auto"/>
          </w:divBdr>
        </w:div>
        <w:div w:id="484206160">
          <w:marLeft w:val="0"/>
          <w:marRight w:val="0"/>
          <w:marTop w:val="0"/>
          <w:marBottom w:val="0"/>
          <w:divBdr>
            <w:top w:val="none" w:sz="0" w:space="0" w:color="auto"/>
            <w:left w:val="none" w:sz="0" w:space="0" w:color="auto"/>
            <w:bottom w:val="none" w:sz="0" w:space="0" w:color="auto"/>
            <w:right w:val="none" w:sz="0" w:space="0" w:color="auto"/>
          </w:divBdr>
        </w:div>
        <w:div w:id="492962336">
          <w:marLeft w:val="0"/>
          <w:marRight w:val="0"/>
          <w:marTop w:val="0"/>
          <w:marBottom w:val="0"/>
          <w:divBdr>
            <w:top w:val="none" w:sz="0" w:space="0" w:color="auto"/>
            <w:left w:val="none" w:sz="0" w:space="0" w:color="auto"/>
            <w:bottom w:val="none" w:sz="0" w:space="0" w:color="auto"/>
            <w:right w:val="none" w:sz="0" w:space="0" w:color="auto"/>
          </w:divBdr>
        </w:div>
        <w:div w:id="499388171">
          <w:marLeft w:val="0"/>
          <w:marRight w:val="0"/>
          <w:marTop w:val="0"/>
          <w:marBottom w:val="0"/>
          <w:divBdr>
            <w:top w:val="none" w:sz="0" w:space="0" w:color="auto"/>
            <w:left w:val="none" w:sz="0" w:space="0" w:color="auto"/>
            <w:bottom w:val="none" w:sz="0" w:space="0" w:color="auto"/>
            <w:right w:val="none" w:sz="0" w:space="0" w:color="auto"/>
          </w:divBdr>
        </w:div>
        <w:div w:id="532771439">
          <w:marLeft w:val="0"/>
          <w:marRight w:val="0"/>
          <w:marTop w:val="0"/>
          <w:marBottom w:val="0"/>
          <w:divBdr>
            <w:top w:val="none" w:sz="0" w:space="0" w:color="auto"/>
            <w:left w:val="none" w:sz="0" w:space="0" w:color="auto"/>
            <w:bottom w:val="none" w:sz="0" w:space="0" w:color="auto"/>
            <w:right w:val="none" w:sz="0" w:space="0" w:color="auto"/>
          </w:divBdr>
        </w:div>
        <w:div w:id="554316727">
          <w:marLeft w:val="0"/>
          <w:marRight w:val="0"/>
          <w:marTop w:val="0"/>
          <w:marBottom w:val="0"/>
          <w:divBdr>
            <w:top w:val="none" w:sz="0" w:space="0" w:color="auto"/>
            <w:left w:val="none" w:sz="0" w:space="0" w:color="auto"/>
            <w:bottom w:val="none" w:sz="0" w:space="0" w:color="auto"/>
            <w:right w:val="none" w:sz="0" w:space="0" w:color="auto"/>
          </w:divBdr>
        </w:div>
        <w:div w:id="565263850">
          <w:marLeft w:val="0"/>
          <w:marRight w:val="0"/>
          <w:marTop w:val="0"/>
          <w:marBottom w:val="0"/>
          <w:divBdr>
            <w:top w:val="none" w:sz="0" w:space="0" w:color="auto"/>
            <w:left w:val="none" w:sz="0" w:space="0" w:color="auto"/>
            <w:bottom w:val="none" w:sz="0" w:space="0" w:color="auto"/>
            <w:right w:val="none" w:sz="0" w:space="0" w:color="auto"/>
          </w:divBdr>
        </w:div>
        <w:div w:id="569079807">
          <w:marLeft w:val="0"/>
          <w:marRight w:val="0"/>
          <w:marTop w:val="0"/>
          <w:marBottom w:val="0"/>
          <w:divBdr>
            <w:top w:val="none" w:sz="0" w:space="0" w:color="auto"/>
            <w:left w:val="none" w:sz="0" w:space="0" w:color="auto"/>
            <w:bottom w:val="none" w:sz="0" w:space="0" w:color="auto"/>
            <w:right w:val="none" w:sz="0" w:space="0" w:color="auto"/>
          </w:divBdr>
        </w:div>
        <w:div w:id="580799141">
          <w:marLeft w:val="0"/>
          <w:marRight w:val="0"/>
          <w:marTop w:val="0"/>
          <w:marBottom w:val="0"/>
          <w:divBdr>
            <w:top w:val="none" w:sz="0" w:space="0" w:color="auto"/>
            <w:left w:val="none" w:sz="0" w:space="0" w:color="auto"/>
            <w:bottom w:val="none" w:sz="0" w:space="0" w:color="auto"/>
            <w:right w:val="none" w:sz="0" w:space="0" w:color="auto"/>
          </w:divBdr>
        </w:div>
        <w:div w:id="610012191">
          <w:marLeft w:val="0"/>
          <w:marRight w:val="0"/>
          <w:marTop w:val="0"/>
          <w:marBottom w:val="0"/>
          <w:divBdr>
            <w:top w:val="none" w:sz="0" w:space="0" w:color="auto"/>
            <w:left w:val="none" w:sz="0" w:space="0" w:color="auto"/>
            <w:bottom w:val="none" w:sz="0" w:space="0" w:color="auto"/>
            <w:right w:val="none" w:sz="0" w:space="0" w:color="auto"/>
          </w:divBdr>
        </w:div>
        <w:div w:id="671301670">
          <w:marLeft w:val="0"/>
          <w:marRight w:val="0"/>
          <w:marTop w:val="0"/>
          <w:marBottom w:val="0"/>
          <w:divBdr>
            <w:top w:val="none" w:sz="0" w:space="0" w:color="auto"/>
            <w:left w:val="none" w:sz="0" w:space="0" w:color="auto"/>
            <w:bottom w:val="none" w:sz="0" w:space="0" w:color="auto"/>
            <w:right w:val="none" w:sz="0" w:space="0" w:color="auto"/>
          </w:divBdr>
        </w:div>
        <w:div w:id="713237132">
          <w:marLeft w:val="0"/>
          <w:marRight w:val="0"/>
          <w:marTop w:val="0"/>
          <w:marBottom w:val="0"/>
          <w:divBdr>
            <w:top w:val="none" w:sz="0" w:space="0" w:color="auto"/>
            <w:left w:val="none" w:sz="0" w:space="0" w:color="auto"/>
            <w:bottom w:val="none" w:sz="0" w:space="0" w:color="auto"/>
            <w:right w:val="none" w:sz="0" w:space="0" w:color="auto"/>
          </w:divBdr>
        </w:div>
        <w:div w:id="734619203">
          <w:marLeft w:val="0"/>
          <w:marRight w:val="0"/>
          <w:marTop w:val="0"/>
          <w:marBottom w:val="0"/>
          <w:divBdr>
            <w:top w:val="none" w:sz="0" w:space="0" w:color="auto"/>
            <w:left w:val="none" w:sz="0" w:space="0" w:color="auto"/>
            <w:bottom w:val="none" w:sz="0" w:space="0" w:color="auto"/>
            <w:right w:val="none" w:sz="0" w:space="0" w:color="auto"/>
          </w:divBdr>
        </w:div>
        <w:div w:id="816260120">
          <w:marLeft w:val="0"/>
          <w:marRight w:val="0"/>
          <w:marTop w:val="0"/>
          <w:marBottom w:val="0"/>
          <w:divBdr>
            <w:top w:val="none" w:sz="0" w:space="0" w:color="auto"/>
            <w:left w:val="none" w:sz="0" w:space="0" w:color="auto"/>
            <w:bottom w:val="none" w:sz="0" w:space="0" w:color="auto"/>
            <w:right w:val="none" w:sz="0" w:space="0" w:color="auto"/>
          </w:divBdr>
        </w:div>
        <w:div w:id="839003335">
          <w:marLeft w:val="0"/>
          <w:marRight w:val="0"/>
          <w:marTop w:val="0"/>
          <w:marBottom w:val="0"/>
          <w:divBdr>
            <w:top w:val="none" w:sz="0" w:space="0" w:color="auto"/>
            <w:left w:val="none" w:sz="0" w:space="0" w:color="auto"/>
            <w:bottom w:val="none" w:sz="0" w:space="0" w:color="auto"/>
            <w:right w:val="none" w:sz="0" w:space="0" w:color="auto"/>
          </w:divBdr>
        </w:div>
        <w:div w:id="881525604">
          <w:marLeft w:val="0"/>
          <w:marRight w:val="0"/>
          <w:marTop w:val="0"/>
          <w:marBottom w:val="0"/>
          <w:divBdr>
            <w:top w:val="none" w:sz="0" w:space="0" w:color="auto"/>
            <w:left w:val="none" w:sz="0" w:space="0" w:color="auto"/>
            <w:bottom w:val="none" w:sz="0" w:space="0" w:color="auto"/>
            <w:right w:val="none" w:sz="0" w:space="0" w:color="auto"/>
          </w:divBdr>
        </w:div>
        <w:div w:id="917246856">
          <w:marLeft w:val="0"/>
          <w:marRight w:val="0"/>
          <w:marTop w:val="0"/>
          <w:marBottom w:val="0"/>
          <w:divBdr>
            <w:top w:val="none" w:sz="0" w:space="0" w:color="auto"/>
            <w:left w:val="none" w:sz="0" w:space="0" w:color="auto"/>
            <w:bottom w:val="none" w:sz="0" w:space="0" w:color="auto"/>
            <w:right w:val="none" w:sz="0" w:space="0" w:color="auto"/>
          </w:divBdr>
        </w:div>
        <w:div w:id="927426015">
          <w:marLeft w:val="0"/>
          <w:marRight w:val="0"/>
          <w:marTop w:val="0"/>
          <w:marBottom w:val="0"/>
          <w:divBdr>
            <w:top w:val="none" w:sz="0" w:space="0" w:color="auto"/>
            <w:left w:val="none" w:sz="0" w:space="0" w:color="auto"/>
            <w:bottom w:val="none" w:sz="0" w:space="0" w:color="auto"/>
            <w:right w:val="none" w:sz="0" w:space="0" w:color="auto"/>
          </w:divBdr>
        </w:div>
        <w:div w:id="942876791">
          <w:marLeft w:val="0"/>
          <w:marRight w:val="0"/>
          <w:marTop w:val="0"/>
          <w:marBottom w:val="0"/>
          <w:divBdr>
            <w:top w:val="none" w:sz="0" w:space="0" w:color="auto"/>
            <w:left w:val="none" w:sz="0" w:space="0" w:color="auto"/>
            <w:bottom w:val="none" w:sz="0" w:space="0" w:color="auto"/>
            <w:right w:val="none" w:sz="0" w:space="0" w:color="auto"/>
          </w:divBdr>
        </w:div>
        <w:div w:id="983704520">
          <w:marLeft w:val="0"/>
          <w:marRight w:val="0"/>
          <w:marTop w:val="0"/>
          <w:marBottom w:val="0"/>
          <w:divBdr>
            <w:top w:val="none" w:sz="0" w:space="0" w:color="auto"/>
            <w:left w:val="none" w:sz="0" w:space="0" w:color="auto"/>
            <w:bottom w:val="none" w:sz="0" w:space="0" w:color="auto"/>
            <w:right w:val="none" w:sz="0" w:space="0" w:color="auto"/>
          </w:divBdr>
        </w:div>
        <w:div w:id="993794906">
          <w:marLeft w:val="0"/>
          <w:marRight w:val="0"/>
          <w:marTop w:val="0"/>
          <w:marBottom w:val="0"/>
          <w:divBdr>
            <w:top w:val="none" w:sz="0" w:space="0" w:color="auto"/>
            <w:left w:val="none" w:sz="0" w:space="0" w:color="auto"/>
            <w:bottom w:val="none" w:sz="0" w:space="0" w:color="auto"/>
            <w:right w:val="none" w:sz="0" w:space="0" w:color="auto"/>
          </w:divBdr>
        </w:div>
        <w:div w:id="1007713459">
          <w:marLeft w:val="0"/>
          <w:marRight w:val="0"/>
          <w:marTop w:val="0"/>
          <w:marBottom w:val="0"/>
          <w:divBdr>
            <w:top w:val="none" w:sz="0" w:space="0" w:color="auto"/>
            <w:left w:val="none" w:sz="0" w:space="0" w:color="auto"/>
            <w:bottom w:val="none" w:sz="0" w:space="0" w:color="auto"/>
            <w:right w:val="none" w:sz="0" w:space="0" w:color="auto"/>
          </w:divBdr>
        </w:div>
        <w:div w:id="1038164996">
          <w:marLeft w:val="0"/>
          <w:marRight w:val="0"/>
          <w:marTop w:val="0"/>
          <w:marBottom w:val="0"/>
          <w:divBdr>
            <w:top w:val="none" w:sz="0" w:space="0" w:color="auto"/>
            <w:left w:val="none" w:sz="0" w:space="0" w:color="auto"/>
            <w:bottom w:val="none" w:sz="0" w:space="0" w:color="auto"/>
            <w:right w:val="none" w:sz="0" w:space="0" w:color="auto"/>
          </w:divBdr>
        </w:div>
        <w:div w:id="1054623465">
          <w:marLeft w:val="0"/>
          <w:marRight w:val="0"/>
          <w:marTop w:val="0"/>
          <w:marBottom w:val="0"/>
          <w:divBdr>
            <w:top w:val="none" w:sz="0" w:space="0" w:color="auto"/>
            <w:left w:val="none" w:sz="0" w:space="0" w:color="auto"/>
            <w:bottom w:val="none" w:sz="0" w:space="0" w:color="auto"/>
            <w:right w:val="none" w:sz="0" w:space="0" w:color="auto"/>
          </w:divBdr>
        </w:div>
        <w:div w:id="1073628101">
          <w:marLeft w:val="0"/>
          <w:marRight w:val="0"/>
          <w:marTop w:val="0"/>
          <w:marBottom w:val="0"/>
          <w:divBdr>
            <w:top w:val="none" w:sz="0" w:space="0" w:color="auto"/>
            <w:left w:val="none" w:sz="0" w:space="0" w:color="auto"/>
            <w:bottom w:val="none" w:sz="0" w:space="0" w:color="auto"/>
            <w:right w:val="none" w:sz="0" w:space="0" w:color="auto"/>
          </w:divBdr>
        </w:div>
        <w:div w:id="1082332716">
          <w:marLeft w:val="0"/>
          <w:marRight w:val="0"/>
          <w:marTop w:val="0"/>
          <w:marBottom w:val="0"/>
          <w:divBdr>
            <w:top w:val="none" w:sz="0" w:space="0" w:color="auto"/>
            <w:left w:val="none" w:sz="0" w:space="0" w:color="auto"/>
            <w:bottom w:val="none" w:sz="0" w:space="0" w:color="auto"/>
            <w:right w:val="none" w:sz="0" w:space="0" w:color="auto"/>
          </w:divBdr>
        </w:div>
        <w:div w:id="1095595160">
          <w:marLeft w:val="0"/>
          <w:marRight w:val="0"/>
          <w:marTop w:val="0"/>
          <w:marBottom w:val="0"/>
          <w:divBdr>
            <w:top w:val="none" w:sz="0" w:space="0" w:color="auto"/>
            <w:left w:val="none" w:sz="0" w:space="0" w:color="auto"/>
            <w:bottom w:val="none" w:sz="0" w:space="0" w:color="auto"/>
            <w:right w:val="none" w:sz="0" w:space="0" w:color="auto"/>
          </w:divBdr>
        </w:div>
        <w:div w:id="1121001182">
          <w:marLeft w:val="0"/>
          <w:marRight w:val="0"/>
          <w:marTop w:val="0"/>
          <w:marBottom w:val="0"/>
          <w:divBdr>
            <w:top w:val="none" w:sz="0" w:space="0" w:color="auto"/>
            <w:left w:val="none" w:sz="0" w:space="0" w:color="auto"/>
            <w:bottom w:val="none" w:sz="0" w:space="0" w:color="auto"/>
            <w:right w:val="none" w:sz="0" w:space="0" w:color="auto"/>
          </w:divBdr>
        </w:div>
        <w:div w:id="1137262192">
          <w:marLeft w:val="0"/>
          <w:marRight w:val="0"/>
          <w:marTop w:val="0"/>
          <w:marBottom w:val="0"/>
          <w:divBdr>
            <w:top w:val="none" w:sz="0" w:space="0" w:color="auto"/>
            <w:left w:val="none" w:sz="0" w:space="0" w:color="auto"/>
            <w:bottom w:val="none" w:sz="0" w:space="0" w:color="auto"/>
            <w:right w:val="none" w:sz="0" w:space="0" w:color="auto"/>
          </w:divBdr>
        </w:div>
        <w:div w:id="1138261906">
          <w:marLeft w:val="0"/>
          <w:marRight w:val="0"/>
          <w:marTop w:val="0"/>
          <w:marBottom w:val="0"/>
          <w:divBdr>
            <w:top w:val="none" w:sz="0" w:space="0" w:color="auto"/>
            <w:left w:val="none" w:sz="0" w:space="0" w:color="auto"/>
            <w:bottom w:val="none" w:sz="0" w:space="0" w:color="auto"/>
            <w:right w:val="none" w:sz="0" w:space="0" w:color="auto"/>
          </w:divBdr>
        </w:div>
        <w:div w:id="1153567554">
          <w:marLeft w:val="0"/>
          <w:marRight w:val="0"/>
          <w:marTop w:val="0"/>
          <w:marBottom w:val="0"/>
          <w:divBdr>
            <w:top w:val="none" w:sz="0" w:space="0" w:color="auto"/>
            <w:left w:val="none" w:sz="0" w:space="0" w:color="auto"/>
            <w:bottom w:val="none" w:sz="0" w:space="0" w:color="auto"/>
            <w:right w:val="none" w:sz="0" w:space="0" w:color="auto"/>
          </w:divBdr>
        </w:div>
        <w:div w:id="1156143036">
          <w:marLeft w:val="0"/>
          <w:marRight w:val="0"/>
          <w:marTop w:val="0"/>
          <w:marBottom w:val="0"/>
          <w:divBdr>
            <w:top w:val="none" w:sz="0" w:space="0" w:color="auto"/>
            <w:left w:val="none" w:sz="0" w:space="0" w:color="auto"/>
            <w:bottom w:val="none" w:sz="0" w:space="0" w:color="auto"/>
            <w:right w:val="none" w:sz="0" w:space="0" w:color="auto"/>
          </w:divBdr>
        </w:div>
        <w:div w:id="1202203086">
          <w:marLeft w:val="0"/>
          <w:marRight w:val="0"/>
          <w:marTop w:val="0"/>
          <w:marBottom w:val="0"/>
          <w:divBdr>
            <w:top w:val="none" w:sz="0" w:space="0" w:color="auto"/>
            <w:left w:val="none" w:sz="0" w:space="0" w:color="auto"/>
            <w:bottom w:val="none" w:sz="0" w:space="0" w:color="auto"/>
            <w:right w:val="none" w:sz="0" w:space="0" w:color="auto"/>
          </w:divBdr>
        </w:div>
        <w:div w:id="1203329676">
          <w:marLeft w:val="0"/>
          <w:marRight w:val="0"/>
          <w:marTop w:val="0"/>
          <w:marBottom w:val="0"/>
          <w:divBdr>
            <w:top w:val="none" w:sz="0" w:space="0" w:color="auto"/>
            <w:left w:val="none" w:sz="0" w:space="0" w:color="auto"/>
            <w:bottom w:val="none" w:sz="0" w:space="0" w:color="auto"/>
            <w:right w:val="none" w:sz="0" w:space="0" w:color="auto"/>
          </w:divBdr>
        </w:div>
        <w:div w:id="1204368972">
          <w:marLeft w:val="0"/>
          <w:marRight w:val="0"/>
          <w:marTop w:val="0"/>
          <w:marBottom w:val="0"/>
          <w:divBdr>
            <w:top w:val="none" w:sz="0" w:space="0" w:color="auto"/>
            <w:left w:val="none" w:sz="0" w:space="0" w:color="auto"/>
            <w:bottom w:val="none" w:sz="0" w:space="0" w:color="auto"/>
            <w:right w:val="none" w:sz="0" w:space="0" w:color="auto"/>
          </w:divBdr>
        </w:div>
        <w:div w:id="1213612282">
          <w:marLeft w:val="0"/>
          <w:marRight w:val="0"/>
          <w:marTop w:val="0"/>
          <w:marBottom w:val="0"/>
          <w:divBdr>
            <w:top w:val="none" w:sz="0" w:space="0" w:color="auto"/>
            <w:left w:val="none" w:sz="0" w:space="0" w:color="auto"/>
            <w:bottom w:val="none" w:sz="0" w:space="0" w:color="auto"/>
            <w:right w:val="none" w:sz="0" w:space="0" w:color="auto"/>
          </w:divBdr>
        </w:div>
        <w:div w:id="1218860224">
          <w:marLeft w:val="0"/>
          <w:marRight w:val="0"/>
          <w:marTop w:val="0"/>
          <w:marBottom w:val="0"/>
          <w:divBdr>
            <w:top w:val="none" w:sz="0" w:space="0" w:color="auto"/>
            <w:left w:val="none" w:sz="0" w:space="0" w:color="auto"/>
            <w:bottom w:val="none" w:sz="0" w:space="0" w:color="auto"/>
            <w:right w:val="none" w:sz="0" w:space="0" w:color="auto"/>
          </w:divBdr>
        </w:div>
        <w:div w:id="1247568699">
          <w:marLeft w:val="0"/>
          <w:marRight w:val="0"/>
          <w:marTop w:val="0"/>
          <w:marBottom w:val="0"/>
          <w:divBdr>
            <w:top w:val="none" w:sz="0" w:space="0" w:color="auto"/>
            <w:left w:val="none" w:sz="0" w:space="0" w:color="auto"/>
            <w:bottom w:val="none" w:sz="0" w:space="0" w:color="auto"/>
            <w:right w:val="none" w:sz="0" w:space="0" w:color="auto"/>
          </w:divBdr>
        </w:div>
        <w:div w:id="1279871842">
          <w:marLeft w:val="0"/>
          <w:marRight w:val="0"/>
          <w:marTop w:val="0"/>
          <w:marBottom w:val="0"/>
          <w:divBdr>
            <w:top w:val="none" w:sz="0" w:space="0" w:color="auto"/>
            <w:left w:val="none" w:sz="0" w:space="0" w:color="auto"/>
            <w:bottom w:val="none" w:sz="0" w:space="0" w:color="auto"/>
            <w:right w:val="none" w:sz="0" w:space="0" w:color="auto"/>
          </w:divBdr>
        </w:div>
        <w:div w:id="1321692715">
          <w:marLeft w:val="0"/>
          <w:marRight w:val="0"/>
          <w:marTop w:val="0"/>
          <w:marBottom w:val="0"/>
          <w:divBdr>
            <w:top w:val="none" w:sz="0" w:space="0" w:color="auto"/>
            <w:left w:val="none" w:sz="0" w:space="0" w:color="auto"/>
            <w:bottom w:val="none" w:sz="0" w:space="0" w:color="auto"/>
            <w:right w:val="none" w:sz="0" w:space="0" w:color="auto"/>
          </w:divBdr>
        </w:div>
        <w:div w:id="1344278270">
          <w:marLeft w:val="0"/>
          <w:marRight w:val="0"/>
          <w:marTop w:val="0"/>
          <w:marBottom w:val="0"/>
          <w:divBdr>
            <w:top w:val="none" w:sz="0" w:space="0" w:color="auto"/>
            <w:left w:val="none" w:sz="0" w:space="0" w:color="auto"/>
            <w:bottom w:val="none" w:sz="0" w:space="0" w:color="auto"/>
            <w:right w:val="none" w:sz="0" w:space="0" w:color="auto"/>
          </w:divBdr>
        </w:div>
        <w:div w:id="1361541805">
          <w:marLeft w:val="0"/>
          <w:marRight w:val="0"/>
          <w:marTop w:val="0"/>
          <w:marBottom w:val="0"/>
          <w:divBdr>
            <w:top w:val="none" w:sz="0" w:space="0" w:color="auto"/>
            <w:left w:val="none" w:sz="0" w:space="0" w:color="auto"/>
            <w:bottom w:val="none" w:sz="0" w:space="0" w:color="auto"/>
            <w:right w:val="none" w:sz="0" w:space="0" w:color="auto"/>
          </w:divBdr>
        </w:div>
        <w:div w:id="1421485712">
          <w:marLeft w:val="0"/>
          <w:marRight w:val="0"/>
          <w:marTop w:val="0"/>
          <w:marBottom w:val="0"/>
          <w:divBdr>
            <w:top w:val="none" w:sz="0" w:space="0" w:color="auto"/>
            <w:left w:val="none" w:sz="0" w:space="0" w:color="auto"/>
            <w:bottom w:val="none" w:sz="0" w:space="0" w:color="auto"/>
            <w:right w:val="none" w:sz="0" w:space="0" w:color="auto"/>
          </w:divBdr>
        </w:div>
        <w:div w:id="1428426453">
          <w:marLeft w:val="0"/>
          <w:marRight w:val="0"/>
          <w:marTop w:val="0"/>
          <w:marBottom w:val="0"/>
          <w:divBdr>
            <w:top w:val="none" w:sz="0" w:space="0" w:color="auto"/>
            <w:left w:val="none" w:sz="0" w:space="0" w:color="auto"/>
            <w:bottom w:val="none" w:sz="0" w:space="0" w:color="auto"/>
            <w:right w:val="none" w:sz="0" w:space="0" w:color="auto"/>
          </w:divBdr>
        </w:div>
        <w:div w:id="1431928216">
          <w:marLeft w:val="0"/>
          <w:marRight w:val="0"/>
          <w:marTop w:val="0"/>
          <w:marBottom w:val="0"/>
          <w:divBdr>
            <w:top w:val="none" w:sz="0" w:space="0" w:color="auto"/>
            <w:left w:val="none" w:sz="0" w:space="0" w:color="auto"/>
            <w:bottom w:val="none" w:sz="0" w:space="0" w:color="auto"/>
            <w:right w:val="none" w:sz="0" w:space="0" w:color="auto"/>
          </w:divBdr>
        </w:div>
        <w:div w:id="1444886391">
          <w:marLeft w:val="0"/>
          <w:marRight w:val="0"/>
          <w:marTop w:val="0"/>
          <w:marBottom w:val="0"/>
          <w:divBdr>
            <w:top w:val="none" w:sz="0" w:space="0" w:color="auto"/>
            <w:left w:val="none" w:sz="0" w:space="0" w:color="auto"/>
            <w:bottom w:val="none" w:sz="0" w:space="0" w:color="auto"/>
            <w:right w:val="none" w:sz="0" w:space="0" w:color="auto"/>
          </w:divBdr>
        </w:div>
        <w:div w:id="1457258628">
          <w:marLeft w:val="0"/>
          <w:marRight w:val="0"/>
          <w:marTop w:val="0"/>
          <w:marBottom w:val="0"/>
          <w:divBdr>
            <w:top w:val="none" w:sz="0" w:space="0" w:color="auto"/>
            <w:left w:val="none" w:sz="0" w:space="0" w:color="auto"/>
            <w:bottom w:val="none" w:sz="0" w:space="0" w:color="auto"/>
            <w:right w:val="none" w:sz="0" w:space="0" w:color="auto"/>
          </w:divBdr>
        </w:div>
        <w:div w:id="1468546439">
          <w:marLeft w:val="0"/>
          <w:marRight w:val="0"/>
          <w:marTop w:val="0"/>
          <w:marBottom w:val="0"/>
          <w:divBdr>
            <w:top w:val="none" w:sz="0" w:space="0" w:color="auto"/>
            <w:left w:val="none" w:sz="0" w:space="0" w:color="auto"/>
            <w:bottom w:val="none" w:sz="0" w:space="0" w:color="auto"/>
            <w:right w:val="none" w:sz="0" w:space="0" w:color="auto"/>
          </w:divBdr>
        </w:div>
        <w:div w:id="1479108845">
          <w:marLeft w:val="0"/>
          <w:marRight w:val="0"/>
          <w:marTop w:val="0"/>
          <w:marBottom w:val="0"/>
          <w:divBdr>
            <w:top w:val="none" w:sz="0" w:space="0" w:color="auto"/>
            <w:left w:val="none" w:sz="0" w:space="0" w:color="auto"/>
            <w:bottom w:val="none" w:sz="0" w:space="0" w:color="auto"/>
            <w:right w:val="none" w:sz="0" w:space="0" w:color="auto"/>
          </w:divBdr>
        </w:div>
        <w:div w:id="1490243709">
          <w:marLeft w:val="0"/>
          <w:marRight w:val="0"/>
          <w:marTop w:val="0"/>
          <w:marBottom w:val="0"/>
          <w:divBdr>
            <w:top w:val="none" w:sz="0" w:space="0" w:color="auto"/>
            <w:left w:val="none" w:sz="0" w:space="0" w:color="auto"/>
            <w:bottom w:val="none" w:sz="0" w:space="0" w:color="auto"/>
            <w:right w:val="none" w:sz="0" w:space="0" w:color="auto"/>
          </w:divBdr>
        </w:div>
        <w:div w:id="1519003813">
          <w:marLeft w:val="0"/>
          <w:marRight w:val="0"/>
          <w:marTop w:val="0"/>
          <w:marBottom w:val="0"/>
          <w:divBdr>
            <w:top w:val="none" w:sz="0" w:space="0" w:color="auto"/>
            <w:left w:val="none" w:sz="0" w:space="0" w:color="auto"/>
            <w:bottom w:val="none" w:sz="0" w:space="0" w:color="auto"/>
            <w:right w:val="none" w:sz="0" w:space="0" w:color="auto"/>
          </w:divBdr>
        </w:div>
        <w:div w:id="1533032954">
          <w:marLeft w:val="0"/>
          <w:marRight w:val="0"/>
          <w:marTop w:val="0"/>
          <w:marBottom w:val="0"/>
          <w:divBdr>
            <w:top w:val="none" w:sz="0" w:space="0" w:color="auto"/>
            <w:left w:val="none" w:sz="0" w:space="0" w:color="auto"/>
            <w:bottom w:val="none" w:sz="0" w:space="0" w:color="auto"/>
            <w:right w:val="none" w:sz="0" w:space="0" w:color="auto"/>
          </w:divBdr>
        </w:div>
        <w:div w:id="1550066302">
          <w:marLeft w:val="0"/>
          <w:marRight w:val="0"/>
          <w:marTop w:val="0"/>
          <w:marBottom w:val="0"/>
          <w:divBdr>
            <w:top w:val="none" w:sz="0" w:space="0" w:color="auto"/>
            <w:left w:val="none" w:sz="0" w:space="0" w:color="auto"/>
            <w:bottom w:val="none" w:sz="0" w:space="0" w:color="auto"/>
            <w:right w:val="none" w:sz="0" w:space="0" w:color="auto"/>
          </w:divBdr>
        </w:div>
        <w:div w:id="1550797487">
          <w:marLeft w:val="0"/>
          <w:marRight w:val="0"/>
          <w:marTop w:val="0"/>
          <w:marBottom w:val="0"/>
          <w:divBdr>
            <w:top w:val="none" w:sz="0" w:space="0" w:color="auto"/>
            <w:left w:val="none" w:sz="0" w:space="0" w:color="auto"/>
            <w:bottom w:val="none" w:sz="0" w:space="0" w:color="auto"/>
            <w:right w:val="none" w:sz="0" w:space="0" w:color="auto"/>
          </w:divBdr>
        </w:div>
        <w:div w:id="1589727686">
          <w:marLeft w:val="0"/>
          <w:marRight w:val="0"/>
          <w:marTop w:val="0"/>
          <w:marBottom w:val="0"/>
          <w:divBdr>
            <w:top w:val="none" w:sz="0" w:space="0" w:color="auto"/>
            <w:left w:val="none" w:sz="0" w:space="0" w:color="auto"/>
            <w:bottom w:val="none" w:sz="0" w:space="0" w:color="auto"/>
            <w:right w:val="none" w:sz="0" w:space="0" w:color="auto"/>
          </w:divBdr>
        </w:div>
        <w:div w:id="1606647083">
          <w:marLeft w:val="0"/>
          <w:marRight w:val="0"/>
          <w:marTop w:val="0"/>
          <w:marBottom w:val="0"/>
          <w:divBdr>
            <w:top w:val="none" w:sz="0" w:space="0" w:color="auto"/>
            <w:left w:val="none" w:sz="0" w:space="0" w:color="auto"/>
            <w:bottom w:val="none" w:sz="0" w:space="0" w:color="auto"/>
            <w:right w:val="none" w:sz="0" w:space="0" w:color="auto"/>
          </w:divBdr>
        </w:div>
        <w:div w:id="1611355064">
          <w:marLeft w:val="0"/>
          <w:marRight w:val="0"/>
          <w:marTop w:val="0"/>
          <w:marBottom w:val="0"/>
          <w:divBdr>
            <w:top w:val="none" w:sz="0" w:space="0" w:color="auto"/>
            <w:left w:val="none" w:sz="0" w:space="0" w:color="auto"/>
            <w:bottom w:val="none" w:sz="0" w:space="0" w:color="auto"/>
            <w:right w:val="none" w:sz="0" w:space="0" w:color="auto"/>
          </w:divBdr>
        </w:div>
        <w:div w:id="1612975782">
          <w:marLeft w:val="0"/>
          <w:marRight w:val="0"/>
          <w:marTop w:val="0"/>
          <w:marBottom w:val="0"/>
          <w:divBdr>
            <w:top w:val="none" w:sz="0" w:space="0" w:color="auto"/>
            <w:left w:val="none" w:sz="0" w:space="0" w:color="auto"/>
            <w:bottom w:val="none" w:sz="0" w:space="0" w:color="auto"/>
            <w:right w:val="none" w:sz="0" w:space="0" w:color="auto"/>
          </w:divBdr>
        </w:div>
        <w:div w:id="1635865714">
          <w:marLeft w:val="0"/>
          <w:marRight w:val="0"/>
          <w:marTop w:val="0"/>
          <w:marBottom w:val="0"/>
          <w:divBdr>
            <w:top w:val="none" w:sz="0" w:space="0" w:color="auto"/>
            <w:left w:val="none" w:sz="0" w:space="0" w:color="auto"/>
            <w:bottom w:val="none" w:sz="0" w:space="0" w:color="auto"/>
            <w:right w:val="none" w:sz="0" w:space="0" w:color="auto"/>
          </w:divBdr>
        </w:div>
        <w:div w:id="1637636001">
          <w:marLeft w:val="0"/>
          <w:marRight w:val="0"/>
          <w:marTop w:val="0"/>
          <w:marBottom w:val="0"/>
          <w:divBdr>
            <w:top w:val="none" w:sz="0" w:space="0" w:color="auto"/>
            <w:left w:val="none" w:sz="0" w:space="0" w:color="auto"/>
            <w:bottom w:val="none" w:sz="0" w:space="0" w:color="auto"/>
            <w:right w:val="none" w:sz="0" w:space="0" w:color="auto"/>
          </w:divBdr>
        </w:div>
        <w:div w:id="1654412732">
          <w:marLeft w:val="0"/>
          <w:marRight w:val="0"/>
          <w:marTop w:val="0"/>
          <w:marBottom w:val="0"/>
          <w:divBdr>
            <w:top w:val="none" w:sz="0" w:space="0" w:color="auto"/>
            <w:left w:val="none" w:sz="0" w:space="0" w:color="auto"/>
            <w:bottom w:val="none" w:sz="0" w:space="0" w:color="auto"/>
            <w:right w:val="none" w:sz="0" w:space="0" w:color="auto"/>
          </w:divBdr>
        </w:div>
        <w:div w:id="1660113004">
          <w:marLeft w:val="0"/>
          <w:marRight w:val="0"/>
          <w:marTop w:val="0"/>
          <w:marBottom w:val="0"/>
          <w:divBdr>
            <w:top w:val="none" w:sz="0" w:space="0" w:color="auto"/>
            <w:left w:val="none" w:sz="0" w:space="0" w:color="auto"/>
            <w:bottom w:val="none" w:sz="0" w:space="0" w:color="auto"/>
            <w:right w:val="none" w:sz="0" w:space="0" w:color="auto"/>
          </w:divBdr>
        </w:div>
        <w:div w:id="1671251143">
          <w:marLeft w:val="0"/>
          <w:marRight w:val="0"/>
          <w:marTop w:val="0"/>
          <w:marBottom w:val="0"/>
          <w:divBdr>
            <w:top w:val="none" w:sz="0" w:space="0" w:color="auto"/>
            <w:left w:val="none" w:sz="0" w:space="0" w:color="auto"/>
            <w:bottom w:val="none" w:sz="0" w:space="0" w:color="auto"/>
            <w:right w:val="none" w:sz="0" w:space="0" w:color="auto"/>
          </w:divBdr>
        </w:div>
        <w:div w:id="1692797795">
          <w:marLeft w:val="0"/>
          <w:marRight w:val="0"/>
          <w:marTop w:val="0"/>
          <w:marBottom w:val="0"/>
          <w:divBdr>
            <w:top w:val="none" w:sz="0" w:space="0" w:color="auto"/>
            <w:left w:val="none" w:sz="0" w:space="0" w:color="auto"/>
            <w:bottom w:val="none" w:sz="0" w:space="0" w:color="auto"/>
            <w:right w:val="none" w:sz="0" w:space="0" w:color="auto"/>
          </w:divBdr>
        </w:div>
        <w:div w:id="1706439563">
          <w:marLeft w:val="0"/>
          <w:marRight w:val="0"/>
          <w:marTop w:val="0"/>
          <w:marBottom w:val="0"/>
          <w:divBdr>
            <w:top w:val="none" w:sz="0" w:space="0" w:color="auto"/>
            <w:left w:val="none" w:sz="0" w:space="0" w:color="auto"/>
            <w:bottom w:val="none" w:sz="0" w:space="0" w:color="auto"/>
            <w:right w:val="none" w:sz="0" w:space="0" w:color="auto"/>
          </w:divBdr>
        </w:div>
        <w:div w:id="1709376290">
          <w:marLeft w:val="0"/>
          <w:marRight w:val="0"/>
          <w:marTop w:val="0"/>
          <w:marBottom w:val="0"/>
          <w:divBdr>
            <w:top w:val="none" w:sz="0" w:space="0" w:color="auto"/>
            <w:left w:val="none" w:sz="0" w:space="0" w:color="auto"/>
            <w:bottom w:val="none" w:sz="0" w:space="0" w:color="auto"/>
            <w:right w:val="none" w:sz="0" w:space="0" w:color="auto"/>
          </w:divBdr>
        </w:div>
        <w:div w:id="1726100393">
          <w:marLeft w:val="0"/>
          <w:marRight w:val="0"/>
          <w:marTop w:val="0"/>
          <w:marBottom w:val="0"/>
          <w:divBdr>
            <w:top w:val="none" w:sz="0" w:space="0" w:color="auto"/>
            <w:left w:val="none" w:sz="0" w:space="0" w:color="auto"/>
            <w:bottom w:val="none" w:sz="0" w:space="0" w:color="auto"/>
            <w:right w:val="none" w:sz="0" w:space="0" w:color="auto"/>
          </w:divBdr>
        </w:div>
        <w:div w:id="1733194625">
          <w:marLeft w:val="0"/>
          <w:marRight w:val="0"/>
          <w:marTop w:val="0"/>
          <w:marBottom w:val="0"/>
          <w:divBdr>
            <w:top w:val="none" w:sz="0" w:space="0" w:color="auto"/>
            <w:left w:val="none" w:sz="0" w:space="0" w:color="auto"/>
            <w:bottom w:val="none" w:sz="0" w:space="0" w:color="auto"/>
            <w:right w:val="none" w:sz="0" w:space="0" w:color="auto"/>
          </w:divBdr>
        </w:div>
        <w:div w:id="1743481281">
          <w:marLeft w:val="0"/>
          <w:marRight w:val="0"/>
          <w:marTop w:val="0"/>
          <w:marBottom w:val="0"/>
          <w:divBdr>
            <w:top w:val="none" w:sz="0" w:space="0" w:color="auto"/>
            <w:left w:val="none" w:sz="0" w:space="0" w:color="auto"/>
            <w:bottom w:val="none" w:sz="0" w:space="0" w:color="auto"/>
            <w:right w:val="none" w:sz="0" w:space="0" w:color="auto"/>
          </w:divBdr>
        </w:div>
        <w:div w:id="1762411248">
          <w:marLeft w:val="0"/>
          <w:marRight w:val="0"/>
          <w:marTop w:val="0"/>
          <w:marBottom w:val="0"/>
          <w:divBdr>
            <w:top w:val="none" w:sz="0" w:space="0" w:color="auto"/>
            <w:left w:val="none" w:sz="0" w:space="0" w:color="auto"/>
            <w:bottom w:val="none" w:sz="0" w:space="0" w:color="auto"/>
            <w:right w:val="none" w:sz="0" w:space="0" w:color="auto"/>
          </w:divBdr>
        </w:div>
        <w:div w:id="1785877111">
          <w:marLeft w:val="0"/>
          <w:marRight w:val="0"/>
          <w:marTop w:val="0"/>
          <w:marBottom w:val="0"/>
          <w:divBdr>
            <w:top w:val="none" w:sz="0" w:space="0" w:color="auto"/>
            <w:left w:val="none" w:sz="0" w:space="0" w:color="auto"/>
            <w:bottom w:val="none" w:sz="0" w:space="0" w:color="auto"/>
            <w:right w:val="none" w:sz="0" w:space="0" w:color="auto"/>
          </w:divBdr>
        </w:div>
        <w:div w:id="1795951379">
          <w:marLeft w:val="0"/>
          <w:marRight w:val="0"/>
          <w:marTop w:val="0"/>
          <w:marBottom w:val="0"/>
          <w:divBdr>
            <w:top w:val="none" w:sz="0" w:space="0" w:color="auto"/>
            <w:left w:val="none" w:sz="0" w:space="0" w:color="auto"/>
            <w:bottom w:val="none" w:sz="0" w:space="0" w:color="auto"/>
            <w:right w:val="none" w:sz="0" w:space="0" w:color="auto"/>
          </w:divBdr>
        </w:div>
        <w:div w:id="1822035191">
          <w:marLeft w:val="0"/>
          <w:marRight w:val="0"/>
          <w:marTop w:val="0"/>
          <w:marBottom w:val="0"/>
          <w:divBdr>
            <w:top w:val="none" w:sz="0" w:space="0" w:color="auto"/>
            <w:left w:val="none" w:sz="0" w:space="0" w:color="auto"/>
            <w:bottom w:val="none" w:sz="0" w:space="0" w:color="auto"/>
            <w:right w:val="none" w:sz="0" w:space="0" w:color="auto"/>
          </w:divBdr>
        </w:div>
        <w:div w:id="1828938593">
          <w:marLeft w:val="0"/>
          <w:marRight w:val="0"/>
          <w:marTop w:val="0"/>
          <w:marBottom w:val="0"/>
          <w:divBdr>
            <w:top w:val="none" w:sz="0" w:space="0" w:color="auto"/>
            <w:left w:val="none" w:sz="0" w:space="0" w:color="auto"/>
            <w:bottom w:val="none" w:sz="0" w:space="0" w:color="auto"/>
            <w:right w:val="none" w:sz="0" w:space="0" w:color="auto"/>
          </w:divBdr>
        </w:div>
        <w:div w:id="1865709766">
          <w:marLeft w:val="0"/>
          <w:marRight w:val="0"/>
          <w:marTop w:val="0"/>
          <w:marBottom w:val="0"/>
          <w:divBdr>
            <w:top w:val="none" w:sz="0" w:space="0" w:color="auto"/>
            <w:left w:val="none" w:sz="0" w:space="0" w:color="auto"/>
            <w:bottom w:val="none" w:sz="0" w:space="0" w:color="auto"/>
            <w:right w:val="none" w:sz="0" w:space="0" w:color="auto"/>
          </w:divBdr>
        </w:div>
        <w:div w:id="1891182444">
          <w:marLeft w:val="0"/>
          <w:marRight w:val="0"/>
          <w:marTop w:val="0"/>
          <w:marBottom w:val="0"/>
          <w:divBdr>
            <w:top w:val="none" w:sz="0" w:space="0" w:color="auto"/>
            <w:left w:val="none" w:sz="0" w:space="0" w:color="auto"/>
            <w:bottom w:val="none" w:sz="0" w:space="0" w:color="auto"/>
            <w:right w:val="none" w:sz="0" w:space="0" w:color="auto"/>
          </w:divBdr>
        </w:div>
        <w:div w:id="1919633003">
          <w:marLeft w:val="0"/>
          <w:marRight w:val="0"/>
          <w:marTop w:val="0"/>
          <w:marBottom w:val="0"/>
          <w:divBdr>
            <w:top w:val="none" w:sz="0" w:space="0" w:color="auto"/>
            <w:left w:val="none" w:sz="0" w:space="0" w:color="auto"/>
            <w:bottom w:val="none" w:sz="0" w:space="0" w:color="auto"/>
            <w:right w:val="none" w:sz="0" w:space="0" w:color="auto"/>
          </w:divBdr>
        </w:div>
        <w:div w:id="1921789941">
          <w:marLeft w:val="0"/>
          <w:marRight w:val="0"/>
          <w:marTop w:val="0"/>
          <w:marBottom w:val="0"/>
          <w:divBdr>
            <w:top w:val="none" w:sz="0" w:space="0" w:color="auto"/>
            <w:left w:val="none" w:sz="0" w:space="0" w:color="auto"/>
            <w:bottom w:val="none" w:sz="0" w:space="0" w:color="auto"/>
            <w:right w:val="none" w:sz="0" w:space="0" w:color="auto"/>
          </w:divBdr>
        </w:div>
        <w:div w:id="1979724471">
          <w:marLeft w:val="0"/>
          <w:marRight w:val="0"/>
          <w:marTop w:val="0"/>
          <w:marBottom w:val="0"/>
          <w:divBdr>
            <w:top w:val="none" w:sz="0" w:space="0" w:color="auto"/>
            <w:left w:val="none" w:sz="0" w:space="0" w:color="auto"/>
            <w:bottom w:val="none" w:sz="0" w:space="0" w:color="auto"/>
            <w:right w:val="none" w:sz="0" w:space="0" w:color="auto"/>
          </w:divBdr>
        </w:div>
        <w:div w:id="1982155697">
          <w:marLeft w:val="0"/>
          <w:marRight w:val="0"/>
          <w:marTop w:val="0"/>
          <w:marBottom w:val="0"/>
          <w:divBdr>
            <w:top w:val="none" w:sz="0" w:space="0" w:color="auto"/>
            <w:left w:val="none" w:sz="0" w:space="0" w:color="auto"/>
            <w:bottom w:val="none" w:sz="0" w:space="0" w:color="auto"/>
            <w:right w:val="none" w:sz="0" w:space="0" w:color="auto"/>
          </w:divBdr>
        </w:div>
        <w:div w:id="1982802984">
          <w:marLeft w:val="0"/>
          <w:marRight w:val="0"/>
          <w:marTop w:val="0"/>
          <w:marBottom w:val="0"/>
          <w:divBdr>
            <w:top w:val="none" w:sz="0" w:space="0" w:color="auto"/>
            <w:left w:val="none" w:sz="0" w:space="0" w:color="auto"/>
            <w:bottom w:val="none" w:sz="0" w:space="0" w:color="auto"/>
            <w:right w:val="none" w:sz="0" w:space="0" w:color="auto"/>
          </w:divBdr>
        </w:div>
        <w:div w:id="2004503806">
          <w:marLeft w:val="0"/>
          <w:marRight w:val="0"/>
          <w:marTop w:val="0"/>
          <w:marBottom w:val="0"/>
          <w:divBdr>
            <w:top w:val="none" w:sz="0" w:space="0" w:color="auto"/>
            <w:left w:val="none" w:sz="0" w:space="0" w:color="auto"/>
            <w:bottom w:val="none" w:sz="0" w:space="0" w:color="auto"/>
            <w:right w:val="none" w:sz="0" w:space="0" w:color="auto"/>
          </w:divBdr>
        </w:div>
        <w:div w:id="2031683275">
          <w:marLeft w:val="0"/>
          <w:marRight w:val="0"/>
          <w:marTop w:val="0"/>
          <w:marBottom w:val="0"/>
          <w:divBdr>
            <w:top w:val="none" w:sz="0" w:space="0" w:color="auto"/>
            <w:left w:val="none" w:sz="0" w:space="0" w:color="auto"/>
            <w:bottom w:val="none" w:sz="0" w:space="0" w:color="auto"/>
            <w:right w:val="none" w:sz="0" w:space="0" w:color="auto"/>
          </w:divBdr>
        </w:div>
        <w:div w:id="2036543514">
          <w:marLeft w:val="0"/>
          <w:marRight w:val="0"/>
          <w:marTop w:val="0"/>
          <w:marBottom w:val="0"/>
          <w:divBdr>
            <w:top w:val="none" w:sz="0" w:space="0" w:color="auto"/>
            <w:left w:val="none" w:sz="0" w:space="0" w:color="auto"/>
            <w:bottom w:val="none" w:sz="0" w:space="0" w:color="auto"/>
            <w:right w:val="none" w:sz="0" w:space="0" w:color="auto"/>
          </w:divBdr>
        </w:div>
        <w:div w:id="2048019270">
          <w:marLeft w:val="0"/>
          <w:marRight w:val="0"/>
          <w:marTop w:val="0"/>
          <w:marBottom w:val="0"/>
          <w:divBdr>
            <w:top w:val="none" w:sz="0" w:space="0" w:color="auto"/>
            <w:left w:val="none" w:sz="0" w:space="0" w:color="auto"/>
            <w:bottom w:val="none" w:sz="0" w:space="0" w:color="auto"/>
            <w:right w:val="none" w:sz="0" w:space="0" w:color="auto"/>
          </w:divBdr>
        </w:div>
        <w:div w:id="2072727876">
          <w:marLeft w:val="0"/>
          <w:marRight w:val="0"/>
          <w:marTop w:val="0"/>
          <w:marBottom w:val="0"/>
          <w:divBdr>
            <w:top w:val="none" w:sz="0" w:space="0" w:color="auto"/>
            <w:left w:val="none" w:sz="0" w:space="0" w:color="auto"/>
            <w:bottom w:val="none" w:sz="0" w:space="0" w:color="auto"/>
            <w:right w:val="none" w:sz="0" w:space="0" w:color="auto"/>
          </w:divBdr>
        </w:div>
        <w:div w:id="2076005061">
          <w:marLeft w:val="0"/>
          <w:marRight w:val="0"/>
          <w:marTop w:val="0"/>
          <w:marBottom w:val="0"/>
          <w:divBdr>
            <w:top w:val="none" w:sz="0" w:space="0" w:color="auto"/>
            <w:left w:val="none" w:sz="0" w:space="0" w:color="auto"/>
            <w:bottom w:val="none" w:sz="0" w:space="0" w:color="auto"/>
            <w:right w:val="none" w:sz="0" w:space="0" w:color="auto"/>
          </w:divBdr>
        </w:div>
        <w:div w:id="2085102260">
          <w:marLeft w:val="0"/>
          <w:marRight w:val="0"/>
          <w:marTop w:val="0"/>
          <w:marBottom w:val="0"/>
          <w:divBdr>
            <w:top w:val="none" w:sz="0" w:space="0" w:color="auto"/>
            <w:left w:val="none" w:sz="0" w:space="0" w:color="auto"/>
            <w:bottom w:val="none" w:sz="0" w:space="0" w:color="auto"/>
            <w:right w:val="none" w:sz="0" w:space="0" w:color="auto"/>
          </w:divBdr>
        </w:div>
        <w:div w:id="2126535308">
          <w:marLeft w:val="0"/>
          <w:marRight w:val="0"/>
          <w:marTop w:val="0"/>
          <w:marBottom w:val="0"/>
          <w:divBdr>
            <w:top w:val="none" w:sz="0" w:space="0" w:color="auto"/>
            <w:left w:val="none" w:sz="0" w:space="0" w:color="auto"/>
            <w:bottom w:val="none" w:sz="0" w:space="0" w:color="auto"/>
            <w:right w:val="none" w:sz="0" w:space="0" w:color="auto"/>
          </w:divBdr>
        </w:div>
        <w:div w:id="2128234378">
          <w:marLeft w:val="0"/>
          <w:marRight w:val="0"/>
          <w:marTop w:val="0"/>
          <w:marBottom w:val="0"/>
          <w:divBdr>
            <w:top w:val="none" w:sz="0" w:space="0" w:color="auto"/>
            <w:left w:val="none" w:sz="0" w:space="0" w:color="auto"/>
            <w:bottom w:val="none" w:sz="0" w:space="0" w:color="auto"/>
            <w:right w:val="none" w:sz="0" w:space="0" w:color="auto"/>
          </w:divBdr>
        </w:div>
      </w:divsChild>
    </w:div>
    <w:div w:id="361515905">
      <w:bodyDiv w:val="1"/>
      <w:marLeft w:val="0"/>
      <w:marRight w:val="0"/>
      <w:marTop w:val="0"/>
      <w:marBottom w:val="0"/>
      <w:divBdr>
        <w:top w:val="none" w:sz="0" w:space="0" w:color="auto"/>
        <w:left w:val="none" w:sz="0" w:space="0" w:color="auto"/>
        <w:bottom w:val="none" w:sz="0" w:space="0" w:color="auto"/>
        <w:right w:val="none" w:sz="0" w:space="0" w:color="auto"/>
      </w:divBdr>
      <w:divsChild>
        <w:div w:id="67576428">
          <w:marLeft w:val="0"/>
          <w:marRight w:val="0"/>
          <w:marTop w:val="0"/>
          <w:marBottom w:val="0"/>
          <w:divBdr>
            <w:top w:val="none" w:sz="0" w:space="0" w:color="auto"/>
            <w:left w:val="none" w:sz="0" w:space="0" w:color="auto"/>
            <w:bottom w:val="none" w:sz="0" w:space="0" w:color="auto"/>
            <w:right w:val="none" w:sz="0" w:space="0" w:color="auto"/>
          </w:divBdr>
        </w:div>
        <w:div w:id="74868124">
          <w:marLeft w:val="0"/>
          <w:marRight w:val="0"/>
          <w:marTop w:val="0"/>
          <w:marBottom w:val="0"/>
          <w:divBdr>
            <w:top w:val="none" w:sz="0" w:space="0" w:color="auto"/>
            <w:left w:val="none" w:sz="0" w:space="0" w:color="auto"/>
            <w:bottom w:val="none" w:sz="0" w:space="0" w:color="auto"/>
            <w:right w:val="none" w:sz="0" w:space="0" w:color="auto"/>
          </w:divBdr>
        </w:div>
        <w:div w:id="101146974">
          <w:marLeft w:val="0"/>
          <w:marRight w:val="0"/>
          <w:marTop w:val="0"/>
          <w:marBottom w:val="0"/>
          <w:divBdr>
            <w:top w:val="none" w:sz="0" w:space="0" w:color="auto"/>
            <w:left w:val="none" w:sz="0" w:space="0" w:color="auto"/>
            <w:bottom w:val="none" w:sz="0" w:space="0" w:color="auto"/>
            <w:right w:val="none" w:sz="0" w:space="0" w:color="auto"/>
          </w:divBdr>
        </w:div>
        <w:div w:id="138961005">
          <w:marLeft w:val="0"/>
          <w:marRight w:val="0"/>
          <w:marTop w:val="0"/>
          <w:marBottom w:val="0"/>
          <w:divBdr>
            <w:top w:val="none" w:sz="0" w:space="0" w:color="auto"/>
            <w:left w:val="none" w:sz="0" w:space="0" w:color="auto"/>
            <w:bottom w:val="none" w:sz="0" w:space="0" w:color="auto"/>
            <w:right w:val="none" w:sz="0" w:space="0" w:color="auto"/>
          </w:divBdr>
        </w:div>
        <w:div w:id="293221282">
          <w:marLeft w:val="0"/>
          <w:marRight w:val="0"/>
          <w:marTop w:val="0"/>
          <w:marBottom w:val="0"/>
          <w:divBdr>
            <w:top w:val="none" w:sz="0" w:space="0" w:color="auto"/>
            <w:left w:val="none" w:sz="0" w:space="0" w:color="auto"/>
            <w:bottom w:val="none" w:sz="0" w:space="0" w:color="auto"/>
            <w:right w:val="none" w:sz="0" w:space="0" w:color="auto"/>
          </w:divBdr>
        </w:div>
        <w:div w:id="347412268">
          <w:marLeft w:val="0"/>
          <w:marRight w:val="0"/>
          <w:marTop w:val="0"/>
          <w:marBottom w:val="0"/>
          <w:divBdr>
            <w:top w:val="none" w:sz="0" w:space="0" w:color="auto"/>
            <w:left w:val="none" w:sz="0" w:space="0" w:color="auto"/>
            <w:bottom w:val="none" w:sz="0" w:space="0" w:color="auto"/>
            <w:right w:val="none" w:sz="0" w:space="0" w:color="auto"/>
          </w:divBdr>
        </w:div>
        <w:div w:id="385761069">
          <w:marLeft w:val="0"/>
          <w:marRight w:val="0"/>
          <w:marTop w:val="0"/>
          <w:marBottom w:val="0"/>
          <w:divBdr>
            <w:top w:val="none" w:sz="0" w:space="0" w:color="auto"/>
            <w:left w:val="none" w:sz="0" w:space="0" w:color="auto"/>
            <w:bottom w:val="none" w:sz="0" w:space="0" w:color="auto"/>
            <w:right w:val="none" w:sz="0" w:space="0" w:color="auto"/>
          </w:divBdr>
        </w:div>
        <w:div w:id="603998523">
          <w:marLeft w:val="0"/>
          <w:marRight w:val="0"/>
          <w:marTop w:val="0"/>
          <w:marBottom w:val="0"/>
          <w:divBdr>
            <w:top w:val="none" w:sz="0" w:space="0" w:color="auto"/>
            <w:left w:val="none" w:sz="0" w:space="0" w:color="auto"/>
            <w:bottom w:val="none" w:sz="0" w:space="0" w:color="auto"/>
            <w:right w:val="none" w:sz="0" w:space="0" w:color="auto"/>
          </w:divBdr>
        </w:div>
        <w:div w:id="765808428">
          <w:marLeft w:val="0"/>
          <w:marRight w:val="0"/>
          <w:marTop w:val="0"/>
          <w:marBottom w:val="0"/>
          <w:divBdr>
            <w:top w:val="none" w:sz="0" w:space="0" w:color="auto"/>
            <w:left w:val="none" w:sz="0" w:space="0" w:color="auto"/>
            <w:bottom w:val="none" w:sz="0" w:space="0" w:color="auto"/>
            <w:right w:val="none" w:sz="0" w:space="0" w:color="auto"/>
          </w:divBdr>
        </w:div>
        <w:div w:id="1041049912">
          <w:marLeft w:val="0"/>
          <w:marRight w:val="0"/>
          <w:marTop w:val="0"/>
          <w:marBottom w:val="0"/>
          <w:divBdr>
            <w:top w:val="none" w:sz="0" w:space="0" w:color="auto"/>
            <w:left w:val="none" w:sz="0" w:space="0" w:color="auto"/>
            <w:bottom w:val="none" w:sz="0" w:space="0" w:color="auto"/>
            <w:right w:val="none" w:sz="0" w:space="0" w:color="auto"/>
          </w:divBdr>
        </w:div>
        <w:div w:id="1147091455">
          <w:marLeft w:val="0"/>
          <w:marRight w:val="0"/>
          <w:marTop w:val="0"/>
          <w:marBottom w:val="0"/>
          <w:divBdr>
            <w:top w:val="none" w:sz="0" w:space="0" w:color="auto"/>
            <w:left w:val="none" w:sz="0" w:space="0" w:color="auto"/>
            <w:bottom w:val="none" w:sz="0" w:space="0" w:color="auto"/>
            <w:right w:val="none" w:sz="0" w:space="0" w:color="auto"/>
          </w:divBdr>
        </w:div>
        <w:div w:id="1261766689">
          <w:marLeft w:val="0"/>
          <w:marRight w:val="0"/>
          <w:marTop w:val="0"/>
          <w:marBottom w:val="0"/>
          <w:divBdr>
            <w:top w:val="none" w:sz="0" w:space="0" w:color="auto"/>
            <w:left w:val="none" w:sz="0" w:space="0" w:color="auto"/>
            <w:bottom w:val="none" w:sz="0" w:space="0" w:color="auto"/>
            <w:right w:val="none" w:sz="0" w:space="0" w:color="auto"/>
          </w:divBdr>
        </w:div>
        <w:div w:id="1317109599">
          <w:marLeft w:val="0"/>
          <w:marRight w:val="0"/>
          <w:marTop w:val="0"/>
          <w:marBottom w:val="0"/>
          <w:divBdr>
            <w:top w:val="none" w:sz="0" w:space="0" w:color="auto"/>
            <w:left w:val="none" w:sz="0" w:space="0" w:color="auto"/>
            <w:bottom w:val="none" w:sz="0" w:space="0" w:color="auto"/>
            <w:right w:val="none" w:sz="0" w:space="0" w:color="auto"/>
          </w:divBdr>
        </w:div>
        <w:div w:id="1328942517">
          <w:marLeft w:val="0"/>
          <w:marRight w:val="0"/>
          <w:marTop w:val="0"/>
          <w:marBottom w:val="0"/>
          <w:divBdr>
            <w:top w:val="none" w:sz="0" w:space="0" w:color="auto"/>
            <w:left w:val="none" w:sz="0" w:space="0" w:color="auto"/>
            <w:bottom w:val="none" w:sz="0" w:space="0" w:color="auto"/>
            <w:right w:val="none" w:sz="0" w:space="0" w:color="auto"/>
          </w:divBdr>
        </w:div>
        <w:div w:id="1406368896">
          <w:marLeft w:val="0"/>
          <w:marRight w:val="0"/>
          <w:marTop w:val="0"/>
          <w:marBottom w:val="0"/>
          <w:divBdr>
            <w:top w:val="none" w:sz="0" w:space="0" w:color="auto"/>
            <w:left w:val="none" w:sz="0" w:space="0" w:color="auto"/>
            <w:bottom w:val="none" w:sz="0" w:space="0" w:color="auto"/>
            <w:right w:val="none" w:sz="0" w:space="0" w:color="auto"/>
          </w:divBdr>
        </w:div>
        <w:div w:id="1415859983">
          <w:marLeft w:val="0"/>
          <w:marRight w:val="0"/>
          <w:marTop w:val="0"/>
          <w:marBottom w:val="0"/>
          <w:divBdr>
            <w:top w:val="none" w:sz="0" w:space="0" w:color="auto"/>
            <w:left w:val="none" w:sz="0" w:space="0" w:color="auto"/>
            <w:bottom w:val="none" w:sz="0" w:space="0" w:color="auto"/>
            <w:right w:val="none" w:sz="0" w:space="0" w:color="auto"/>
          </w:divBdr>
        </w:div>
        <w:div w:id="1614828917">
          <w:marLeft w:val="0"/>
          <w:marRight w:val="0"/>
          <w:marTop w:val="0"/>
          <w:marBottom w:val="0"/>
          <w:divBdr>
            <w:top w:val="none" w:sz="0" w:space="0" w:color="auto"/>
            <w:left w:val="none" w:sz="0" w:space="0" w:color="auto"/>
            <w:bottom w:val="none" w:sz="0" w:space="0" w:color="auto"/>
            <w:right w:val="none" w:sz="0" w:space="0" w:color="auto"/>
          </w:divBdr>
        </w:div>
        <w:div w:id="1622153546">
          <w:marLeft w:val="0"/>
          <w:marRight w:val="0"/>
          <w:marTop w:val="0"/>
          <w:marBottom w:val="0"/>
          <w:divBdr>
            <w:top w:val="none" w:sz="0" w:space="0" w:color="auto"/>
            <w:left w:val="none" w:sz="0" w:space="0" w:color="auto"/>
            <w:bottom w:val="none" w:sz="0" w:space="0" w:color="auto"/>
            <w:right w:val="none" w:sz="0" w:space="0" w:color="auto"/>
          </w:divBdr>
        </w:div>
        <w:div w:id="1643315280">
          <w:marLeft w:val="0"/>
          <w:marRight w:val="0"/>
          <w:marTop w:val="0"/>
          <w:marBottom w:val="0"/>
          <w:divBdr>
            <w:top w:val="none" w:sz="0" w:space="0" w:color="auto"/>
            <w:left w:val="none" w:sz="0" w:space="0" w:color="auto"/>
            <w:bottom w:val="none" w:sz="0" w:space="0" w:color="auto"/>
            <w:right w:val="none" w:sz="0" w:space="0" w:color="auto"/>
          </w:divBdr>
        </w:div>
        <w:div w:id="1651405621">
          <w:marLeft w:val="0"/>
          <w:marRight w:val="0"/>
          <w:marTop w:val="0"/>
          <w:marBottom w:val="0"/>
          <w:divBdr>
            <w:top w:val="none" w:sz="0" w:space="0" w:color="auto"/>
            <w:left w:val="none" w:sz="0" w:space="0" w:color="auto"/>
            <w:bottom w:val="none" w:sz="0" w:space="0" w:color="auto"/>
            <w:right w:val="none" w:sz="0" w:space="0" w:color="auto"/>
          </w:divBdr>
        </w:div>
        <w:div w:id="1742634789">
          <w:marLeft w:val="0"/>
          <w:marRight w:val="0"/>
          <w:marTop w:val="0"/>
          <w:marBottom w:val="0"/>
          <w:divBdr>
            <w:top w:val="none" w:sz="0" w:space="0" w:color="auto"/>
            <w:left w:val="none" w:sz="0" w:space="0" w:color="auto"/>
            <w:bottom w:val="none" w:sz="0" w:space="0" w:color="auto"/>
            <w:right w:val="none" w:sz="0" w:space="0" w:color="auto"/>
          </w:divBdr>
        </w:div>
        <w:div w:id="1812408626">
          <w:marLeft w:val="0"/>
          <w:marRight w:val="0"/>
          <w:marTop w:val="0"/>
          <w:marBottom w:val="0"/>
          <w:divBdr>
            <w:top w:val="none" w:sz="0" w:space="0" w:color="auto"/>
            <w:left w:val="none" w:sz="0" w:space="0" w:color="auto"/>
            <w:bottom w:val="none" w:sz="0" w:space="0" w:color="auto"/>
            <w:right w:val="none" w:sz="0" w:space="0" w:color="auto"/>
          </w:divBdr>
        </w:div>
        <w:div w:id="1828859530">
          <w:marLeft w:val="0"/>
          <w:marRight w:val="0"/>
          <w:marTop w:val="0"/>
          <w:marBottom w:val="0"/>
          <w:divBdr>
            <w:top w:val="none" w:sz="0" w:space="0" w:color="auto"/>
            <w:left w:val="none" w:sz="0" w:space="0" w:color="auto"/>
            <w:bottom w:val="none" w:sz="0" w:space="0" w:color="auto"/>
            <w:right w:val="none" w:sz="0" w:space="0" w:color="auto"/>
          </w:divBdr>
        </w:div>
        <w:div w:id="1886259206">
          <w:marLeft w:val="0"/>
          <w:marRight w:val="0"/>
          <w:marTop w:val="0"/>
          <w:marBottom w:val="0"/>
          <w:divBdr>
            <w:top w:val="none" w:sz="0" w:space="0" w:color="auto"/>
            <w:left w:val="none" w:sz="0" w:space="0" w:color="auto"/>
            <w:bottom w:val="none" w:sz="0" w:space="0" w:color="auto"/>
            <w:right w:val="none" w:sz="0" w:space="0" w:color="auto"/>
          </w:divBdr>
        </w:div>
        <w:div w:id="1920560789">
          <w:marLeft w:val="0"/>
          <w:marRight w:val="0"/>
          <w:marTop w:val="0"/>
          <w:marBottom w:val="0"/>
          <w:divBdr>
            <w:top w:val="none" w:sz="0" w:space="0" w:color="auto"/>
            <w:left w:val="none" w:sz="0" w:space="0" w:color="auto"/>
            <w:bottom w:val="none" w:sz="0" w:space="0" w:color="auto"/>
            <w:right w:val="none" w:sz="0" w:space="0" w:color="auto"/>
          </w:divBdr>
        </w:div>
        <w:div w:id="1923490710">
          <w:marLeft w:val="0"/>
          <w:marRight w:val="0"/>
          <w:marTop w:val="0"/>
          <w:marBottom w:val="0"/>
          <w:divBdr>
            <w:top w:val="none" w:sz="0" w:space="0" w:color="auto"/>
            <w:left w:val="none" w:sz="0" w:space="0" w:color="auto"/>
            <w:bottom w:val="none" w:sz="0" w:space="0" w:color="auto"/>
            <w:right w:val="none" w:sz="0" w:space="0" w:color="auto"/>
          </w:divBdr>
        </w:div>
        <w:div w:id="2033606645">
          <w:marLeft w:val="0"/>
          <w:marRight w:val="0"/>
          <w:marTop w:val="0"/>
          <w:marBottom w:val="0"/>
          <w:divBdr>
            <w:top w:val="none" w:sz="0" w:space="0" w:color="auto"/>
            <w:left w:val="none" w:sz="0" w:space="0" w:color="auto"/>
            <w:bottom w:val="none" w:sz="0" w:space="0" w:color="auto"/>
            <w:right w:val="none" w:sz="0" w:space="0" w:color="auto"/>
          </w:divBdr>
        </w:div>
      </w:divsChild>
    </w:div>
    <w:div w:id="490295613">
      <w:bodyDiv w:val="1"/>
      <w:marLeft w:val="0"/>
      <w:marRight w:val="0"/>
      <w:marTop w:val="0"/>
      <w:marBottom w:val="0"/>
      <w:divBdr>
        <w:top w:val="none" w:sz="0" w:space="0" w:color="auto"/>
        <w:left w:val="none" w:sz="0" w:space="0" w:color="auto"/>
        <w:bottom w:val="none" w:sz="0" w:space="0" w:color="auto"/>
        <w:right w:val="none" w:sz="0" w:space="0" w:color="auto"/>
      </w:divBdr>
      <w:divsChild>
        <w:div w:id="25639354">
          <w:marLeft w:val="0"/>
          <w:marRight w:val="0"/>
          <w:marTop w:val="0"/>
          <w:marBottom w:val="0"/>
          <w:divBdr>
            <w:top w:val="none" w:sz="0" w:space="0" w:color="auto"/>
            <w:left w:val="none" w:sz="0" w:space="0" w:color="auto"/>
            <w:bottom w:val="none" w:sz="0" w:space="0" w:color="auto"/>
            <w:right w:val="none" w:sz="0" w:space="0" w:color="auto"/>
          </w:divBdr>
        </w:div>
        <w:div w:id="43261332">
          <w:marLeft w:val="0"/>
          <w:marRight w:val="0"/>
          <w:marTop w:val="0"/>
          <w:marBottom w:val="0"/>
          <w:divBdr>
            <w:top w:val="none" w:sz="0" w:space="0" w:color="auto"/>
            <w:left w:val="none" w:sz="0" w:space="0" w:color="auto"/>
            <w:bottom w:val="none" w:sz="0" w:space="0" w:color="auto"/>
            <w:right w:val="none" w:sz="0" w:space="0" w:color="auto"/>
          </w:divBdr>
        </w:div>
        <w:div w:id="244459086">
          <w:marLeft w:val="0"/>
          <w:marRight w:val="0"/>
          <w:marTop w:val="0"/>
          <w:marBottom w:val="0"/>
          <w:divBdr>
            <w:top w:val="none" w:sz="0" w:space="0" w:color="auto"/>
            <w:left w:val="none" w:sz="0" w:space="0" w:color="auto"/>
            <w:bottom w:val="none" w:sz="0" w:space="0" w:color="auto"/>
            <w:right w:val="none" w:sz="0" w:space="0" w:color="auto"/>
          </w:divBdr>
        </w:div>
        <w:div w:id="248932022">
          <w:marLeft w:val="0"/>
          <w:marRight w:val="0"/>
          <w:marTop w:val="0"/>
          <w:marBottom w:val="0"/>
          <w:divBdr>
            <w:top w:val="none" w:sz="0" w:space="0" w:color="auto"/>
            <w:left w:val="none" w:sz="0" w:space="0" w:color="auto"/>
            <w:bottom w:val="none" w:sz="0" w:space="0" w:color="auto"/>
            <w:right w:val="none" w:sz="0" w:space="0" w:color="auto"/>
          </w:divBdr>
        </w:div>
        <w:div w:id="294725842">
          <w:marLeft w:val="0"/>
          <w:marRight w:val="0"/>
          <w:marTop w:val="0"/>
          <w:marBottom w:val="0"/>
          <w:divBdr>
            <w:top w:val="none" w:sz="0" w:space="0" w:color="auto"/>
            <w:left w:val="none" w:sz="0" w:space="0" w:color="auto"/>
            <w:bottom w:val="none" w:sz="0" w:space="0" w:color="auto"/>
            <w:right w:val="none" w:sz="0" w:space="0" w:color="auto"/>
          </w:divBdr>
        </w:div>
        <w:div w:id="311065764">
          <w:marLeft w:val="0"/>
          <w:marRight w:val="0"/>
          <w:marTop w:val="0"/>
          <w:marBottom w:val="0"/>
          <w:divBdr>
            <w:top w:val="none" w:sz="0" w:space="0" w:color="auto"/>
            <w:left w:val="none" w:sz="0" w:space="0" w:color="auto"/>
            <w:bottom w:val="none" w:sz="0" w:space="0" w:color="auto"/>
            <w:right w:val="none" w:sz="0" w:space="0" w:color="auto"/>
          </w:divBdr>
        </w:div>
        <w:div w:id="330764018">
          <w:marLeft w:val="0"/>
          <w:marRight w:val="0"/>
          <w:marTop w:val="0"/>
          <w:marBottom w:val="0"/>
          <w:divBdr>
            <w:top w:val="none" w:sz="0" w:space="0" w:color="auto"/>
            <w:left w:val="none" w:sz="0" w:space="0" w:color="auto"/>
            <w:bottom w:val="none" w:sz="0" w:space="0" w:color="auto"/>
            <w:right w:val="none" w:sz="0" w:space="0" w:color="auto"/>
          </w:divBdr>
        </w:div>
        <w:div w:id="333608762">
          <w:marLeft w:val="0"/>
          <w:marRight w:val="0"/>
          <w:marTop w:val="0"/>
          <w:marBottom w:val="0"/>
          <w:divBdr>
            <w:top w:val="none" w:sz="0" w:space="0" w:color="auto"/>
            <w:left w:val="none" w:sz="0" w:space="0" w:color="auto"/>
            <w:bottom w:val="none" w:sz="0" w:space="0" w:color="auto"/>
            <w:right w:val="none" w:sz="0" w:space="0" w:color="auto"/>
          </w:divBdr>
        </w:div>
        <w:div w:id="365759646">
          <w:marLeft w:val="0"/>
          <w:marRight w:val="0"/>
          <w:marTop w:val="0"/>
          <w:marBottom w:val="0"/>
          <w:divBdr>
            <w:top w:val="none" w:sz="0" w:space="0" w:color="auto"/>
            <w:left w:val="none" w:sz="0" w:space="0" w:color="auto"/>
            <w:bottom w:val="none" w:sz="0" w:space="0" w:color="auto"/>
            <w:right w:val="none" w:sz="0" w:space="0" w:color="auto"/>
          </w:divBdr>
        </w:div>
        <w:div w:id="370150096">
          <w:marLeft w:val="0"/>
          <w:marRight w:val="0"/>
          <w:marTop w:val="0"/>
          <w:marBottom w:val="0"/>
          <w:divBdr>
            <w:top w:val="none" w:sz="0" w:space="0" w:color="auto"/>
            <w:left w:val="none" w:sz="0" w:space="0" w:color="auto"/>
            <w:bottom w:val="none" w:sz="0" w:space="0" w:color="auto"/>
            <w:right w:val="none" w:sz="0" w:space="0" w:color="auto"/>
          </w:divBdr>
        </w:div>
        <w:div w:id="391467140">
          <w:marLeft w:val="0"/>
          <w:marRight w:val="0"/>
          <w:marTop w:val="0"/>
          <w:marBottom w:val="0"/>
          <w:divBdr>
            <w:top w:val="none" w:sz="0" w:space="0" w:color="auto"/>
            <w:left w:val="none" w:sz="0" w:space="0" w:color="auto"/>
            <w:bottom w:val="none" w:sz="0" w:space="0" w:color="auto"/>
            <w:right w:val="none" w:sz="0" w:space="0" w:color="auto"/>
          </w:divBdr>
        </w:div>
        <w:div w:id="432550246">
          <w:marLeft w:val="0"/>
          <w:marRight w:val="0"/>
          <w:marTop w:val="0"/>
          <w:marBottom w:val="0"/>
          <w:divBdr>
            <w:top w:val="none" w:sz="0" w:space="0" w:color="auto"/>
            <w:left w:val="none" w:sz="0" w:space="0" w:color="auto"/>
            <w:bottom w:val="none" w:sz="0" w:space="0" w:color="auto"/>
            <w:right w:val="none" w:sz="0" w:space="0" w:color="auto"/>
          </w:divBdr>
        </w:div>
        <w:div w:id="453014358">
          <w:marLeft w:val="0"/>
          <w:marRight w:val="0"/>
          <w:marTop w:val="0"/>
          <w:marBottom w:val="0"/>
          <w:divBdr>
            <w:top w:val="none" w:sz="0" w:space="0" w:color="auto"/>
            <w:left w:val="none" w:sz="0" w:space="0" w:color="auto"/>
            <w:bottom w:val="none" w:sz="0" w:space="0" w:color="auto"/>
            <w:right w:val="none" w:sz="0" w:space="0" w:color="auto"/>
          </w:divBdr>
        </w:div>
        <w:div w:id="495918563">
          <w:marLeft w:val="0"/>
          <w:marRight w:val="0"/>
          <w:marTop w:val="0"/>
          <w:marBottom w:val="0"/>
          <w:divBdr>
            <w:top w:val="none" w:sz="0" w:space="0" w:color="auto"/>
            <w:left w:val="none" w:sz="0" w:space="0" w:color="auto"/>
            <w:bottom w:val="none" w:sz="0" w:space="0" w:color="auto"/>
            <w:right w:val="none" w:sz="0" w:space="0" w:color="auto"/>
          </w:divBdr>
        </w:div>
        <w:div w:id="508566745">
          <w:marLeft w:val="0"/>
          <w:marRight w:val="0"/>
          <w:marTop w:val="0"/>
          <w:marBottom w:val="0"/>
          <w:divBdr>
            <w:top w:val="none" w:sz="0" w:space="0" w:color="auto"/>
            <w:left w:val="none" w:sz="0" w:space="0" w:color="auto"/>
            <w:bottom w:val="none" w:sz="0" w:space="0" w:color="auto"/>
            <w:right w:val="none" w:sz="0" w:space="0" w:color="auto"/>
          </w:divBdr>
        </w:div>
        <w:div w:id="517040060">
          <w:marLeft w:val="0"/>
          <w:marRight w:val="0"/>
          <w:marTop w:val="0"/>
          <w:marBottom w:val="0"/>
          <w:divBdr>
            <w:top w:val="none" w:sz="0" w:space="0" w:color="auto"/>
            <w:left w:val="none" w:sz="0" w:space="0" w:color="auto"/>
            <w:bottom w:val="none" w:sz="0" w:space="0" w:color="auto"/>
            <w:right w:val="none" w:sz="0" w:space="0" w:color="auto"/>
          </w:divBdr>
        </w:div>
        <w:div w:id="531770606">
          <w:marLeft w:val="0"/>
          <w:marRight w:val="0"/>
          <w:marTop w:val="0"/>
          <w:marBottom w:val="0"/>
          <w:divBdr>
            <w:top w:val="none" w:sz="0" w:space="0" w:color="auto"/>
            <w:left w:val="none" w:sz="0" w:space="0" w:color="auto"/>
            <w:bottom w:val="none" w:sz="0" w:space="0" w:color="auto"/>
            <w:right w:val="none" w:sz="0" w:space="0" w:color="auto"/>
          </w:divBdr>
        </w:div>
        <w:div w:id="571891427">
          <w:marLeft w:val="0"/>
          <w:marRight w:val="0"/>
          <w:marTop w:val="0"/>
          <w:marBottom w:val="0"/>
          <w:divBdr>
            <w:top w:val="none" w:sz="0" w:space="0" w:color="auto"/>
            <w:left w:val="none" w:sz="0" w:space="0" w:color="auto"/>
            <w:bottom w:val="none" w:sz="0" w:space="0" w:color="auto"/>
            <w:right w:val="none" w:sz="0" w:space="0" w:color="auto"/>
          </w:divBdr>
        </w:div>
        <w:div w:id="707215910">
          <w:marLeft w:val="0"/>
          <w:marRight w:val="0"/>
          <w:marTop w:val="0"/>
          <w:marBottom w:val="0"/>
          <w:divBdr>
            <w:top w:val="none" w:sz="0" w:space="0" w:color="auto"/>
            <w:left w:val="none" w:sz="0" w:space="0" w:color="auto"/>
            <w:bottom w:val="none" w:sz="0" w:space="0" w:color="auto"/>
            <w:right w:val="none" w:sz="0" w:space="0" w:color="auto"/>
          </w:divBdr>
        </w:div>
        <w:div w:id="719137156">
          <w:marLeft w:val="0"/>
          <w:marRight w:val="0"/>
          <w:marTop w:val="0"/>
          <w:marBottom w:val="0"/>
          <w:divBdr>
            <w:top w:val="none" w:sz="0" w:space="0" w:color="auto"/>
            <w:left w:val="none" w:sz="0" w:space="0" w:color="auto"/>
            <w:bottom w:val="none" w:sz="0" w:space="0" w:color="auto"/>
            <w:right w:val="none" w:sz="0" w:space="0" w:color="auto"/>
          </w:divBdr>
        </w:div>
        <w:div w:id="732040818">
          <w:marLeft w:val="0"/>
          <w:marRight w:val="0"/>
          <w:marTop w:val="0"/>
          <w:marBottom w:val="0"/>
          <w:divBdr>
            <w:top w:val="none" w:sz="0" w:space="0" w:color="auto"/>
            <w:left w:val="none" w:sz="0" w:space="0" w:color="auto"/>
            <w:bottom w:val="none" w:sz="0" w:space="0" w:color="auto"/>
            <w:right w:val="none" w:sz="0" w:space="0" w:color="auto"/>
          </w:divBdr>
        </w:div>
        <w:div w:id="783693944">
          <w:marLeft w:val="0"/>
          <w:marRight w:val="0"/>
          <w:marTop w:val="0"/>
          <w:marBottom w:val="0"/>
          <w:divBdr>
            <w:top w:val="none" w:sz="0" w:space="0" w:color="auto"/>
            <w:left w:val="none" w:sz="0" w:space="0" w:color="auto"/>
            <w:bottom w:val="none" w:sz="0" w:space="0" w:color="auto"/>
            <w:right w:val="none" w:sz="0" w:space="0" w:color="auto"/>
          </w:divBdr>
        </w:div>
        <w:div w:id="828062940">
          <w:marLeft w:val="0"/>
          <w:marRight w:val="0"/>
          <w:marTop w:val="0"/>
          <w:marBottom w:val="0"/>
          <w:divBdr>
            <w:top w:val="none" w:sz="0" w:space="0" w:color="auto"/>
            <w:left w:val="none" w:sz="0" w:space="0" w:color="auto"/>
            <w:bottom w:val="none" w:sz="0" w:space="0" w:color="auto"/>
            <w:right w:val="none" w:sz="0" w:space="0" w:color="auto"/>
          </w:divBdr>
        </w:div>
        <w:div w:id="829060626">
          <w:marLeft w:val="0"/>
          <w:marRight w:val="0"/>
          <w:marTop w:val="0"/>
          <w:marBottom w:val="0"/>
          <w:divBdr>
            <w:top w:val="none" w:sz="0" w:space="0" w:color="auto"/>
            <w:left w:val="none" w:sz="0" w:space="0" w:color="auto"/>
            <w:bottom w:val="none" w:sz="0" w:space="0" w:color="auto"/>
            <w:right w:val="none" w:sz="0" w:space="0" w:color="auto"/>
          </w:divBdr>
        </w:div>
        <w:div w:id="849219320">
          <w:marLeft w:val="0"/>
          <w:marRight w:val="0"/>
          <w:marTop w:val="0"/>
          <w:marBottom w:val="0"/>
          <w:divBdr>
            <w:top w:val="none" w:sz="0" w:space="0" w:color="auto"/>
            <w:left w:val="none" w:sz="0" w:space="0" w:color="auto"/>
            <w:bottom w:val="none" w:sz="0" w:space="0" w:color="auto"/>
            <w:right w:val="none" w:sz="0" w:space="0" w:color="auto"/>
          </w:divBdr>
        </w:div>
        <w:div w:id="853032816">
          <w:marLeft w:val="0"/>
          <w:marRight w:val="0"/>
          <w:marTop w:val="0"/>
          <w:marBottom w:val="0"/>
          <w:divBdr>
            <w:top w:val="none" w:sz="0" w:space="0" w:color="auto"/>
            <w:left w:val="none" w:sz="0" w:space="0" w:color="auto"/>
            <w:bottom w:val="none" w:sz="0" w:space="0" w:color="auto"/>
            <w:right w:val="none" w:sz="0" w:space="0" w:color="auto"/>
          </w:divBdr>
        </w:div>
        <w:div w:id="869144179">
          <w:marLeft w:val="0"/>
          <w:marRight w:val="0"/>
          <w:marTop w:val="0"/>
          <w:marBottom w:val="0"/>
          <w:divBdr>
            <w:top w:val="none" w:sz="0" w:space="0" w:color="auto"/>
            <w:left w:val="none" w:sz="0" w:space="0" w:color="auto"/>
            <w:bottom w:val="none" w:sz="0" w:space="0" w:color="auto"/>
            <w:right w:val="none" w:sz="0" w:space="0" w:color="auto"/>
          </w:divBdr>
        </w:div>
        <w:div w:id="869873822">
          <w:marLeft w:val="0"/>
          <w:marRight w:val="0"/>
          <w:marTop w:val="0"/>
          <w:marBottom w:val="0"/>
          <w:divBdr>
            <w:top w:val="none" w:sz="0" w:space="0" w:color="auto"/>
            <w:left w:val="none" w:sz="0" w:space="0" w:color="auto"/>
            <w:bottom w:val="none" w:sz="0" w:space="0" w:color="auto"/>
            <w:right w:val="none" w:sz="0" w:space="0" w:color="auto"/>
          </w:divBdr>
        </w:div>
        <w:div w:id="925381991">
          <w:marLeft w:val="0"/>
          <w:marRight w:val="0"/>
          <w:marTop w:val="0"/>
          <w:marBottom w:val="0"/>
          <w:divBdr>
            <w:top w:val="none" w:sz="0" w:space="0" w:color="auto"/>
            <w:left w:val="none" w:sz="0" w:space="0" w:color="auto"/>
            <w:bottom w:val="none" w:sz="0" w:space="0" w:color="auto"/>
            <w:right w:val="none" w:sz="0" w:space="0" w:color="auto"/>
          </w:divBdr>
        </w:div>
        <w:div w:id="958148002">
          <w:marLeft w:val="0"/>
          <w:marRight w:val="0"/>
          <w:marTop w:val="0"/>
          <w:marBottom w:val="0"/>
          <w:divBdr>
            <w:top w:val="none" w:sz="0" w:space="0" w:color="auto"/>
            <w:left w:val="none" w:sz="0" w:space="0" w:color="auto"/>
            <w:bottom w:val="none" w:sz="0" w:space="0" w:color="auto"/>
            <w:right w:val="none" w:sz="0" w:space="0" w:color="auto"/>
          </w:divBdr>
        </w:div>
        <w:div w:id="972565442">
          <w:marLeft w:val="0"/>
          <w:marRight w:val="0"/>
          <w:marTop w:val="0"/>
          <w:marBottom w:val="0"/>
          <w:divBdr>
            <w:top w:val="none" w:sz="0" w:space="0" w:color="auto"/>
            <w:left w:val="none" w:sz="0" w:space="0" w:color="auto"/>
            <w:bottom w:val="none" w:sz="0" w:space="0" w:color="auto"/>
            <w:right w:val="none" w:sz="0" w:space="0" w:color="auto"/>
          </w:divBdr>
        </w:div>
        <w:div w:id="1001128966">
          <w:marLeft w:val="0"/>
          <w:marRight w:val="0"/>
          <w:marTop w:val="0"/>
          <w:marBottom w:val="0"/>
          <w:divBdr>
            <w:top w:val="none" w:sz="0" w:space="0" w:color="auto"/>
            <w:left w:val="none" w:sz="0" w:space="0" w:color="auto"/>
            <w:bottom w:val="none" w:sz="0" w:space="0" w:color="auto"/>
            <w:right w:val="none" w:sz="0" w:space="0" w:color="auto"/>
          </w:divBdr>
        </w:div>
        <w:div w:id="1017342729">
          <w:marLeft w:val="0"/>
          <w:marRight w:val="0"/>
          <w:marTop w:val="0"/>
          <w:marBottom w:val="0"/>
          <w:divBdr>
            <w:top w:val="none" w:sz="0" w:space="0" w:color="auto"/>
            <w:left w:val="none" w:sz="0" w:space="0" w:color="auto"/>
            <w:bottom w:val="none" w:sz="0" w:space="0" w:color="auto"/>
            <w:right w:val="none" w:sz="0" w:space="0" w:color="auto"/>
          </w:divBdr>
        </w:div>
        <w:div w:id="1026369828">
          <w:marLeft w:val="0"/>
          <w:marRight w:val="0"/>
          <w:marTop w:val="0"/>
          <w:marBottom w:val="0"/>
          <w:divBdr>
            <w:top w:val="none" w:sz="0" w:space="0" w:color="auto"/>
            <w:left w:val="none" w:sz="0" w:space="0" w:color="auto"/>
            <w:bottom w:val="none" w:sz="0" w:space="0" w:color="auto"/>
            <w:right w:val="none" w:sz="0" w:space="0" w:color="auto"/>
          </w:divBdr>
        </w:div>
        <w:div w:id="1038815727">
          <w:marLeft w:val="0"/>
          <w:marRight w:val="0"/>
          <w:marTop w:val="0"/>
          <w:marBottom w:val="0"/>
          <w:divBdr>
            <w:top w:val="none" w:sz="0" w:space="0" w:color="auto"/>
            <w:left w:val="none" w:sz="0" w:space="0" w:color="auto"/>
            <w:bottom w:val="none" w:sz="0" w:space="0" w:color="auto"/>
            <w:right w:val="none" w:sz="0" w:space="0" w:color="auto"/>
          </w:divBdr>
        </w:div>
        <w:div w:id="1059405503">
          <w:marLeft w:val="0"/>
          <w:marRight w:val="0"/>
          <w:marTop w:val="0"/>
          <w:marBottom w:val="0"/>
          <w:divBdr>
            <w:top w:val="none" w:sz="0" w:space="0" w:color="auto"/>
            <w:left w:val="none" w:sz="0" w:space="0" w:color="auto"/>
            <w:bottom w:val="none" w:sz="0" w:space="0" w:color="auto"/>
            <w:right w:val="none" w:sz="0" w:space="0" w:color="auto"/>
          </w:divBdr>
        </w:div>
        <w:div w:id="1076903660">
          <w:marLeft w:val="0"/>
          <w:marRight w:val="0"/>
          <w:marTop w:val="0"/>
          <w:marBottom w:val="0"/>
          <w:divBdr>
            <w:top w:val="none" w:sz="0" w:space="0" w:color="auto"/>
            <w:left w:val="none" w:sz="0" w:space="0" w:color="auto"/>
            <w:bottom w:val="none" w:sz="0" w:space="0" w:color="auto"/>
            <w:right w:val="none" w:sz="0" w:space="0" w:color="auto"/>
          </w:divBdr>
        </w:div>
        <w:div w:id="1079861164">
          <w:marLeft w:val="0"/>
          <w:marRight w:val="0"/>
          <w:marTop w:val="0"/>
          <w:marBottom w:val="0"/>
          <w:divBdr>
            <w:top w:val="none" w:sz="0" w:space="0" w:color="auto"/>
            <w:left w:val="none" w:sz="0" w:space="0" w:color="auto"/>
            <w:bottom w:val="none" w:sz="0" w:space="0" w:color="auto"/>
            <w:right w:val="none" w:sz="0" w:space="0" w:color="auto"/>
          </w:divBdr>
        </w:div>
        <w:div w:id="1089889652">
          <w:marLeft w:val="0"/>
          <w:marRight w:val="0"/>
          <w:marTop w:val="0"/>
          <w:marBottom w:val="0"/>
          <w:divBdr>
            <w:top w:val="none" w:sz="0" w:space="0" w:color="auto"/>
            <w:left w:val="none" w:sz="0" w:space="0" w:color="auto"/>
            <w:bottom w:val="none" w:sz="0" w:space="0" w:color="auto"/>
            <w:right w:val="none" w:sz="0" w:space="0" w:color="auto"/>
          </w:divBdr>
        </w:div>
        <w:div w:id="1091203410">
          <w:marLeft w:val="0"/>
          <w:marRight w:val="0"/>
          <w:marTop w:val="0"/>
          <w:marBottom w:val="0"/>
          <w:divBdr>
            <w:top w:val="none" w:sz="0" w:space="0" w:color="auto"/>
            <w:left w:val="none" w:sz="0" w:space="0" w:color="auto"/>
            <w:bottom w:val="none" w:sz="0" w:space="0" w:color="auto"/>
            <w:right w:val="none" w:sz="0" w:space="0" w:color="auto"/>
          </w:divBdr>
        </w:div>
        <w:div w:id="1108886597">
          <w:marLeft w:val="0"/>
          <w:marRight w:val="0"/>
          <w:marTop w:val="0"/>
          <w:marBottom w:val="0"/>
          <w:divBdr>
            <w:top w:val="none" w:sz="0" w:space="0" w:color="auto"/>
            <w:left w:val="none" w:sz="0" w:space="0" w:color="auto"/>
            <w:bottom w:val="none" w:sz="0" w:space="0" w:color="auto"/>
            <w:right w:val="none" w:sz="0" w:space="0" w:color="auto"/>
          </w:divBdr>
        </w:div>
        <w:div w:id="1140458343">
          <w:marLeft w:val="0"/>
          <w:marRight w:val="0"/>
          <w:marTop w:val="0"/>
          <w:marBottom w:val="0"/>
          <w:divBdr>
            <w:top w:val="none" w:sz="0" w:space="0" w:color="auto"/>
            <w:left w:val="none" w:sz="0" w:space="0" w:color="auto"/>
            <w:bottom w:val="none" w:sz="0" w:space="0" w:color="auto"/>
            <w:right w:val="none" w:sz="0" w:space="0" w:color="auto"/>
          </w:divBdr>
        </w:div>
        <w:div w:id="1150947343">
          <w:marLeft w:val="0"/>
          <w:marRight w:val="0"/>
          <w:marTop w:val="0"/>
          <w:marBottom w:val="0"/>
          <w:divBdr>
            <w:top w:val="none" w:sz="0" w:space="0" w:color="auto"/>
            <w:left w:val="none" w:sz="0" w:space="0" w:color="auto"/>
            <w:bottom w:val="none" w:sz="0" w:space="0" w:color="auto"/>
            <w:right w:val="none" w:sz="0" w:space="0" w:color="auto"/>
          </w:divBdr>
        </w:div>
        <w:div w:id="1155298194">
          <w:marLeft w:val="0"/>
          <w:marRight w:val="0"/>
          <w:marTop w:val="0"/>
          <w:marBottom w:val="0"/>
          <w:divBdr>
            <w:top w:val="none" w:sz="0" w:space="0" w:color="auto"/>
            <w:left w:val="none" w:sz="0" w:space="0" w:color="auto"/>
            <w:bottom w:val="none" w:sz="0" w:space="0" w:color="auto"/>
            <w:right w:val="none" w:sz="0" w:space="0" w:color="auto"/>
          </w:divBdr>
        </w:div>
        <w:div w:id="1158619763">
          <w:marLeft w:val="0"/>
          <w:marRight w:val="0"/>
          <w:marTop w:val="0"/>
          <w:marBottom w:val="0"/>
          <w:divBdr>
            <w:top w:val="none" w:sz="0" w:space="0" w:color="auto"/>
            <w:left w:val="none" w:sz="0" w:space="0" w:color="auto"/>
            <w:bottom w:val="none" w:sz="0" w:space="0" w:color="auto"/>
            <w:right w:val="none" w:sz="0" w:space="0" w:color="auto"/>
          </w:divBdr>
        </w:div>
        <w:div w:id="1184050918">
          <w:marLeft w:val="0"/>
          <w:marRight w:val="0"/>
          <w:marTop w:val="0"/>
          <w:marBottom w:val="0"/>
          <w:divBdr>
            <w:top w:val="none" w:sz="0" w:space="0" w:color="auto"/>
            <w:left w:val="none" w:sz="0" w:space="0" w:color="auto"/>
            <w:bottom w:val="none" w:sz="0" w:space="0" w:color="auto"/>
            <w:right w:val="none" w:sz="0" w:space="0" w:color="auto"/>
          </w:divBdr>
        </w:div>
        <w:div w:id="1187716836">
          <w:marLeft w:val="0"/>
          <w:marRight w:val="0"/>
          <w:marTop w:val="0"/>
          <w:marBottom w:val="0"/>
          <w:divBdr>
            <w:top w:val="none" w:sz="0" w:space="0" w:color="auto"/>
            <w:left w:val="none" w:sz="0" w:space="0" w:color="auto"/>
            <w:bottom w:val="none" w:sz="0" w:space="0" w:color="auto"/>
            <w:right w:val="none" w:sz="0" w:space="0" w:color="auto"/>
          </w:divBdr>
        </w:div>
        <w:div w:id="1192497694">
          <w:marLeft w:val="0"/>
          <w:marRight w:val="0"/>
          <w:marTop w:val="0"/>
          <w:marBottom w:val="0"/>
          <w:divBdr>
            <w:top w:val="none" w:sz="0" w:space="0" w:color="auto"/>
            <w:left w:val="none" w:sz="0" w:space="0" w:color="auto"/>
            <w:bottom w:val="none" w:sz="0" w:space="0" w:color="auto"/>
            <w:right w:val="none" w:sz="0" w:space="0" w:color="auto"/>
          </w:divBdr>
        </w:div>
        <w:div w:id="1212690759">
          <w:marLeft w:val="0"/>
          <w:marRight w:val="0"/>
          <w:marTop w:val="0"/>
          <w:marBottom w:val="0"/>
          <w:divBdr>
            <w:top w:val="none" w:sz="0" w:space="0" w:color="auto"/>
            <w:left w:val="none" w:sz="0" w:space="0" w:color="auto"/>
            <w:bottom w:val="none" w:sz="0" w:space="0" w:color="auto"/>
            <w:right w:val="none" w:sz="0" w:space="0" w:color="auto"/>
          </w:divBdr>
        </w:div>
        <w:div w:id="1238519411">
          <w:marLeft w:val="0"/>
          <w:marRight w:val="0"/>
          <w:marTop w:val="0"/>
          <w:marBottom w:val="0"/>
          <w:divBdr>
            <w:top w:val="none" w:sz="0" w:space="0" w:color="auto"/>
            <w:left w:val="none" w:sz="0" w:space="0" w:color="auto"/>
            <w:bottom w:val="none" w:sz="0" w:space="0" w:color="auto"/>
            <w:right w:val="none" w:sz="0" w:space="0" w:color="auto"/>
          </w:divBdr>
        </w:div>
        <w:div w:id="1262646922">
          <w:marLeft w:val="0"/>
          <w:marRight w:val="0"/>
          <w:marTop w:val="0"/>
          <w:marBottom w:val="0"/>
          <w:divBdr>
            <w:top w:val="none" w:sz="0" w:space="0" w:color="auto"/>
            <w:left w:val="none" w:sz="0" w:space="0" w:color="auto"/>
            <w:bottom w:val="none" w:sz="0" w:space="0" w:color="auto"/>
            <w:right w:val="none" w:sz="0" w:space="0" w:color="auto"/>
          </w:divBdr>
        </w:div>
        <w:div w:id="1277057023">
          <w:marLeft w:val="0"/>
          <w:marRight w:val="0"/>
          <w:marTop w:val="0"/>
          <w:marBottom w:val="0"/>
          <w:divBdr>
            <w:top w:val="none" w:sz="0" w:space="0" w:color="auto"/>
            <w:left w:val="none" w:sz="0" w:space="0" w:color="auto"/>
            <w:bottom w:val="none" w:sz="0" w:space="0" w:color="auto"/>
            <w:right w:val="none" w:sz="0" w:space="0" w:color="auto"/>
          </w:divBdr>
        </w:div>
        <w:div w:id="1307396727">
          <w:marLeft w:val="0"/>
          <w:marRight w:val="0"/>
          <w:marTop w:val="0"/>
          <w:marBottom w:val="0"/>
          <w:divBdr>
            <w:top w:val="none" w:sz="0" w:space="0" w:color="auto"/>
            <w:left w:val="none" w:sz="0" w:space="0" w:color="auto"/>
            <w:bottom w:val="none" w:sz="0" w:space="0" w:color="auto"/>
            <w:right w:val="none" w:sz="0" w:space="0" w:color="auto"/>
          </w:divBdr>
        </w:div>
        <w:div w:id="1309626184">
          <w:marLeft w:val="0"/>
          <w:marRight w:val="0"/>
          <w:marTop w:val="0"/>
          <w:marBottom w:val="0"/>
          <w:divBdr>
            <w:top w:val="none" w:sz="0" w:space="0" w:color="auto"/>
            <w:left w:val="none" w:sz="0" w:space="0" w:color="auto"/>
            <w:bottom w:val="none" w:sz="0" w:space="0" w:color="auto"/>
            <w:right w:val="none" w:sz="0" w:space="0" w:color="auto"/>
          </w:divBdr>
        </w:div>
        <w:div w:id="1327244092">
          <w:marLeft w:val="0"/>
          <w:marRight w:val="0"/>
          <w:marTop w:val="0"/>
          <w:marBottom w:val="0"/>
          <w:divBdr>
            <w:top w:val="none" w:sz="0" w:space="0" w:color="auto"/>
            <w:left w:val="none" w:sz="0" w:space="0" w:color="auto"/>
            <w:bottom w:val="none" w:sz="0" w:space="0" w:color="auto"/>
            <w:right w:val="none" w:sz="0" w:space="0" w:color="auto"/>
          </w:divBdr>
        </w:div>
        <w:div w:id="1350833321">
          <w:marLeft w:val="0"/>
          <w:marRight w:val="0"/>
          <w:marTop w:val="0"/>
          <w:marBottom w:val="0"/>
          <w:divBdr>
            <w:top w:val="none" w:sz="0" w:space="0" w:color="auto"/>
            <w:left w:val="none" w:sz="0" w:space="0" w:color="auto"/>
            <w:bottom w:val="none" w:sz="0" w:space="0" w:color="auto"/>
            <w:right w:val="none" w:sz="0" w:space="0" w:color="auto"/>
          </w:divBdr>
        </w:div>
        <w:div w:id="1397513141">
          <w:marLeft w:val="0"/>
          <w:marRight w:val="0"/>
          <w:marTop w:val="0"/>
          <w:marBottom w:val="0"/>
          <w:divBdr>
            <w:top w:val="none" w:sz="0" w:space="0" w:color="auto"/>
            <w:left w:val="none" w:sz="0" w:space="0" w:color="auto"/>
            <w:bottom w:val="none" w:sz="0" w:space="0" w:color="auto"/>
            <w:right w:val="none" w:sz="0" w:space="0" w:color="auto"/>
          </w:divBdr>
        </w:div>
        <w:div w:id="1404134002">
          <w:marLeft w:val="0"/>
          <w:marRight w:val="0"/>
          <w:marTop w:val="0"/>
          <w:marBottom w:val="0"/>
          <w:divBdr>
            <w:top w:val="none" w:sz="0" w:space="0" w:color="auto"/>
            <w:left w:val="none" w:sz="0" w:space="0" w:color="auto"/>
            <w:bottom w:val="none" w:sz="0" w:space="0" w:color="auto"/>
            <w:right w:val="none" w:sz="0" w:space="0" w:color="auto"/>
          </w:divBdr>
        </w:div>
        <w:div w:id="1409232585">
          <w:marLeft w:val="0"/>
          <w:marRight w:val="0"/>
          <w:marTop w:val="0"/>
          <w:marBottom w:val="0"/>
          <w:divBdr>
            <w:top w:val="none" w:sz="0" w:space="0" w:color="auto"/>
            <w:left w:val="none" w:sz="0" w:space="0" w:color="auto"/>
            <w:bottom w:val="none" w:sz="0" w:space="0" w:color="auto"/>
            <w:right w:val="none" w:sz="0" w:space="0" w:color="auto"/>
          </w:divBdr>
        </w:div>
        <w:div w:id="1428426065">
          <w:marLeft w:val="0"/>
          <w:marRight w:val="0"/>
          <w:marTop w:val="0"/>
          <w:marBottom w:val="0"/>
          <w:divBdr>
            <w:top w:val="none" w:sz="0" w:space="0" w:color="auto"/>
            <w:left w:val="none" w:sz="0" w:space="0" w:color="auto"/>
            <w:bottom w:val="none" w:sz="0" w:space="0" w:color="auto"/>
            <w:right w:val="none" w:sz="0" w:space="0" w:color="auto"/>
          </w:divBdr>
        </w:div>
        <w:div w:id="1434597099">
          <w:marLeft w:val="0"/>
          <w:marRight w:val="0"/>
          <w:marTop w:val="0"/>
          <w:marBottom w:val="0"/>
          <w:divBdr>
            <w:top w:val="none" w:sz="0" w:space="0" w:color="auto"/>
            <w:left w:val="none" w:sz="0" w:space="0" w:color="auto"/>
            <w:bottom w:val="none" w:sz="0" w:space="0" w:color="auto"/>
            <w:right w:val="none" w:sz="0" w:space="0" w:color="auto"/>
          </w:divBdr>
        </w:div>
        <w:div w:id="1450467002">
          <w:marLeft w:val="0"/>
          <w:marRight w:val="0"/>
          <w:marTop w:val="0"/>
          <w:marBottom w:val="0"/>
          <w:divBdr>
            <w:top w:val="none" w:sz="0" w:space="0" w:color="auto"/>
            <w:left w:val="none" w:sz="0" w:space="0" w:color="auto"/>
            <w:bottom w:val="none" w:sz="0" w:space="0" w:color="auto"/>
            <w:right w:val="none" w:sz="0" w:space="0" w:color="auto"/>
          </w:divBdr>
        </w:div>
        <w:div w:id="1469124473">
          <w:marLeft w:val="0"/>
          <w:marRight w:val="0"/>
          <w:marTop w:val="0"/>
          <w:marBottom w:val="0"/>
          <w:divBdr>
            <w:top w:val="none" w:sz="0" w:space="0" w:color="auto"/>
            <w:left w:val="none" w:sz="0" w:space="0" w:color="auto"/>
            <w:bottom w:val="none" w:sz="0" w:space="0" w:color="auto"/>
            <w:right w:val="none" w:sz="0" w:space="0" w:color="auto"/>
          </w:divBdr>
        </w:div>
        <w:div w:id="1558318870">
          <w:marLeft w:val="0"/>
          <w:marRight w:val="0"/>
          <w:marTop w:val="0"/>
          <w:marBottom w:val="0"/>
          <w:divBdr>
            <w:top w:val="none" w:sz="0" w:space="0" w:color="auto"/>
            <w:left w:val="none" w:sz="0" w:space="0" w:color="auto"/>
            <w:bottom w:val="none" w:sz="0" w:space="0" w:color="auto"/>
            <w:right w:val="none" w:sz="0" w:space="0" w:color="auto"/>
          </w:divBdr>
        </w:div>
        <w:div w:id="1576284098">
          <w:marLeft w:val="0"/>
          <w:marRight w:val="0"/>
          <w:marTop w:val="0"/>
          <w:marBottom w:val="0"/>
          <w:divBdr>
            <w:top w:val="none" w:sz="0" w:space="0" w:color="auto"/>
            <w:left w:val="none" w:sz="0" w:space="0" w:color="auto"/>
            <w:bottom w:val="none" w:sz="0" w:space="0" w:color="auto"/>
            <w:right w:val="none" w:sz="0" w:space="0" w:color="auto"/>
          </w:divBdr>
        </w:div>
        <w:div w:id="1609041802">
          <w:marLeft w:val="0"/>
          <w:marRight w:val="0"/>
          <w:marTop w:val="0"/>
          <w:marBottom w:val="0"/>
          <w:divBdr>
            <w:top w:val="none" w:sz="0" w:space="0" w:color="auto"/>
            <w:left w:val="none" w:sz="0" w:space="0" w:color="auto"/>
            <w:bottom w:val="none" w:sz="0" w:space="0" w:color="auto"/>
            <w:right w:val="none" w:sz="0" w:space="0" w:color="auto"/>
          </w:divBdr>
        </w:div>
        <w:div w:id="1641112708">
          <w:marLeft w:val="0"/>
          <w:marRight w:val="0"/>
          <w:marTop w:val="0"/>
          <w:marBottom w:val="0"/>
          <w:divBdr>
            <w:top w:val="none" w:sz="0" w:space="0" w:color="auto"/>
            <w:left w:val="none" w:sz="0" w:space="0" w:color="auto"/>
            <w:bottom w:val="none" w:sz="0" w:space="0" w:color="auto"/>
            <w:right w:val="none" w:sz="0" w:space="0" w:color="auto"/>
          </w:divBdr>
        </w:div>
        <w:div w:id="1662536159">
          <w:marLeft w:val="0"/>
          <w:marRight w:val="0"/>
          <w:marTop w:val="0"/>
          <w:marBottom w:val="0"/>
          <w:divBdr>
            <w:top w:val="none" w:sz="0" w:space="0" w:color="auto"/>
            <w:left w:val="none" w:sz="0" w:space="0" w:color="auto"/>
            <w:bottom w:val="none" w:sz="0" w:space="0" w:color="auto"/>
            <w:right w:val="none" w:sz="0" w:space="0" w:color="auto"/>
          </w:divBdr>
        </w:div>
        <w:div w:id="1687712382">
          <w:marLeft w:val="0"/>
          <w:marRight w:val="0"/>
          <w:marTop w:val="0"/>
          <w:marBottom w:val="0"/>
          <w:divBdr>
            <w:top w:val="none" w:sz="0" w:space="0" w:color="auto"/>
            <w:left w:val="none" w:sz="0" w:space="0" w:color="auto"/>
            <w:bottom w:val="none" w:sz="0" w:space="0" w:color="auto"/>
            <w:right w:val="none" w:sz="0" w:space="0" w:color="auto"/>
          </w:divBdr>
        </w:div>
        <w:div w:id="1720203737">
          <w:marLeft w:val="0"/>
          <w:marRight w:val="0"/>
          <w:marTop w:val="0"/>
          <w:marBottom w:val="0"/>
          <w:divBdr>
            <w:top w:val="none" w:sz="0" w:space="0" w:color="auto"/>
            <w:left w:val="none" w:sz="0" w:space="0" w:color="auto"/>
            <w:bottom w:val="none" w:sz="0" w:space="0" w:color="auto"/>
            <w:right w:val="none" w:sz="0" w:space="0" w:color="auto"/>
          </w:divBdr>
        </w:div>
        <w:div w:id="1741710912">
          <w:marLeft w:val="0"/>
          <w:marRight w:val="0"/>
          <w:marTop w:val="0"/>
          <w:marBottom w:val="0"/>
          <w:divBdr>
            <w:top w:val="none" w:sz="0" w:space="0" w:color="auto"/>
            <w:left w:val="none" w:sz="0" w:space="0" w:color="auto"/>
            <w:bottom w:val="none" w:sz="0" w:space="0" w:color="auto"/>
            <w:right w:val="none" w:sz="0" w:space="0" w:color="auto"/>
          </w:divBdr>
        </w:div>
        <w:div w:id="1832137323">
          <w:marLeft w:val="0"/>
          <w:marRight w:val="0"/>
          <w:marTop w:val="0"/>
          <w:marBottom w:val="0"/>
          <w:divBdr>
            <w:top w:val="none" w:sz="0" w:space="0" w:color="auto"/>
            <w:left w:val="none" w:sz="0" w:space="0" w:color="auto"/>
            <w:bottom w:val="none" w:sz="0" w:space="0" w:color="auto"/>
            <w:right w:val="none" w:sz="0" w:space="0" w:color="auto"/>
          </w:divBdr>
        </w:div>
        <w:div w:id="1871526611">
          <w:marLeft w:val="0"/>
          <w:marRight w:val="0"/>
          <w:marTop w:val="0"/>
          <w:marBottom w:val="0"/>
          <w:divBdr>
            <w:top w:val="none" w:sz="0" w:space="0" w:color="auto"/>
            <w:left w:val="none" w:sz="0" w:space="0" w:color="auto"/>
            <w:bottom w:val="none" w:sz="0" w:space="0" w:color="auto"/>
            <w:right w:val="none" w:sz="0" w:space="0" w:color="auto"/>
          </w:divBdr>
        </w:div>
        <w:div w:id="1880319195">
          <w:marLeft w:val="0"/>
          <w:marRight w:val="0"/>
          <w:marTop w:val="0"/>
          <w:marBottom w:val="0"/>
          <w:divBdr>
            <w:top w:val="none" w:sz="0" w:space="0" w:color="auto"/>
            <w:left w:val="none" w:sz="0" w:space="0" w:color="auto"/>
            <w:bottom w:val="none" w:sz="0" w:space="0" w:color="auto"/>
            <w:right w:val="none" w:sz="0" w:space="0" w:color="auto"/>
          </w:divBdr>
        </w:div>
        <w:div w:id="1887638343">
          <w:marLeft w:val="0"/>
          <w:marRight w:val="0"/>
          <w:marTop w:val="0"/>
          <w:marBottom w:val="0"/>
          <w:divBdr>
            <w:top w:val="none" w:sz="0" w:space="0" w:color="auto"/>
            <w:left w:val="none" w:sz="0" w:space="0" w:color="auto"/>
            <w:bottom w:val="none" w:sz="0" w:space="0" w:color="auto"/>
            <w:right w:val="none" w:sz="0" w:space="0" w:color="auto"/>
          </w:divBdr>
        </w:div>
        <w:div w:id="1913853423">
          <w:marLeft w:val="0"/>
          <w:marRight w:val="0"/>
          <w:marTop w:val="0"/>
          <w:marBottom w:val="0"/>
          <w:divBdr>
            <w:top w:val="none" w:sz="0" w:space="0" w:color="auto"/>
            <w:left w:val="none" w:sz="0" w:space="0" w:color="auto"/>
            <w:bottom w:val="none" w:sz="0" w:space="0" w:color="auto"/>
            <w:right w:val="none" w:sz="0" w:space="0" w:color="auto"/>
          </w:divBdr>
        </w:div>
        <w:div w:id="1919054005">
          <w:marLeft w:val="0"/>
          <w:marRight w:val="0"/>
          <w:marTop w:val="0"/>
          <w:marBottom w:val="0"/>
          <w:divBdr>
            <w:top w:val="none" w:sz="0" w:space="0" w:color="auto"/>
            <w:left w:val="none" w:sz="0" w:space="0" w:color="auto"/>
            <w:bottom w:val="none" w:sz="0" w:space="0" w:color="auto"/>
            <w:right w:val="none" w:sz="0" w:space="0" w:color="auto"/>
          </w:divBdr>
        </w:div>
        <w:div w:id="1929727892">
          <w:marLeft w:val="0"/>
          <w:marRight w:val="0"/>
          <w:marTop w:val="0"/>
          <w:marBottom w:val="0"/>
          <w:divBdr>
            <w:top w:val="none" w:sz="0" w:space="0" w:color="auto"/>
            <w:left w:val="none" w:sz="0" w:space="0" w:color="auto"/>
            <w:bottom w:val="none" w:sz="0" w:space="0" w:color="auto"/>
            <w:right w:val="none" w:sz="0" w:space="0" w:color="auto"/>
          </w:divBdr>
        </w:div>
        <w:div w:id="1930773282">
          <w:marLeft w:val="0"/>
          <w:marRight w:val="0"/>
          <w:marTop w:val="0"/>
          <w:marBottom w:val="0"/>
          <w:divBdr>
            <w:top w:val="none" w:sz="0" w:space="0" w:color="auto"/>
            <w:left w:val="none" w:sz="0" w:space="0" w:color="auto"/>
            <w:bottom w:val="none" w:sz="0" w:space="0" w:color="auto"/>
            <w:right w:val="none" w:sz="0" w:space="0" w:color="auto"/>
          </w:divBdr>
        </w:div>
        <w:div w:id="1973055394">
          <w:marLeft w:val="0"/>
          <w:marRight w:val="0"/>
          <w:marTop w:val="0"/>
          <w:marBottom w:val="0"/>
          <w:divBdr>
            <w:top w:val="none" w:sz="0" w:space="0" w:color="auto"/>
            <w:left w:val="none" w:sz="0" w:space="0" w:color="auto"/>
            <w:bottom w:val="none" w:sz="0" w:space="0" w:color="auto"/>
            <w:right w:val="none" w:sz="0" w:space="0" w:color="auto"/>
          </w:divBdr>
        </w:div>
        <w:div w:id="2052800109">
          <w:marLeft w:val="0"/>
          <w:marRight w:val="0"/>
          <w:marTop w:val="0"/>
          <w:marBottom w:val="0"/>
          <w:divBdr>
            <w:top w:val="none" w:sz="0" w:space="0" w:color="auto"/>
            <w:left w:val="none" w:sz="0" w:space="0" w:color="auto"/>
            <w:bottom w:val="none" w:sz="0" w:space="0" w:color="auto"/>
            <w:right w:val="none" w:sz="0" w:space="0" w:color="auto"/>
          </w:divBdr>
        </w:div>
        <w:div w:id="2082368790">
          <w:marLeft w:val="0"/>
          <w:marRight w:val="0"/>
          <w:marTop w:val="0"/>
          <w:marBottom w:val="0"/>
          <w:divBdr>
            <w:top w:val="none" w:sz="0" w:space="0" w:color="auto"/>
            <w:left w:val="none" w:sz="0" w:space="0" w:color="auto"/>
            <w:bottom w:val="none" w:sz="0" w:space="0" w:color="auto"/>
            <w:right w:val="none" w:sz="0" w:space="0" w:color="auto"/>
          </w:divBdr>
        </w:div>
        <w:div w:id="2110881679">
          <w:marLeft w:val="0"/>
          <w:marRight w:val="0"/>
          <w:marTop w:val="0"/>
          <w:marBottom w:val="0"/>
          <w:divBdr>
            <w:top w:val="none" w:sz="0" w:space="0" w:color="auto"/>
            <w:left w:val="none" w:sz="0" w:space="0" w:color="auto"/>
            <w:bottom w:val="none" w:sz="0" w:space="0" w:color="auto"/>
            <w:right w:val="none" w:sz="0" w:space="0" w:color="auto"/>
          </w:divBdr>
        </w:div>
        <w:div w:id="2126608560">
          <w:marLeft w:val="0"/>
          <w:marRight w:val="0"/>
          <w:marTop w:val="0"/>
          <w:marBottom w:val="0"/>
          <w:divBdr>
            <w:top w:val="none" w:sz="0" w:space="0" w:color="auto"/>
            <w:left w:val="none" w:sz="0" w:space="0" w:color="auto"/>
            <w:bottom w:val="none" w:sz="0" w:space="0" w:color="auto"/>
            <w:right w:val="none" w:sz="0" w:space="0" w:color="auto"/>
          </w:divBdr>
        </w:div>
        <w:div w:id="2129666283">
          <w:marLeft w:val="0"/>
          <w:marRight w:val="0"/>
          <w:marTop w:val="0"/>
          <w:marBottom w:val="0"/>
          <w:divBdr>
            <w:top w:val="none" w:sz="0" w:space="0" w:color="auto"/>
            <w:left w:val="none" w:sz="0" w:space="0" w:color="auto"/>
            <w:bottom w:val="none" w:sz="0" w:space="0" w:color="auto"/>
            <w:right w:val="none" w:sz="0" w:space="0" w:color="auto"/>
          </w:divBdr>
        </w:div>
        <w:div w:id="2133402094">
          <w:marLeft w:val="0"/>
          <w:marRight w:val="0"/>
          <w:marTop w:val="0"/>
          <w:marBottom w:val="0"/>
          <w:divBdr>
            <w:top w:val="none" w:sz="0" w:space="0" w:color="auto"/>
            <w:left w:val="none" w:sz="0" w:space="0" w:color="auto"/>
            <w:bottom w:val="none" w:sz="0" w:space="0" w:color="auto"/>
            <w:right w:val="none" w:sz="0" w:space="0" w:color="auto"/>
          </w:divBdr>
        </w:div>
      </w:divsChild>
    </w:div>
    <w:div w:id="511533148">
      <w:bodyDiv w:val="1"/>
      <w:marLeft w:val="0"/>
      <w:marRight w:val="0"/>
      <w:marTop w:val="0"/>
      <w:marBottom w:val="0"/>
      <w:divBdr>
        <w:top w:val="none" w:sz="0" w:space="0" w:color="auto"/>
        <w:left w:val="none" w:sz="0" w:space="0" w:color="auto"/>
        <w:bottom w:val="none" w:sz="0" w:space="0" w:color="auto"/>
        <w:right w:val="none" w:sz="0" w:space="0" w:color="auto"/>
      </w:divBdr>
      <w:divsChild>
        <w:div w:id="56438971">
          <w:marLeft w:val="0"/>
          <w:marRight w:val="0"/>
          <w:marTop w:val="0"/>
          <w:marBottom w:val="0"/>
          <w:divBdr>
            <w:top w:val="none" w:sz="0" w:space="0" w:color="auto"/>
            <w:left w:val="none" w:sz="0" w:space="0" w:color="auto"/>
            <w:bottom w:val="none" w:sz="0" w:space="0" w:color="auto"/>
            <w:right w:val="none" w:sz="0" w:space="0" w:color="auto"/>
          </w:divBdr>
        </w:div>
        <w:div w:id="69427659">
          <w:marLeft w:val="0"/>
          <w:marRight w:val="0"/>
          <w:marTop w:val="0"/>
          <w:marBottom w:val="0"/>
          <w:divBdr>
            <w:top w:val="none" w:sz="0" w:space="0" w:color="auto"/>
            <w:left w:val="none" w:sz="0" w:space="0" w:color="auto"/>
            <w:bottom w:val="none" w:sz="0" w:space="0" w:color="auto"/>
            <w:right w:val="none" w:sz="0" w:space="0" w:color="auto"/>
          </w:divBdr>
        </w:div>
        <w:div w:id="95251284">
          <w:marLeft w:val="0"/>
          <w:marRight w:val="0"/>
          <w:marTop w:val="0"/>
          <w:marBottom w:val="0"/>
          <w:divBdr>
            <w:top w:val="none" w:sz="0" w:space="0" w:color="auto"/>
            <w:left w:val="none" w:sz="0" w:space="0" w:color="auto"/>
            <w:bottom w:val="none" w:sz="0" w:space="0" w:color="auto"/>
            <w:right w:val="none" w:sz="0" w:space="0" w:color="auto"/>
          </w:divBdr>
        </w:div>
        <w:div w:id="155725310">
          <w:marLeft w:val="0"/>
          <w:marRight w:val="0"/>
          <w:marTop w:val="0"/>
          <w:marBottom w:val="0"/>
          <w:divBdr>
            <w:top w:val="none" w:sz="0" w:space="0" w:color="auto"/>
            <w:left w:val="none" w:sz="0" w:space="0" w:color="auto"/>
            <w:bottom w:val="none" w:sz="0" w:space="0" w:color="auto"/>
            <w:right w:val="none" w:sz="0" w:space="0" w:color="auto"/>
          </w:divBdr>
        </w:div>
        <w:div w:id="208424399">
          <w:marLeft w:val="0"/>
          <w:marRight w:val="0"/>
          <w:marTop w:val="0"/>
          <w:marBottom w:val="0"/>
          <w:divBdr>
            <w:top w:val="none" w:sz="0" w:space="0" w:color="auto"/>
            <w:left w:val="none" w:sz="0" w:space="0" w:color="auto"/>
            <w:bottom w:val="none" w:sz="0" w:space="0" w:color="auto"/>
            <w:right w:val="none" w:sz="0" w:space="0" w:color="auto"/>
          </w:divBdr>
        </w:div>
        <w:div w:id="376009337">
          <w:marLeft w:val="0"/>
          <w:marRight w:val="0"/>
          <w:marTop w:val="0"/>
          <w:marBottom w:val="0"/>
          <w:divBdr>
            <w:top w:val="none" w:sz="0" w:space="0" w:color="auto"/>
            <w:left w:val="none" w:sz="0" w:space="0" w:color="auto"/>
            <w:bottom w:val="none" w:sz="0" w:space="0" w:color="auto"/>
            <w:right w:val="none" w:sz="0" w:space="0" w:color="auto"/>
          </w:divBdr>
        </w:div>
        <w:div w:id="447554123">
          <w:marLeft w:val="0"/>
          <w:marRight w:val="0"/>
          <w:marTop w:val="0"/>
          <w:marBottom w:val="0"/>
          <w:divBdr>
            <w:top w:val="none" w:sz="0" w:space="0" w:color="auto"/>
            <w:left w:val="none" w:sz="0" w:space="0" w:color="auto"/>
            <w:bottom w:val="none" w:sz="0" w:space="0" w:color="auto"/>
            <w:right w:val="none" w:sz="0" w:space="0" w:color="auto"/>
          </w:divBdr>
        </w:div>
        <w:div w:id="451216733">
          <w:marLeft w:val="0"/>
          <w:marRight w:val="0"/>
          <w:marTop w:val="0"/>
          <w:marBottom w:val="0"/>
          <w:divBdr>
            <w:top w:val="none" w:sz="0" w:space="0" w:color="auto"/>
            <w:left w:val="none" w:sz="0" w:space="0" w:color="auto"/>
            <w:bottom w:val="none" w:sz="0" w:space="0" w:color="auto"/>
            <w:right w:val="none" w:sz="0" w:space="0" w:color="auto"/>
          </w:divBdr>
        </w:div>
        <w:div w:id="488256409">
          <w:marLeft w:val="0"/>
          <w:marRight w:val="0"/>
          <w:marTop w:val="0"/>
          <w:marBottom w:val="0"/>
          <w:divBdr>
            <w:top w:val="none" w:sz="0" w:space="0" w:color="auto"/>
            <w:left w:val="none" w:sz="0" w:space="0" w:color="auto"/>
            <w:bottom w:val="none" w:sz="0" w:space="0" w:color="auto"/>
            <w:right w:val="none" w:sz="0" w:space="0" w:color="auto"/>
          </w:divBdr>
        </w:div>
        <w:div w:id="502818126">
          <w:marLeft w:val="0"/>
          <w:marRight w:val="0"/>
          <w:marTop w:val="0"/>
          <w:marBottom w:val="0"/>
          <w:divBdr>
            <w:top w:val="none" w:sz="0" w:space="0" w:color="auto"/>
            <w:left w:val="none" w:sz="0" w:space="0" w:color="auto"/>
            <w:bottom w:val="none" w:sz="0" w:space="0" w:color="auto"/>
            <w:right w:val="none" w:sz="0" w:space="0" w:color="auto"/>
          </w:divBdr>
        </w:div>
        <w:div w:id="521284965">
          <w:marLeft w:val="0"/>
          <w:marRight w:val="0"/>
          <w:marTop w:val="0"/>
          <w:marBottom w:val="0"/>
          <w:divBdr>
            <w:top w:val="none" w:sz="0" w:space="0" w:color="auto"/>
            <w:left w:val="none" w:sz="0" w:space="0" w:color="auto"/>
            <w:bottom w:val="none" w:sz="0" w:space="0" w:color="auto"/>
            <w:right w:val="none" w:sz="0" w:space="0" w:color="auto"/>
          </w:divBdr>
        </w:div>
        <w:div w:id="594753920">
          <w:marLeft w:val="0"/>
          <w:marRight w:val="0"/>
          <w:marTop w:val="0"/>
          <w:marBottom w:val="0"/>
          <w:divBdr>
            <w:top w:val="none" w:sz="0" w:space="0" w:color="auto"/>
            <w:left w:val="none" w:sz="0" w:space="0" w:color="auto"/>
            <w:bottom w:val="none" w:sz="0" w:space="0" w:color="auto"/>
            <w:right w:val="none" w:sz="0" w:space="0" w:color="auto"/>
          </w:divBdr>
        </w:div>
        <w:div w:id="675812012">
          <w:marLeft w:val="0"/>
          <w:marRight w:val="0"/>
          <w:marTop w:val="0"/>
          <w:marBottom w:val="0"/>
          <w:divBdr>
            <w:top w:val="none" w:sz="0" w:space="0" w:color="auto"/>
            <w:left w:val="none" w:sz="0" w:space="0" w:color="auto"/>
            <w:bottom w:val="none" w:sz="0" w:space="0" w:color="auto"/>
            <w:right w:val="none" w:sz="0" w:space="0" w:color="auto"/>
          </w:divBdr>
        </w:div>
        <w:div w:id="709692369">
          <w:marLeft w:val="0"/>
          <w:marRight w:val="0"/>
          <w:marTop w:val="0"/>
          <w:marBottom w:val="0"/>
          <w:divBdr>
            <w:top w:val="none" w:sz="0" w:space="0" w:color="auto"/>
            <w:left w:val="none" w:sz="0" w:space="0" w:color="auto"/>
            <w:bottom w:val="none" w:sz="0" w:space="0" w:color="auto"/>
            <w:right w:val="none" w:sz="0" w:space="0" w:color="auto"/>
          </w:divBdr>
        </w:div>
        <w:div w:id="766271703">
          <w:marLeft w:val="0"/>
          <w:marRight w:val="0"/>
          <w:marTop w:val="0"/>
          <w:marBottom w:val="0"/>
          <w:divBdr>
            <w:top w:val="none" w:sz="0" w:space="0" w:color="auto"/>
            <w:left w:val="none" w:sz="0" w:space="0" w:color="auto"/>
            <w:bottom w:val="none" w:sz="0" w:space="0" w:color="auto"/>
            <w:right w:val="none" w:sz="0" w:space="0" w:color="auto"/>
          </w:divBdr>
        </w:div>
        <w:div w:id="845368764">
          <w:marLeft w:val="0"/>
          <w:marRight w:val="0"/>
          <w:marTop w:val="0"/>
          <w:marBottom w:val="0"/>
          <w:divBdr>
            <w:top w:val="none" w:sz="0" w:space="0" w:color="auto"/>
            <w:left w:val="none" w:sz="0" w:space="0" w:color="auto"/>
            <w:bottom w:val="none" w:sz="0" w:space="0" w:color="auto"/>
            <w:right w:val="none" w:sz="0" w:space="0" w:color="auto"/>
          </w:divBdr>
        </w:div>
        <w:div w:id="880630758">
          <w:marLeft w:val="0"/>
          <w:marRight w:val="0"/>
          <w:marTop w:val="0"/>
          <w:marBottom w:val="0"/>
          <w:divBdr>
            <w:top w:val="none" w:sz="0" w:space="0" w:color="auto"/>
            <w:left w:val="none" w:sz="0" w:space="0" w:color="auto"/>
            <w:bottom w:val="none" w:sz="0" w:space="0" w:color="auto"/>
            <w:right w:val="none" w:sz="0" w:space="0" w:color="auto"/>
          </w:divBdr>
        </w:div>
        <w:div w:id="896551069">
          <w:marLeft w:val="0"/>
          <w:marRight w:val="0"/>
          <w:marTop w:val="0"/>
          <w:marBottom w:val="0"/>
          <w:divBdr>
            <w:top w:val="none" w:sz="0" w:space="0" w:color="auto"/>
            <w:left w:val="none" w:sz="0" w:space="0" w:color="auto"/>
            <w:bottom w:val="none" w:sz="0" w:space="0" w:color="auto"/>
            <w:right w:val="none" w:sz="0" w:space="0" w:color="auto"/>
          </w:divBdr>
        </w:div>
        <w:div w:id="963149549">
          <w:marLeft w:val="0"/>
          <w:marRight w:val="0"/>
          <w:marTop w:val="0"/>
          <w:marBottom w:val="0"/>
          <w:divBdr>
            <w:top w:val="none" w:sz="0" w:space="0" w:color="auto"/>
            <w:left w:val="none" w:sz="0" w:space="0" w:color="auto"/>
            <w:bottom w:val="none" w:sz="0" w:space="0" w:color="auto"/>
            <w:right w:val="none" w:sz="0" w:space="0" w:color="auto"/>
          </w:divBdr>
        </w:div>
        <w:div w:id="989603958">
          <w:marLeft w:val="0"/>
          <w:marRight w:val="0"/>
          <w:marTop w:val="0"/>
          <w:marBottom w:val="0"/>
          <w:divBdr>
            <w:top w:val="none" w:sz="0" w:space="0" w:color="auto"/>
            <w:left w:val="none" w:sz="0" w:space="0" w:color="auto"/>
            <w:bottom w:val="none" w:sz="0" w:space="0" w:color="auto"/>
            <w:right w:val="none" w:sz="0" w:space="0" w:color="auto"/>
          </w:divBdr>
        </w:div>
        <w:div w:id="992098806">
          <w:marLeft w:val="0"/>
          <w:marRight w:val="0"/>
          <w:marTop w:val="0"/>
          <w:marBottom w:val="0"/>
          <w:divBdr>
            <w:top w:val="none" w:sz="0" w:space="0" w:color="auto"/>
            <w:left w:val="none" w:sz="0" w:space="0" w:color="auto"/>
            <w:bottom w:val="none" w:sz="0" w:space="0" w:color="auto"/>
            <w:right w:val="none" w:sz="0" w:space="0" w:color="auto"/>
          </w:divBdr>
        </w:div>
        <w:div w:id="1058087404">
          <w:marLeft w:val="0"/>
          <w:marRight w:val="0"/>
          <w:marTop w:val="0"/>
          <w:marBottom w:val="0"/>
          <w:divBdr>
            <w:top w:val="none" w:sz="0" w:space="0" w:color="auto"/>
            <w:left w:val="none" w:sz="0" w:space="0" w:color="auto"/>
            <w:bottom w:val="none" w:sz="0" w:space="0" w:color="auto"/>
            <w:right w:val="none" w:sz="0" w:space="0" w:color="auto"/>
          </w:divBdr>
        </w:div>
        <w:div w:id="1078140401">
          <w:marLeft w:val="0"/>
          <w:marRight w:val="0"/>
          <w:marTop w:val="0"/>
          <w:marBottom w:val="0"/>
          <w:divBdr>
            <w:top w:val="none" w:sz="0" w:space="0" w:color="auto"/>
            <w:left w:val="none" w:sz="0" w:space="0" w:color="auto"/>
            <w:bottom w:val="none" w:sz="0" w:space="0" w:color="auto"/>
            <w:right w:val="none" w:sz="0" w:space="0" w:color="auto"/>
          </w:divBdr>
        </w:div>
        <w:div w:id="1131440827">
          <w:marLeft w:val="0"/>
          <w:marRight w:val="0"/>
          <w:marTop w:val="0"/>
          <w:marBottom w:val="0"/>
          <w:divBdr>
            <w:top w:val="none" w:sz="0" w:space="0" w:color="auto"/>
            <w:left w:val="none" w:sz="0" w:space="0" w:color="auto"/>
            <w:bottom w:val="none" w:sz="0" w:space="0" w:color="auto"/>
            <w:right w:val="none" w:sz="0" w:space="0" w:color="auto"/>
          </w:divBdr>
        </w:div>
        <w:div w:id="1138259009">
          <w:marLeft w:val="0"/>
          <w:marRight w:val="0"/>
          <w:marTop w:val="0"/>
          <w:marBottom w:val="0"/>
          <w:divBdr>
            <w:top w:val="none" w:sz="0" w:space="0" w:color="auto"/>
            <w:left w:val="none" w:sz="0" w:space="0" w:color="auto"/>
            <w:bottom w:val="none" w:sz="0" w:space="0" w:color="auto"/>
            <w:right w:val="none" w:sz="0" w:space="0" w:color="auto"/>
          </w:divBdr>
        </w:div>
        <w:div w:id="1140422216">
          <w:marLeft w:val="0"/>
          <w:marRight w:val="0"/>
          <w:marTop w:val="0"/>
          <w:marBottom w:val="0"/>
          <w:divBdr>
            <w:top w:val="none" w:sz="0" w:space="0" w:color="auto"/>
            <w:left w:val="none" w:sz="0" w:space="0" w:color="auto"/>
            <w:bottom w:val="none" w:sz="0" w:space="0" w:color="auto"/>
            <w:right w:val="none" w:sz="0" w:space="0" w:color="auto"/>
          </w:divBdr>
        </w:div>
        <w:div w:id="1178038147">
          <w:marLeft w:val="0"/>
          <w:marRight w:val="0"/>
          <w:marTop w:val="0"/>
          <w:marBottom w:val="0"/>
          <w:divBdr>
            <w:top w:val="none" w:sz="0" w:space="0" w:color="auto"/>
            <w:left w:val="none" w:sz="0" w:space="0" w:color="auto"/>
            <w:bottom w:val="none" w:sz="0" w:space="0" w:color="auto"/>
            <w:right w:val="none" w:sz="0" w:space="0" w:color="auto"/>
          </w:divBdr>
        </w:div>
        <w:div w:id="1229609172">
          <w:marLeft w:val="0"/>
          <w:marRight w:val="0"/>
          <w:marTop w:val="0"/>
          <w:marBottom w:val="0"/>
          <w:divBdr>
            <w:top w:val="none" w:sz="0" w:space="0" w:color="auto"/>
            <w:left w:val="none" w:sz="0" w:space="0" w:color="auto"/>
            <w:bottom w:val="none" w:sz="0" w:space="0" w:color="auto"/>
            <w:right w:val="none" w:sz="0" w:space="0" w:color="auto"/>
          </w:divBdr>
        </w:div>
        <w:div w:id="1286086461">
          <w:marLeft w:val="0"/>
          <w:marRight w:val="0"/>
          <w:marTop w:val="0"/>
          <w:marBottom w:val="0"/>
          <w:divBdr>
            <w:top w:val="none" w:sz="0" w:space="0" w:color="auto"/>
            <w:left w:val="none" w:sz="0" w:space="0" w:color="auto"/>
            <w:bottom w:val="none" w:sz="0" w:space="0" w:color="auto"/>
            <w:right w:val="none" w:sz="0" w:space="0" w:color="auto"/>
          </w:divBdr>
        </w:div>
        <w:div w:id="1308585468">
          <w:marLeft w:val="0"/>
          <w:marRight w:val="0"/>
          <w:marTop w:val="0"/>
          <w:marBottom w:val="0"/>
          <w:divBdr>
            <w:top w:val="none" w:sz="0" w:space="0" w:color="auto"/>
            <w:left w:val="none" w:sz="0" w:space="0" w:color="auto"/>
            <w:bottom w:val="none" w:sz="0" w:space="0" w:color="auto"/>
            <w:right w:val="none" w:sz="0" w:space="0" w:color="auto"/>
          </w:divBdr>
        </w:div>
        <w:div w:id="1354918559">
          <w:marLeft w:val="0"/>
          <w:marRight w:val="0"/>
          <w:marTop w:val="0"/>
          <w:marBottom w:val="0"/>
          <w:divBdr>
            <w:top w:val="none" w:sz="0" w:space="0" w:color="auto"/>
            <w:left w:val="none" w:sz="0" w:space="0" w:color="auto"/>
            <w:bottom w:val="none" w:sz="0" w:space="0" w:color="auto"/>
            <w:right w:val="none" w:sz="0" w:space="0" w:color="auto"/>
          </w:divBdr>
        </w:div>
        <w:div w:id="1452361915">
          <w:marLeft w:val="0"/>
          <w:marRight w:val="0"/>
          <w:marTop w:val="0"/>
          <w:marBottom w:val="0"/>
          <w:divBdr>
            <w:top w:val="none" w:sz="0" w:space="0" w:color="auto"/>
            <w:left w:val="none" w:sz="0" w:space="0" w:color="auto"/>
            <w:bottom w:val="none" w:sz="0" w:space="0" w:color="auto"/>
            <w:right w:val="none" w:sz="0" w:space="0" w:color="auto"/>
          </w:divBdr>
        </w:div>
        <w:div w:id="1467626112">
          <w:marLeft w:val="0"/>
          <w:marRight w:val="0"/>
          <w:marTop w:val="0"/>
          <w:marBottom w:val="0"/>
          <w:divBdr>
            <w:top w:val="none" w:sz="0" w:space="0" w:color="auto"/>
            <w:left w:val="none" w:sz="0" w:space="0" w:color="auto"/>
            <w:bottom w:val="none" w:sz="0" w:space="0" w:color="auto"/>
            <w:right w:val="none" w:sz="0" w:space="0" w:color="auto"/>
          </w:divBdr>
        </w:div>
        <w:div w:id="1473905295">
          <w:marLeft w:val="0"/>
          <w:marRight w:val="0"/>
          <w:marTop w:val="0"/>
          <w:marBottom w:val="0"/>
          <w:divBdr>
            <w:top w:val="none" w:sz="0" w:space="0" w:color="auto"/>
            <w:left w:val="none" w:sz="0" w:space="0" w:color="auto"/>
            <w:bottom w:val="none" w:sz="0" w:space="0" w:color="auto"/>
            <w:right w:val="none" w:sz="0" w:space="0" w:color="auto"/>
          </w:divBdr>
        </w:div>
        <w:div w:id="1526598356">
          <w:marLeft w:val="0"/>
          <w:marRight w:val="0"/>
          <w:marTop w:val="0"/>
          <w:marBottom w:val="0"/>
          <w:divBdr>
            <w:top w:val="none" w:sz="0" w:space="0" w:color="auto"/>
            <w:left w:val="none" w:sz="0" w:space="0" w:color="auto"/>
            <w:bottom w:val="none" w:sz="0" w:space="0" w:color="auto"/>
            <w:right w:val="none" w:sz="0" w:space="0" w:color="auto"/>
          </w:divBdr>
        </w:div>
        <w:div w:id="1593780434">
          <w:marLeft w:val="0"/>
          <w:marRight w:val="0"/>
          <w:marTop w:val="0"/>
          <w:marBottom w:val="0"/>
          <w:divBdr>
            <w:top w:val="none" w:sz="0" w:space="0" w:color="auto"/>
            <w:left w:val="none" w:sz="0" w:space="0" w:color="auto"/>
            <w:bottom w:val="none" w:sz="0" w:space="0" w:color="auto"/>
            <w:right w:val="none" w:sz="0" w:space="0" w:color="auto"/>
          </w:divBdr>
        </w:div>
        <w:div w:id="1668509175">
          <w:marLeft w:val="0"/>
          <w:marRight w:val="0"/>
          <w:marTop w:val="0"/>
          <w:marBottom w:val="0"/>
          <w:divBdr>
            <w:top w:val="none" w:sz="0" w:space="0" w:color="auto"/>
            <w:left w:val="none" w:sz="0" w:space="0" w:color="auto"/>
            <w:bottom w:val="none" w:sz="0" w:space="0" w:color="auto"/>
            <w:right w:val="none" w:sz="0" w:space="0" w:color="auto"/>
          </w:divBdr>
        </w:div>
        <w:div w:id="1747724731">
          <w:marLeft w:val="0"/>
          <w:marRight w:val="0"/>
          <w:marTop w:val="0"/>
          <w:marBottom w:val="0"/>
          <w:divBdr>
            <w:top w:val="none" w:sz="0" w:space="0" w:color="auto"/>
            <w:left w:val="none" w:sz="0" w:space="0" w:color="auto"/>
            <w:bottom w:val="none" w:sz="0" w:space="0" w:color="auto"/>
            <w:right w:val="none" w:sz="0" w:space="0" w:color="auto"/>
          </w:divBdr>
        </w:div>
        <w:div w:id="1804275801">
          <w:marLeft w:val="0"/>
          <w:marRight w:val="0"/>
          <w:marTop w:val="0"/>
          <w:marBottom w:val="0"/>
          <w:divBdr>
            <w:top w:val="none" w:sz="0" w:space="0" w:color="auto"/>
            <w:left w:val="none" w:sz="0" w:space="0" w:color="auto"/>
            <w:bottom w:val="none" w:sz="0" w:space="0" w:color="auto"/>
            <w:right w:val="none" w:sz="0" w:space="0" w:color="auto"/>
          </w:divBdr>
        </w:div>
        <w:div w:id="1809470518">
          <w:marLeft w:val="0"/>
          <w:marRight w:val="0"/>
          <w:marTop w:val="0"/>
          <w:marBottom w:val="0"/>
          <w:divBdr>
            <w:top w:val="none" w:sz="0" w:space="0" w:color="auto"/>
            <w:left w:val="none" w:sz="0" w:space="0" w:color="auto"/>
            <w:bottom w:val="none" w:sz="0" w:space="0" w:color="auto"/>
            <w:right w:val="none" w:sz="0" w:space="0" w:color="auto"/>
          </w:divBdr>
        </w:div>
        <w:div w:id="1810973449">
          <w:marLeft w:val="0"/>
          <w:marRight w:val="0"/>
          <w:marTop w:val="0"/>
          <w:marBottom w:val="0"/>
          <w:divBdr>
            <w:top w:val="none" w:sz="0" w:space="0" w:color="auto"/>
            <w:left w:val="none" w:sz="0" w:space="0" w:color="auto"/>
            <w:bottom w:val="none" w:sz="0" w:space="0" w:color="auto"/>
            <w:right w:val="none" w:sz="0" w:space="0" w:color="auto"/>
          </w:divBdr>
        </w:div>
        <w:div w:id="1833251725">
          <w:marLeft w:val="0"/>
          <w:marRight w:val="0"/>
          <w:marTop w:val="0"/>
          <w:marBottom w:val="0"/>
          <w:divBdr>
            <w:top w:val="none" w:sz="0" w:space="0" w:color="auto"/>
            <w:left w:val="none" w:sz="0" w:space="0" w:color="auto"/>
            <w:bottom w:val="none" w:sz="0" w:space="0" w:color="auto"/>
            <w:right w:val="none" w:sz="0" w:space="0" w:color="auto"/>
          </w:divBdr>
        </w:div>
        <w:div w:id="1901207956">
          <w:marLeft w:val="0"/>
          <w:marRight w:val="0"/>
          <w:marTop w:val="0"/>
          <w:marBottom w:val="0"/>
          <w:divBdr>
            <w:top w:val="none" w:sz="0" w:space="0" w:color="auto"/>
            <w:left w:val="none" w:sz="0" w:space="0" w:color="auto"/>
            <w:bottom w:val="none" w:sz="0" w:space="0" w:color="auto"/>
            <w:right w:val="none" w:sz="0" w:space="0" w:color="auto"/>
          </w:divBdr>
        </w:div>
        <w:div w:id="1955287826">
          <w:marLeft w:val="0"/>
          <w:marRight w:val="0"/>
          <w:marTop w:val="0"/>
          <w:marBottom w:val="0"/>
          <w:divBdr>
            <w:top w:val="none" w:sz="0" w:space="0" w:color="auto"/>
            <w:left w:val="none" w:sz="0" w:space="0" w:color="auto"/>
            <w:bottom w:val="none" w:sz="0" w:space="0" w:color="auto"/>
            <w:right w:val="none" w:sz="0" w:space="0" w:color="auto"/>
          </w:divBdr>
        </w:div>
        <w:div w:id="2003386038">
          <w:marLeft w:val="0"/>
          <w:marRight w:val="0"/>
          <w:marTop w:val="0"/>
          <w:marBottom w:val="0"/>
          <w:divBdr>
            <w:top w:val="none" w:sz="0" w:space="0" w:color="auto"/>
            <w:left w:val="none" w:sz="0" w:space="0" w:color="auto"/>
            <w:bottom w:val="none" w:sz="0" w:space="0" w:color="auto"/>
            <w:right w:val="none" w:sz="0" w:space="0" w:color="auto"/>
          </w:divBdr>
        </w:div>
        <w:div w:id="2033799474">
          <w:marLeft w:val="0"/>
          <w:marRight w:val="0"/>
          <w:marTop w:val="0"/>
          <w:marBottom w:val="0"/>
          <w:divBdr>
            <w:top w:val="none" w:sz="0" w:space="0" w:color="auto"/>
            <w:left w:val="none" w:sz="0" w:space="0" w:color="auto"/>
            <w:bottom w:val="none" w:sz="0" w:space="0" w:color="auto"/>
            <w:right w:val="none" w:sz="0" w:space="0" w:color="auto"/>
          </w:divBdr>
        </w:div>
        <w:div w:id="2045055988">
          <w:marLeft w:val="0"/>
          <w:marRight w:val="0"/>
          <w:marTop w:val="0"/>
          <w:marBottom w:val="0"/>
          <w:divBdr>
            <w:top w:val="none" w:sz="0" w:space="0" w:color="auto"/>
            <w:left w:val="none" w:sz="0" w:space="0" w:color="auto"/>
            <w:bottom w:val="none" w:sz="0" w:space="0" w:color="auto"/>
            <w:right w:val="none" w:sz="0" w:space="0" w:color="auto"/>
          </w:divBdr>
        </w:div>
        <w:div w:id="2124110025">
          <w:marLeft w:val="0"/>
          <w:marRight w:val="0"/>
          <w:marTop w:val="0"/>
          <w:marBottom w:val="0"/>
          <w:divBdr>
            <w:top w:val="none" w:sz="0" w:space="0" w:color="auto"/>
            <w:left w:val="none" w:sz="0" w:space="0" w:color="auto"/>
            <w:bottom w:val="none" w:sz="0" w:space="0" w:color="auto"/>
            <w:right w:val="none" w:sz="0" w:space="0" w:color="auto"/>
          </w:divBdr>
        </w:div>
      </w:divsChild>
    </w:div>
    <w:div w:id="562254712">
      <w:bodyDiv w:val="1"/>
      <w:marLeft w:val="0"/>
      <w:marRight w:val="0"/>
      <w:marTop w:val="0"/>
      <w:marBottom w:val="0"/>
      <w:divBdr>
        <w:top w:val="none" w:sz="0" w:space="0" w:color="auto"/>
        <w:left w:val="none" w:sz="0" w:space="0" w:color="auto"/>
        <w:bottom w:val="none" w:sz="0" w:space="0" w:color="auto"/>
        <w:right w:val="none" w:sz="0" w:space="0" w:color="auto"/>
      </w:divBdr>
    </w:div>
    <w:div w:id="696856163">
      <w:bodyDiv w:val="1"/>
      <w:marLeft w:val="0"/>
      <w:marRight w:val="0"/>
      <w:marTop w:val="0"/>
      <w:marBottom w:val="0"/>
      <w:divBdr>
        <w:top w:val="none" w:sz="0" w:space="0" w:color="auto"/>
        <w:left w:val="none" w:sz="0" w:space="0" w:color="auto"/>
        <w:bottom w:val="none" w:sz="0" w:space="0" w:color="auto"/>
        <w:right w:val="none" w:sz="0" w:space="0" w:color="auto"/>
      </w:divBdr>
    </w:div>
    <w:div w:id="772289858">
      <w:bodyDiv w:val="1"/>
      <w:marLeft w:val="0"/>
      <w:marRight w:val="0"/>
      <w:marTop w:val="0"/>
      <w:marBottom w:val="0"/>
      <w:divBdr>
        <w:top w:val="none" w:sz="0" w:space="0" w:color="auto"/>
        <w:left w:val="none" w:sz="0" w:space="0" w:color="auto"/>
        <w:bottom w:val="none" w:sz="0" w:space="0" w:color="auto"/>
        <w:right w:val="none" w:sz="0" w:space="0" w:color="auto"/>
      </w:divBdr>
      <w:divsChild>
        <w:div w:id="4944470">
          <w:marLeft w:val="0"/>
          <w:marRight w:val="0"/>
          <w:marTop w:val="0"/>
          <w:marBottom w:val="0"/>
          <w:divBdr>
            <w:top w:val="none" w:sz="0" w:space="0" w:color="auto"/>
            <w:left w:val="none" w:sz="0" w:space="0" w:color="auto"/>
            <w:bottom w:val="none" w:sz="0" w:space="0" w:color="auto"/>
            <w:right w:val="none" w:sz="0" w:space="0" w:color="auto"/>
          </w:divBdr>
        </w:div>
        <w:div w:id="36661953">
          <w:marLeft w:val="0"/>
          <w:marRight w:val="0"/>
          <w:marTop w:val="0"/>
          <w:marBottom w:val="0"/>
          <w:divBdr>
            <w:top w:val="none" w:sz="0" w:space="0" w:color="auto"/>
            <w:left w:val="none" w:sz="0" w:space="0" w:color="auto"/>
            <w:bottom w:val="none" w:sz="0" w:space="0" w:color="auto"/>
            <w:right w:val="none" w:sz="0" w:space="0" w:color="auto"/>
          </w:divBdr>
        </w:div>
        <w:div w:id="55011568">
          <w:marLeft w:val="0"/>
          <w:marRight w:val="0"/>
          <w:marTop w:val="0"/>
          <w:marBottom w:val="0"/>
          <w:divBdr>
            <w:top w:val="none" w:sz="0" w:space="0" w:color="auto"/>
            <w:left w:val="none" w:sz="0" w:space="0" w:color="auto"/>
            <w:bottom w:val="none" w:sz="0" w:space="0" w:color="auto"/>
            <w:right w:val="none" w:sz="0" w:space="0" w:color="auto"/>
          </w:divBdr>
        </w:div>
        <w:div w:id="58017587">
          <w:marLeft w:val="0"/>
          <w:marRight w:val="0"/>
          <w:marTop w:val="0"/>
          <w:marBottom w:val="0"/>
          <w:divBdr>
            <w:top w:val="none" w:sz="0" w:space="0" w:color="auto"/>
            <w:left w:val="none" w:sz="0" w:space="0" w:color="auto"/>
            <w:bottom w:val="none" w:sz="0" w:space="0" w:color="auto"/>
            <w:right w:val="none" w:sz="0" w:space="0" w:color="auto"/>
          </w:divBdr>
        </w:div>
        <w:div w:id="116415894">
          <w:marLeft w:val="0"/>
          <w:marRight w:val="0"/>
          <w:marTop w:val="0"/>
          <w:marBottom w:val="0"/>
          <w:divBdr>
            <w:top w:val="none" w:sz="0" w:space="0" w:color="auto"/>
            <w:left w:val="none" w:sz="0" w:space="0" w:color="auto"/>
            <w:bottom w:val="none" w:sz="0" w:space="0" w:color="auto"/>
            <w:right w:val="none" w:sz="0" w:space="0" w:color="auto"/>
          </w:divBdr>
        </w:div>
        <w:div w:id="137115970">
          <w:marLeft w:val="0"/>
          <w:marRight w:val="0"/>
          <w:marTop w:val="0"/>
          <w:marBottom w:val="0"/>
          <w:divBdr>
            <w:top w:val="none" w:sz="0" w:space="0" w:color="auto"/>
            <w:left w:val="none" w:sz="0" w:space="0" w:color="auto"/>
            <w:bottom w:val="none" w:sz="0" w:space="0" w:color="auto"/>
            <w:right w:val="none" w:sz="0" w:space="0" w:color="auto"/>
          </w:divBdr>
        </w:div>
        <w:div w:id="156961799">
          <w:marLeft w:val="0"/>
          <w:marRight w:val="0"/>
          <w:marTop w:val="0"/>
          <w:marBottom w:val="0"/>
          <w:divBdr>
            <w:top w:val="none" w:sz="0" w:space="0" w:color="auto"/>
            <w:left w:val="none" w:sz="0" w:space="0" w:color="auto"/>
            <w:bottom w:val="none" w:sz="0" w:space="0" w:color="auto"/>
            <w:right w:val="none" w:sz="0" w:space="0" w:color="auto"/>
          </w:divBdr>
        </w:div>
        <w:div w:id="224218718">
          <w:marLeft w:val="0"/>
          <w:marRight w:val="0"/>
          <w:marTop w:val="0"/>
          <w:marBottom w:val="0"/>
          <w:divBdr>
            <w:top w:val="none" w:sz="0" w:space="0" w:color="auto"/>
            <w:left w:val="none" w:sz="0" w:space="0" w:color="auto"/>
            <w:bottom w:val="none" w:sz="0" w:space="0" w:color="auto"/>
            <w:right w:val="none" w:sz="0" w:space="0" w:color="auto"/>
          </w:divBdr>
        </w:div>
        <w:div w:id="298147557">
          <w:marLeft w:val="0"/>
          <w:marRight w:val="0"/>
          <w:marTop w:val="0"/>
          <w:marBottom w:val="0"/>
          <w:divBdr>
            <w:top w:val="none" w:sz="0" w:space="0" w:color="auto"/>
            <w:left w:val="none" w:sz="0" w:space="0" w:color="auto"/>
            <w:bottom w:val="none" w:sz="0" w:space="0" w:color="auto"/>
            <w:right w:val="none" w:sz="0" w:space="0" w:color="auto"/>
          </w:divBdr>
        </w:div>
        <w:div w:id="313071707">
          <w:marLeft w:val="0"/>
          <w:marRight w:val="0"/>
          <w:marTop w:val="0"/>
          <w:marBottom w:val="0"/>
          <w:divBdr>
            <w:top w:val="none" w:sz="0" w:space="0" w:color="auto"/>
            <w:left w:val="none" w:sz="0" w:space="0" w:color="auto"/>
            <w:bottom w:val="none" w:sz="0" w:space="0" w:color="auto"/>
            <w:right w:val="none" w:sz="0" w:space="0" w:color="auto"/>
          </w:divBdr>
        </w:div>
        <w:div w:id="313991591">
          <w:marLeft w:val="0"/>
          <w:marRight w:val="0"/>
          <w:marTop w:val="0"/>
          <w:marBottom w:val="0"/>
          <w:divBdr>
            <w:top w:val="none" w:sz="0" w:space="0" w:color="auto"/>
            <w:left w:val="none" w:sz="0" w:space="0" w:color="auto"/>
            <w:bottom w:val="none" w:sz="0" w:space="0" w:color="auto"/>
            <w:right w:val="none" w:sz="0" w:space="0" w:color="auto"/>
          </w:divBdr>
        </w:div>
        <w:div w:id="314845087">
          <w:marLeft w:val="0"/>
          <w:marRight w:val="0"/>
          <w:marTop w:val="0"/>
          <w:marBottom w:val="0"/>
          <w:divBdr>
            <w:top w:val="none" w:sz="0" w:space="0" w:color="auto"/>
            <w:left w:val="none" w:sz="0" w:space="0" w:color="auto"/>
            <w:bottom w:val="none" w:sz="0" w:space="0" w:color="auto"/>
            <w:right w:val="none" w:sz="0" w:space="0" w:color="auto"/>
          </w:divBdr>
        </w:div>
        <w:div w:id="356737767">
          <w:marLeft w:val="0"/>
          <w:marRight w:val="0"/>
          <w:marTop w:val="0"/>
          <w:marBottom w:val="0"/>
          <w:divBdr>
            <w:top w:val="none" w:sz="0" w:space="0" w:color="auto"/>
            <w:left w:val="none" w:sz="0" w:space="0" w:color="auto"/>
            <w:bottom w:val="none" w:sz="0" w:space="0" w:color="auto"/>
            <w:right w:val="none" w:sz="0" w:space="0" w:color="auto"/>
          </w:divBdr>
        </w:div>
        <w:div w:id="365787967">
          <w:marLeft w:val="0"/>
          <w:marRight w:val="0"/>
          <w:marTop w:val="0"/>
          <w:marBottom w:val="0"/>
          <w:divBdr>
            <w:top w:val="none" w:sz="0" w:space="0" w:color="auto"/>
            <w:left w:val="none" w:sz="0" w:space="0" w:color="auto"/>
            <w:bottom w:val="none" w:sz="0" w:space="0" w:color="auto"/>
            <w:right w:val="none" w:sz="0" w:space="0" w:color="auto"/>
          </w:divBdr>
        </w:div>
        <w:div w:id="433790295">
          <w:marLeft w:val="0"/>
          <w:marRight w:val="0"/>
          <w:marTop w:val="0"/>
          <w:marBottom w:val="0"/>
          <w:divBdr>
            <w:top w:val="none" w:sz="0" w:space="0" w:color="auto"/>
            <w:left w:val="none" w:sz="0" w:space="0" w:color="auto"/>
            <w:bottom w:val="none" w:sz="0" w:space="0" w:color="auto"/>
            <w:right w:val="none" w:sz="0" w:space="0" w:color="auto"/>
          </w:divBdr>
        </w:div>
        <w:div w:id="468330392">
          <w:marLeft w:val="0"/>
          <w:marRight w:val="0"/>
          <w:marTop w:val="0"/>
          <w:marBottom w:val="0"/>
          <w:divBdr>
            <w:top w:val="none" w:sz="0" w:space="0" w:color="auto"/>
            <w:left w:val="none" w:sz="0" w:space="0" w:color="auto"/>
            <w:bottom w:val="none" w:sz="0" w:space="0" w:color="auto"/>
            <w:right w:val="none" w:sz="0" w:space="0" w:color="auto"/>
          </w:divBdr>
        </w:div>
        <w:div w:id="532310805">
          <w:marLeft w:val="0"/>
          <w:marRight w:val="0"/>
          <w:marTop w:val="0"/>
          <w:marBottom w:val="0"/>
          <w:divBdr>
            <w:top w:val="none" w:sz="0" w:space="0" w:color="auto"/>
            <w:left w:val="none" w:sz="0" w:space="0" w:color="auto"/>
            <w:bottom w:val="none" w:sz="0" w:space="0" w:color="auto"/>
            <w:right w:val="none" w:sz="0" w:space="0" w:color="auto"/>
          </w:divBdr>
        </w:div>
        <w:div w:id="554396377">
          <w:marLeft w:val="0"/>
          <w:marRight w:val="0"/>
          <w:marTop w:val="0"/>
          <w:marBottom w:val="0"/>
          <w:divBdr>
            <w:top w:val="none" w:sz="0" w:space="0" w:color="auto"/>
            <w:left w:val="none" w:sz="0" w:space="0" w:color="auto"/>
            <w:bottom w:val="none" w:sz="0" w:space="0" w:color="auto"/>
            <w:right w:val="none" w:sz="0" w:space="0" w:color="auto"/>
          </w:divBdr>
        </w:div>
        <w:div w:id="579758100">
          <w:marLeft w:val="0"/>
          <w:marRight w:val="0"/>
          <w:marTop w:val="0"/>
          <w:marBottom w:val="0"/>
          <w:divBdr>
            <w:top w:val="none" w:sz="0" w:space="0" w:color="auto"/>
            <w:left w:val="none" w:sz="0" w:space="0" w:color="auto"/>
            <w:bottom w:val="none" w:sz="0" w:space="0" w:color="auto"/>
            <w:right w:val="none" w:sz="0" w:space="0" w:color="auto"/>
          </w:divBdr>
        </w:div>
        <w:div w:id="602542461">
          <w:marLeft w:val="0"/>
          <w:marRight w:val="0"/>
          <w:marTop w:val="0"/>
          <w:marBottom w:val="0"/>
          <w:divBdr>
            <w:top w:val="none" w:sz="0" w:space="0" w:color="auto"/>
            <w:left w:val="none" w:sz="0" w:space="0" w:color="auto"/>
            <w:bottom w:val="none" w:sz="0" w:space="0" w:color="auto"/>
            <w:right w:val="none" w:sz="0" w:space="0" w:color="auto"/>
          </w:divBdr>
        </w:div>
        <w:div w:id="655494558">
          <w:marLeft w:val="0"/>
          <w:marRight w:val="0"/>
          <w:marTop w:val="0"/>
          <w:marBottom w:val="0"/>
          <w:divBdr>
            <w:top w:val="none" w:sz="0" w:space="0" w:color="auto"/>
            <w:left w:val="none" w:sz="0" w:space="0" w:color="auto"/>
            <w:bottom w:val="none" w:sz="0" w:space="0" w:color="auto"/>
            <w:right w:val="none" w:sz="0" w:space="0" w:color="auto"/>
          </w:divBdr>
        </w:div>
        <w:div w:id="660045485">
          <w:marLeft w:val="0"/>
          <w:marRight w:val="0"/>
          <w:marTop w:val="0"/>
          <w:marBottom w:val="0"/>
          <w:divBdr>
            <w:top w:val="none" w:sz="0" w:space="0" w:color="auto"/>
            <w:left w:val="none" w:sz="0" w:space="0" w:color="auto"/>
            <w:bottom w:val="none" w:sz="0" w:space="0" w:color="auto"/>
            <w:right w:val="none" w:sz="0" w:space="0" w:color="auto"/>
          </w:divBdr>
        </w:div>
        <w:div w:id="683091941">
          <w:marLeft w:val="0"/>
          <w:marRight w:val="0"/>
          <w:marTop w:val="0"/>
          <w:marBottom w:val="0"/>
          <w:divBdr>
            <w:top w:val="none" w:sz="0" w:space="0" w:color="auto"/>
            <w:left w:val="none" w:sz="0" w:space="0" w:color="auto"/>
            <w:bottom w:val="none" w:sz="0" w:space="0" w:color="auto"/>
            <w:right w:val="none" w:sz="0" w:space="0" w:color="auto"/>
          </w:divBdr>
        </w:div>
        <w:div w:id="687292633">
          <w:marLeft w:val="0"/>
          <w:marRight w:val="0"/>
          <w:marTop w:val="0"/>
          <w:marBottom w:val="0"/>
          <w:divBdr>
            <w:top w:val="none" w:sz="0" w:space="0" w:color="auto"/>
            <w:left w:val="none" w:sz="0" w:space="0" w:color="auto"/>
            <w:bottom w:val="none" w:sz="0" w:space="0" w:color="auto"/>
            <w:right w:val="none" w:sz="0" w:space="0" w:color="auto"/>
          </w:divBdr>
        </w:div>
        <w:div w:id="782113558">
          <w:marLeft w:val="0"/>
          <w:marRight w:val="0"/>
          <w:marTop w:val="0"/>
          <w:marBottom w:val="0"/>
          <w:divBdr>
            <w:top w:val="none" w:sz="0" w:space="0" w:color="auto"/>
            <w:left w:val="none" w:sz="0" w:space="0" w:color="auto"/>
            <w:bottom w:val="none" w:sz="0" w:space="0" w:color="auto"/>
            <w:right w:val="none" w:sz="0" w:space="0" w:color="auto"/>
          </w:divBdr>
        </w:div>
        <w:div w:id="838426603">
          <w:marLeft w:val="0"/>
          <w:marRight w:val="0"/>
          <w:marTop w:val="0"/>
          <w:marBottom w:val="0"/>
          <w:divBdr>
            <w:top w:val="none" w:sz="0" w:space="0" w:color="auto"/>
            <w:left w:val="none" w:sz="0" w:space="0" w:color="auto"/>
            <w:bottom w:val="none" w:sz="0" w:space="0" w:color="auto"/>
            <w:right w:val="none" w:sz="0" w:space="0" w:color="auto"/>
          </w:divBdr>
        </w:div>
        <w:div w:id="853766243">
          <w:marLeft w:val="0"/>
          <w:marRight w:val="0"/>
          <w:marTop w:val="0"/>
          <w:marBottom w:val="0"/>
          <w:divBdr>
            <w:top w:val="none" w:sz="0" w:space="0" w:color="auto"/>
            <w:left w:val="none" w:sz="0" w:space="0" w:color="auto"/>
            <w:bottom w:val="none" w:sz="0" w:space="0" w:color="auto"/>
            <w:right w:val="none" w:sz="0" w:space="0" w:color="auto"/>
          </w:divBdr>
        </w:div>
        <w:div w:id="867371200">
          <w:marLeft w:val="0"/>
          <w:marRight w:val="0"/>
          <w:marTop w:val="0"/>
          <w:marBottom w:val="0"/>
          <w:divBdr>
            <w:top w:val="none" w:sz="0" w:space="0" w:color="auto"/>
            <w:left w:val="none" w:sz="0" w:space="0" w:color="auto"/>
            <w:bottom w:val="none" w:sz="0" w:space="0" w:color="auto"/>
            <w:right w:val="none" w:sz="0" w:space="0" w:color="auto"/>
          </w:divBdr>
        </w:div>
        <w:div w:id="954480213">
          <w:marLeft w:val="0"/>
          <w:marRight w:val="0"/>
          <w:marTop w:val="0"/>
          <w:marBottom w:val="0"/>
          <w:divBdr>
            <w:top w:val="none" w:sz="0" w:space="0" w:color="auto"/>
            <w:left w:val="none" w:sz="0" w:space="0" w:color="auto"/>
            <w:bottom w:val="none" w:sz="0" w:space="0" w:color="auto"/>
            <w:right w:val="none" w:sz="0" w:space="0" w:color="auto"/>
          </w:divBdr>
        </w:div>
        <w:div w:id="1072849272">
          <w:marLeft w:val="0"/>
          <w:marRight w:val="0"/>
          <w:marTop w:val="0"/>
          <w:marBottom w:val="0"/>
          <w:divBdr>
            <w:top w:val="none" w:sz="0" w:space="0" w:color="auto"/>
            <w:left w:val="none" w:sz="0" w:space="0" w:color="auto"/>
            <w:bottom w:val="none" w:sz="0" w:space="0" w:color="auto"/>
            <w:right w:val="none" w:sz="0" w:space="0" w:color="auto"/>
          </w:divBdr>
        </w:div>
        <w:div w:id="1184517432">
          <w:marLeft w:val="0"/>
          <w:marRight w:val="0"/>
          <w:marTop w:val="0"/>
          <w:marBottom w:val="0"/>
          <w:divBdr>
            <w:top w:val="none" w:sz="0" w:space="0" w:color="auto"/>
            <w:left w:val="none" w:sz="0" w:space="0" w:color="auto"/>
            <w:bottom w:val="none" w:sz="0" w:space="0" w:color="auto"/>
            <w:right w:val="none" w:sz="0" w:space="0" w:color="auto"/>
          </w:divBdr>
        </w:div>
        <w:div w:id="1241602188">
          <w:marLeft w:val="0"/>
          <w:marRight w:val="0"/>
          <w:marTop w:val="0"/>
          <w:marBottom w:val="0"/>
          <w:divBdr>
            <w:top w:val="none" w:sz="0" w:space="0" w:color="auto"/>
            <w:left w:val="none" w:sz="0" w:space="0" w:color="auto"/>
            <w:bottom w:val="none" w:sz="0" w:space="0" w:color="auto"/>
            <w:right w:val="none" w:sz="0" w:space="0" w:color="auto"/>
          </w:divBdr>
        </w:div>
        <w:div w:id="1294482479">
          <w:marLeft w:val="0"/>
          <w:marRight w:val="0"/>
          <w:marTop w:val="0"/>
          <w:marBottom w:val="0"/>
          <w:divBdr>
            <w:top w:val="none" w:sz="0" w:space="0" w:color="auto"/>
            <w:left w:val="none" w:sz="0" w:space="0" w:color="auto"/>
            <w:bottom w:val="none" w:sz="0" w:space="0" w:color="auto"/>
            <w:right w:val="none" w:sz="0" w:space="0" w:color="auto"/>
          </w:divBdr>
        </w:div>
        <w:div w:id="1342318685">
          <w:marLeft w:val="0"/>
          <w:marRight w:val="0"/>
          <w:marTop w:val="0"/>
          <w:marBottom w:val="0"/>
          <w:divBdr>
            <w:top w:val="none" w:sz="0" w:space="0" w:color="auto"/>
            <w:left w:val="none" w:sz="0" w:space="0" w:color="auto"/>
            <w:bottom w:val="none" w:sz="0" w:space="0" w:color="auto"/>
            <w:right w:val="none" w:sz="0" w:space="0" w:color="auto"/>
          </w:divBdr>
        </w:div>
        <w:div w:id="1354265422">
          <w:marLeft w:val="0"/>
          <w:marRight w:val="0"/>
          <w:marTop w:val="0"/>
          <w:marBottom w:val="0"/>
          <w:divBdr>
            <w:top w:val="none" w:sz="0" w:space="0" w:color="auto"/>
            <w:left w:val="none" w:sz="0" w:space="0" w:color="auto"/>
            <w:bottom w:val="none" w:sz="0" w:space="0" w:color="auto"/>
            <w:right w:val="none" w:sz="0" w:space="0" w:color="auto"/>
          </w:divBdr>
        </w:div>
        <w:div w:id="1417049419">
          <w:marLeft w:val="0"/>
          <w:marRight w:val="0"/>
          <w:marTop w:val="0"/>
          <w:marBottom w:val="0"/>
          <w:divBdr>
            <w:top w:val="none" w:sz="0" w:space="0" w:color="auto"/>
            <w:left w:val="none" w:sz="0" w:space="0" w:color="auto"/>
            <w:bottom w:val="none" w:sz="0" w:space="0" w:color="auto"/>
            <w:right w:val="none" w:sz="0" w:space="0" w:color="auto"/>
          </w:divBdr>
        </w:div>
        <w:div w:id="1486124066">
          <w:marLeft w:val="0"/>
          <w:marRight w:val="0"/>
          <w:marTop w:val="0"/>
          <w:marBottom w:val="0"/>
          <w:divBdr>
            <w:top w:val="none" w:sz="0" w:space="0" w:color="auto"/>
            <w:left w:val="none" w:sz="0" w:space="0" w:color="auto"/>
            <w:bottom w:val="none" w:sz="0" w:space="0" w:color="auto"/>
            <w:right w:val="none" w:sz="0" w:space="0" w:color="auto"/>
          </w:divBdr>
        </w:div>
        <w:div w:id="1526089583">
          <w:marLeft w:val="0"/>
          <w:marRight w:val="0"/>
          <w:marTop w:val="0"/>
          <w:marBottom w:val="0"/>
          <w:divBdr>
            <w:top w:val="none" w:sz="0" w:space="0" w:color="auto"/>
            <w:left w:val="none" w:sz="0" w:space="0" w:color="auto"/>
            <w:bottom w:val="none" w:sz="0" w:space="0" w:color="auto"/>
            <w:right w:val="none" w:sz="0" w:space="0" w:color="auto"/>
          </w:divBdr>
        </w:div>
        <w:div w:id="1561941838">
          <w:marLeft w:val="0"/>
          <w:marRight w:val="0"/>
          <w:marTop w:val="0"/>
          <w:marBottom w:val="0"/>
          <w:divBdr>
            <w:top w:val="none" w:sz="0" w:space="0" w:color="auto"/>
            <w:left w:val="none" w:sz="0" w:space="0" w:color="auto"/>
            <w:bottom w:val="none" w:sz="0" w:space="0" w:color="auto"/>
            <w:right w:val="none" w:sz="0" w:space="0" w:color="auto"/>
          </w:divBdr>
        </w:div>
        <w:div w:id="1660499973">
          <w:marLeft w:val="0"/>
          <w:marRight w:val="0"/>
          <w:marTop w:val="0"/>
          <w:marBottom w:val="0"/>
          <w:divBdr>
            <w:top w:val="none" w:sz="0" w:space="0" w:color="auto"/>
            <w:left w:val="none" w:sz="0" w:space="0" w:color="auto"/>
            <w:bottom w:val="none" w:sz="0" w:space="0" w:color="auto"/>
            <w:right w:val="none" w:sz="0" w:space="0" w:color="auto"/>
          </w:divBdr>
        </w:div>
        <w:div w:id="1673340401">
          <w:marLeft w:val="0"/>
          <w:marRight w:val="0"/>
          <w:marTop w:val="0"/>
          <w:marBottom w:val="0"/>
          <w:divBdr>
            <w:top w:val="none" w:sz="0" w:space="0" w:color="auto"/>
            <w:left w:val="none" w:sz="0" w:space="0" w:color="auto"/>
            <w:bottom w:val="none" w:sz="0" w:space="0" w:color="auto"/>
            <w:right w:val="none" w:sz="0" w:space="0" w:color="auto"/>
          </w:divBdr>
        </w:div>
        <w:div w:id="1721901699">
          <w:marLeft w:val="0"/>
          <w:marRight w:val="0"/>
          <w:marTop w:val="0"/>
          <w:marBottom w:val="0"/>
          <w:divBdr>
            <w:top w:val="none" w:sz="0" w:space="0" w:color="auto"/>
            <w:left w:val="none" w:sz="0" w:space="0" w:color="auto"/>
            <w:bottom w:val="none" w:sz="0" w:space="0" w:color="auto"/>
            <w:right w:val="none" w:sz="0" w:space="0" w:color="auto"/>
          </w:divBdr>
        </w:div>
        <w:div w:id="1724791609">
          <w:marLeft w:val="0"/>
          <w:marRight w:val="0"/>
          <w:marTop w:val="0"/>
          <w:marBottom w:val="0"/>
          <w:divBdr>
            <w:top w:val="none" w:sz="0" w:space="0" w:color="auto"/>
            <w:left w:val="none" w:sz="0" w:space="0" w:color="auto"/>
            <w:bottom w:val="none" w:sz="0" w:space="0" w:color="auto"/>
            <w:right w:val="none" w:sz="0" w:space="0" w:color="auto"/>
          </w:divBdr>
        </w:div>
        <w:div w:id="1765104239">
          <w:marLeft w:val="0"/>
          <w:marRight w:val="0"/>
          <w:marTop w:val="0"/>
          <w:marBottom w:val="0"/>
          <w:divBdr>
            <w:top w:val="none" w:sz="0" w:space="0" w:color="auto"/>
            <w:left w:val="none" w:sz="0" w:space="0" w:color="auto"/>
            <w:bottom w:val="none" w:sz="0" w:space="0" w:color="auto"/>
            <w:right w:val="none" w:sz="0" w:space="0" w:color="auto"/>
          </w:divBdr>
        </w:div>
        <w:div w:id="1794976407">
          <w:marLeft w:val="0"/>
          <w:marRight w:val="0"/>
          <w:marTop w:val="0"/>
          <w:marBottom w:val="0"/>
          <w:divBdr>
            <w:top w:val="none" w:sz="0" w:space="0" w:color="auto"/>
            <w:left w:val="none" w:sz="0" w:space="0" w:color="auto"/>
            <w:bottom w:val="none" w:sz="0" w:space="0" w:color="auto"/>
            <w:right w:val="none" w:sz="0" w:space="0" w:color="auto"/>
          </w:divBdr>
        </w:div>
        <w:div w:id="1848515028">
          <w:marLeft w:val="0"/>
          <w:marRight w:val="0"/>
          <w:marTop w:val="0"/>
          <w:marBottom w:val="0"/>
          <w:divBdr>
            <w:top w:val="none" w:sz="0" w:space="0" w:color="auto"/>
            <w:left w:val="none" w:sz="0" w:space="0" w:color="auto"/>
            <w:bottom w:val="none" w:sz="0" w:space="0" w:color="auto"/>
            <w:right w:val="none" w:sz="0" w:space="0" w:color="auto"/>
          </w:divBdr>
        </w:div>
        <w:div w:id="1871601820">
          <w:marLeft w:val="0"/>
          <w:marRight w:val="0"/>
          <w:marTop w:val="0"/>
          <w:marBottom w:val="0"/>
          <w:divBdr>
            <w:top w:val="none" w:sz="0" w:space="0" w:color="auto"/>
            <w:left w:val="none" w:sz="0" w:space="0" w:color="auto"/>
            <w:bottom w:val="none" w:sz="0" w:space="0" w:color="auto"/>
            <w:right w:val="none" w:sz="0" w:space="0" w:color="auto"/>
          </w:divBdr>
        </w:div>
        <w:div w:id="1880628285">
          <w:marLeft w:val="0"/>
          <w:marRight w:val="0"/>
          <w:marTop w:val="0"/>
          <w:marBottom w:val="0"/>
          <w:divBdr>
            <w:top w:val="none" w:sz="0" w:space="0" w:color="auto"/>
            <w:left w:val="none" w:sz="0" w:space="0" w:color="auto"/>
            <w:bottom w:val="none" w:sz="0" w:space="0" w:color="auto"/>
            <w:right w:val="none" w:sz="0" w:space="0" w:color="auto"/>
          </w:divBdr>
        </w:div>
        <w:div w:id="1896508349">
          <w:marLeft w:val="0"/>
          <w:marRight w:val="0"/>
          <w:marTop w:val="0"/>
          <w:marBottom w:val="0"/>
          <w:divBdr>
            <w:top w:val="none" w:sz="0" w:space="0" w:color="auto"/>
            <w:left w:val="none" w:sz="0" w:space="0" w:color="auto"/>
            <w:bottom w:val="none" w:sz="0" w:space="0" w:color="auto"/>
            <w:right w:val="none" w:sz="0" w:space="0" w:color="auto"/>
          </w:divBdr>
        </w:div>
        <w:div w:id="1908344410">
          <w:marLeft w:val="0"/>
          <w:marRight w:val="0"/>
          <w:marTop w:val="0"/>
          <w:marBottom w:val="0"/>
          <w:divBdr>
            <w:top w:val="none" w:sz="0" w:space="0" w:color="auto"/>
            <w:left w:val="none" w:sz="0" w:space="0" w:color="auto"/>
            <w:bottom w:val="none" w:sz="0" w:space="0" w:color="auto"/>
            <w:right w:val="none" w:sz="0" w:space="0" w:color="auto"/>
          </w:divBdr>
        </w:div>
        <w:div w:id="1954169449">
          <w:marLeft w:val="0"/>
          <w:marRight w:val="0"/>
          <w:marTop w:val="0"/>
          <w:marBottom w:val="0"/>
          <w:divBdr>
            <w:top w:val="none" w:sz="0" w:space="0" w:color="auto"/>
            <w:left w:val="none" w:sz="0" w:space="0" w:color="auto"/>
            <w:bottom w:val="none" w:sz="0" w:space="0" w:color="auto"/>
            <w:right w:val="none" w:sz="0" w:space="0" w:color="auto"/>
          </w:divBdr>
        </w:div>
        <w:div w:id="1954365553">
          <w:marLeft w:val="0"/>
          <w:marRight w:val="0"/>
          <w:marTop w:val="0"/>
          <w:marBottom w:val="0"/>
          <w:divBdr>
            <w:top w:val="none" w:sz="0" w:space="0" w:color="auto"/>
            <w:left w:val="none" w:sz="0" w:space="0" w:color="auto"/>
            <w:bottom w:val="none" w:sz="0" w:space="0" w:color="auto"/>
            <w:right w:val="none" w:sz="0" w:space="0" w:color="auto"/>
          </w:divBdr>
        </w:div>
        <w:div w:id="1995991888">
          <w:marLeft w:val="0"/>
          <w:marRight w:val="0"/>
          <w:marTop w:val="0"/>
          <w:marBottom w:val="0"/>
          <w:divBdr>
            <w:top w:val="none" w:sz="0" w:space="0" w:color="auto"/>
            <w:left w:val="none" w:sz="0" w:space="0" w:color="auto"/>
            <w:bottom w:val="none" w:sz="0" w:space="0" w:color="auto"/>
            <w:right w:val="none" w:sz="0" w:space="0" w:color="auto"/>
          </w:divBdr>
        </w:div>
        <w:div w:id="2000889490">
          <w:marLeft w:val="0"/>
          <w:marRight w:val="0"/>
          <w:marTop w:val="0"/>
          <w:marBottom w:val="0"/>
          <w:divBdr>
            <w:top w:val="none" w:sz="0" w:space="0" w:color="auto"/>
            <w:left w:val="none" w:sz="0" w:space="0" w:color="auto"/>
            <w:bottom w:val="none" w:sz="0" w:space="0" w:color="auto"/>
            <w:right w:val="none" w:sz="0" w:space="0" w:color="auto"/>
          </w:divBdr>
        </w:div>
        <w:div w:id="2021620605">
          <w:marLeft w:val="0"/>
          <w:marRight w:val="0"/>
          <w:marTop w:val="0"/>
          <w:marBottom w:val="0"/>
          <w:divBdr>
            <w:top w:val="none" w:sz="0" w:space="0" w:color="auto"/>
            <w:left w:val="none" w:sz="0" w:space="0" w:color="auto"/>
            <w:bottom w:val="none" w:sz="0" w:space="0" w:color="auto"/>
            <w:right w:val="none" w:sz="0" w:space="0" w:color="auto"/>
          </w:divBdr>
        </w:div>
        <w:div w:id="2032342941">
          <w:marLeft w:val="0"/>
          <w:marRight w:val="0"/>
          <w:marTop w:val="0"/>
          <w:marBottom w:val="0"/>
          <w:divBdr>
            <w:top w:val="none" w:sz="0" w:space="0" w:color="auto"/>
            <w:left w:val="none" w:sz="0" w:space="0" w:color="auto"/>
            <w:bottom w:val="none" w:sz="0" w:space="0" w:color="auto"/>
            <w:right w:val="none" w:sz="0" w:space="0" w:color="auto"/>
          </w:divBdr>
        </w:div>
        <w:div w:id="2064716307">
          <w:marLeft w:val="0"/>
          <w:marRight w:val="0"/>
          <w:marTop w:val="0"/>
          <w:marBottom w:val="0"/>
          <w:divBdr>
            <w:top w:val="none" w:sz="0" w:space="0" w:color="auto"/>
            <w:left w:val="none" w:sz="0" w:space="0" w:color="auto"/>
            <w:bottom w:val="none" w:sz="0" w:space="0" w:color="auto"/>
            <w:right w:val="none" w:sz="0" w:space="0" w:color="auto"/>
          </w:divBdr>
        </w:div>
        <w:div w:id="2066105094">
          <w:marLeft w:val="0"/>
          <w:marRight w:val="0"/>
          <w:marTop w:val="0"/>
          <w:marBottom w:val="0"/>
          <w:divBdr>
            <w:top w:val="none" w:sz="0" w:space="0" w:color="auto"/>
            <w:left w:val="none" w:sz="0" w:space="0" w:color="auto"/>
            <w:bottom w:val="none" w:sz="0" w:space="0" w:color="auto"/>
            <w:right w:val="none" w:sz="0" w:space="0" w:color="auto"/>
          </w:divBdr>
        </w:div>
        <w:div w:id="2119830300">
          <w:marLeft w:val="0"/>
          <w:marRight w:val="0"/>
          <w:marTop w:val="0"/>
          <w:marBottom w:val="0"/>
          <w:divBdr>
            <w:top w:val="none" w:sz="0" w:space="0" w:color="auto"/>
            <w:left w:val="none" w:sz="0" w:space="0" w:color="auto"/>
            <w:bottom w:val="none" w:sz="0" w:space="0" w:color="auto"/>
            <w:right w:val="none" w:sz="0" w:space="0" w:color="auto"/>
          </w:divBdr>
        </w:div>
      </w:divsChild>
    </w:div>
    <w:div w:id="879514620">
      <w:bodyDiv w:val="1"/>
      <w:marLeft w:val="0"/>
      <w:marRight w:val="0"/>
      <w:marTop w:val="0"/>
      <w:marBottom w:val="0"/>
      <w:divBdr>
        <w:top w:val="none" w:sz="0" w:space="0" w:color="auto"/>
        <w:left w:val="none" w:sz="0" w:space="0" w:color="auto"/>
        <w:bottom w:val="none" w:sz="0" w:space="0" w:color="auto"/>
        <w:right w:val="none" w:sz="0" w:space="0" w:color="auto"/>
      </w:divBdr>
    </w:div>
    <w:div w:id="1000741083">
      <w:bodyDiv w:val="1"/>
      <w:marLeft w:val="0"/>
      <w:marRight w:val="0"/>
      <w:marTop w:val="0"/>
      <w:marBottom w:val="0"/>
      <w:divBdr>
        <w:top w:val="none" w:sz="0" w:space="0" w:color="auto"/>
        <w:left w:val="none" w:sz="0" w:space="0" w:color="auto"/>
        <w:bottom w:val="none" w:sz="0" w:space="0" w:color="auto"/>
        <w:right w:val="none" w:sz="0" w:space="0" w:color="auto"/>
      </w:divBdr>
    </w:div>
    <w:div w:id="1030297345">
      <w:bodyDiv w:val="1"/>
      <w:marLeft w:val="0"/>
      <w:marRight w:val="0"/>
      <w:marTop w:val="0"/>
      <w:marBottom w:val="0"/>
      <w:divBdr>
        <w:top w:val="none" w:sz="0" w:space="0" w:color="auto"/>
        <w:left w:val="none" w:sz="0" w:space="0" w:color="auto"/>
        <w:bottom w:val="none" w:sz="0" w:space="0" w:color="auto"/>
        <w:right w:val="none" w:sz="0" w:space="0" w:color="auto"/>
      </w:divBdr>
    </w:div>
    <w:div w:id="1255698946">
      <w:bodyDiv w:val="1"/>
      <w:marLeft w:val="0"/>
      <w:marRight w:val="0"/>
      <w:marTop w:val="0"/>
      <w:marBottom w:val="0"/>
      <w:divBdr>
        <w:top w:val="none" w:sz="0" w:space="0" w:color="auto"/>
        <w:left w:val="none" w:sz="0" w:space="0" w:color="auto"/>
        <w:bottom w:val="none" w:sz="0" w:space="0" w:color="auto"/>
        <w:right w:val="none" w:sz="0" w:space="0" w:color="auto"/>
      </w:divBdr>
    </w:div>
    <w:div w:id="1282493731">
      <w:bodyDiv w:val="1"/>
      <w:marLeft w:val="0"/>
      <w:marRight w:val="0"/>
      <w:marTop w:val="0"/>
      <w:marBottom w:val="0"/>
      <w:divBdr>
        <w:top w:val="none" w:sz="0" w:space="0" w:color="auto"/>
        <w:left w:val="none" w:sz="0" w:space="0" w:color="auto"/>
        <w:bottom w:val="none" w:sz="0" w:space="0" w:color="auto"/>
        <w:right w:val="none" w:sz="0" w:space="0" w:color="auto"/>
      </w:divBdr>
    </w:div>
    <w:div w:id="1323657742">
      <w:bodyDiv w:val="1"/>
      <w:marLeft w:val="0"/>
      <w:marRight w:val="0"/>
      <w:marTop w:val="0"/>
      <w:marBottom w:val="0"/>
      <w:divBdr>
        <w:top w:val="none" w:sz="0" w:space="0" w:color="auto"/>
        <w:left w:val="none" w:sz="0" w:space="0" w:color="auto"/>
        <w:bottom w:val="none" w:sz="0" w:space="0" w:color="auto"/>
        <w:right w:val="none" w:sz="0" w:space="0" w:color="auto"/>
      </w:divBdr>
    </w:div>
    <w:div w:id="1529441029">
      <w:bodyDiv w:val="1"/>
      <w:marLeft w:val="0"/>
      <w:marRight w:val="0"/>
      <w:marTop w:val="0"/>
      <w:marBottom w:val="0"/>
      <w:divBdr>
        <w:top w:val="none" w:sz="0" w:space="0" w:color="auto"/>
        <w:left w:val="none" w:sz="0" w:space="0" w:color="auto"/>
        <w:bottom w:val="none" w:sz="0" w:space="0" w:color="auto"/>
        <w:right w:val="none" w:sz="0" w:space="0" w:color="auto"/>
      </w:divBdr>
      <w:divsChild>
        <w:div w:id="19748190">
          <w:marLeft w:val="0"/>
          <w:marRight w:val="0"/>
          <w:marTop w:val="0"/>
          <w:marBottom w:val="0"/>
          <w:divBdr>
            <w:top w:val="none" w:sz="0" w:space="0" w:color="auto"/>
            <w:left w:val="none" w:sz="0" w:space="0" w:color="auto"/>
            <w:bottom w:val="none" w:sz="0" w:space="0" w:color="auto"/>
            <w:right w:val="none" w:sz="0" w:space="0" w:color="auto"/>
          </w:divBdr>
        </w:div>
        <w:div w:id="37821714">
          <w:marLeft w:val="0"/>
          <w:marRight w:val="0"/>
          <w:marTop w:val="0"/>
          <w:marBottom w:val="0"/>
          <w:divBdr>
            <w:top w:val="none" w:sz="0" w:space="0" w:color="auto"/>
            <w:left w:val="none" w:sz="0" w:space="0" w:color="auto"/>
            <w:bottom w:val="none" w:sz="0" w:space="0" w:color="auto"/>
            <w:right w:val="none" w:sz="0" w:space="0" w:color="auto"/>
          </w:divBdr>
        </w:div>
        <w:div w:id="39016433">
          <w:marLeft w:val="0"/>
          <w:marRight w:val="0"/>
          <w:marTop w:val="0"/>
          <w:marBottom w:val="0"/>
          <w:divBdr>
            <w:top w:val="none" w:sz="0" w:space="0" w:color="auto"/>
            <w:left w:val="none" w:sz="0" w:space="0" w:color="auto"/>
            <w:bottom w:val="none" w:sz="0" w:space="0" w:color="auto"/>
            <w:right w:val="none" w:sz="0" w:space="0" w:color="auto"/>
          </w:divBdr>
        </w:div>
        <w:div w:id="57947722">
          <w:marLeft w:val="0"/>
          <w:marRight w:val="0"/>
          <w:marTop w:val="0"/>
          <w:marBottom w:val="0"/>
          <w:divBdr>
            <w:top w:val="none" w:sz="0" w:space="0" w:color="auto"/>
            <w:left w:val="none" w:sz="0" w:space="0" w:color="auto"/>
            <w:bottom w:val="none" w:sz="0" w:space="0" w:color="auto"/>
            <w:right w:val="none" w:sz="0" w:space="0" w:color="auto"/>
          </w:divBdr>
        </w:div>
        <w:div w:id="64492293">
          <w:marLeft w:val="0"/>
          <w:marRight w:val="0"/>
          <w:marTop w:val="0"/>
          <w:marBottom w:val="0"/>
          <w:divBdr>
            <w:top w:val="none" w:sz="0" w:space="0" w:color="auto"/>
            <w:left w:val="none" w:sz="0" w:space="0" w:color="auto"/>
            <w:bottom w:val="none" w:sz="0" w:space="0" w:color="auto"/>
            <w:right w:val="none" w:sz="0" w:space="0" w:color="auto"/>
          </w:divBdr>
        </w:div>
        <w:div w:id="69933780">
          <w:marLeft w:val="0"/>
          <w:marRight w:val="0"/>
          <w:marTop w:val="0"/>
          <w:marBottom w:val="0"/>
          <w:divBdr>
            <w:top w:val="none" w:sz="0" w:space="0" w:color="auto"/>
            <w:left w:val="none" w:sz="0" w:space="0" w:color="auto"/>
            <w:bottom w:val="none" w:sz="0" w:space="0" w:color="auto"/>
            <w:right w:val="none" w:sz="0" w:space="0" w:color="auto"/>
          </w:divBdr>
        </w:div>
        <w:div w:id="90666728">
          <w:marLeft w:val="0"/>
          <w:marRight w:val="0"/>
          <w:marTop w:val="0"/>
          <w:marBottom w:val="0"/>
          <w:divBdr>
            <w:top w:val="none" w:sz="0" w:space="0" w:color="auto"/>
            <w:left w:val="none" w:sz="0" w:space="0" w:color="auto"/>
            <w:bottom w:val="none" w:sz="0" w:space="0" w:color="auto"/>
            <w:right w:val="none" w:sz="0" w:space="0" w:color="auto"/>
          </w:divBdr>
        </w:div>
        <w:div w:id="110709419">
          <w:marLeft w:val="0"/>
          <w:marRight w:val="0"/>
          <w:marTop w:val="0"/>
          <w:marBottom w:val="0"/>
          <w:divBdr>
            <w:top w:val="none" w:sz="0" w:space="0" w:color="auto"/>
            <w:left w:val="none" w:sz="0" w:space="0" w:color="auto"/>
            <w:bottom w:val="none" w:sz="0" w:space="0" w:color="auto"/>
            <w:right w:val="none" w:sz="0" w:space="0" w:color="auto"/>
          </w:divBdr>
        </w:div>
        <w:div w:id="114715223">
          <w:marLeft w:val="0"/>
          <w:marRight w:val="0"/>
          <w:marTop w:val="0"/>
          <w:marBottom w:val="0"/>
          <w:divBdr>
            <w:top w:val="none" w:sz="0" w:space="0" w:color="auto"/>
            <w:left w:val="none" w:sz="0" w:space="0" w:color="auto"/>
            <w:bottom w:val="none" w:sz="0" w:space="0" w:color="auto"/>
            <w:right w:val="none" w:sz="0" w:space="0" w:color="auto"/>
          </w:divBdr>
        </w:div>
        <w:div w:id="118499092">
          <w:marLeft w:val="0"/>
          <w:marRight w:val="0"/>
          <w:marTop w:val="0"/>
          <w:marBottom w:val="0"/>
          <w:divBdr>
            <w:top w:val="none" w:sz="0" w:space="0" w:color="auto"/>
            <w:left w:val="none" w:sz="0" w:space="0" w:color="auto"/>
            <w:bottom w:val="none" w:sz="0" w:space="0" w:color="auto"/>
            <w:right w:val="none" w:sz="0" w:space="0" w:color="auto"/>
          </w:divBdr>
        </w:div>
        <w:div w:id="118882397">
          <w:marLeft w:val="0"/>
          <w:marRight w:val="0"/>
          <w:marTop w:val="0"/>
          <w:marBottom w:val="0"/>
          <w:divBdr>
            <w:top w:val="none" w:sz="0" w:space="0" w:color="auto"/>
            <w:left w:val="none" w:sz="0" w:space="0" w:color="auto"/>
            <w:bottom w:val="none" w:sz="0" w:space="0" w:color="auto"/>
            <w:right w:val="none" w:sz="0" w:space="0" w:color="auto"/>
          </w:divBdr>
        </w:div>
        <w:div w:id="156464053">
          <w:marLeft w:val="0"/>
          <w:marRight w:val="0"/>
          <w:marTop w:val="0"/>
          <w:marBottom w:val="0"/>
          <w:divBdr>
            <w:top w:val="none" w:sz="0" w:space="0" w:color="auto"/>
            <w:left w:val="none" w:sz="0" w:space="0" w:color="auto"/>
            <w:bottom w:val="none" w:sz="0" w:space="0" w:color="auto"/>
            <w:right w:val="none" w:sz="0" w:space="0" w:color="auto"/>
          </w:divBdr>
        </w:div>
        <w:div w:id="186797820">
          <w:marLeft w:val="0"/>
          <w:marRight w:val="0"/>
          <w:marTop w:val="0"/>
          <w:marBottom w:val="0"/>
          <w:divBdr>
            <w:top w:val="none" w:sz="0" w:space="0" w:color="auto"/>
            <w:left w:val="none" w:sz="0" w:space="0" w:color="auto"/>
            <w:bottom w:val="none" w:sz="0" w:space="0" w:color="auto"/>
            <w:right w:val="none" w:sz="0" w:space="0" w:color="auto"/>
          </w:divBdr>
        </w:div>
        <w:div w:id="204562385">
          <w:marLeft w:val="0"/>
          <w:marRight w:val="0"/>
          <w:marTop w:val="0"/>
          <w:marBottom w:val="0"/>
          <w:divBdr>
            <w:top w:val="none" w:sz="0" w:space="0" w:color="auto"/>
            <w:left w:val="none" w:sz="0" w:space="0" w:color="auto"/>
            <w:bottom w:val="none" w:sz="0" w:space="0" w:color="auto"/>
            <w:right w:val="none" w:sz="0" w:space="0" w:color="auto"/>
          </w:divBdr>
        </w:div>
        <w:div w:id="224686754">
          <w:marLeft w:val="0"/>
          <w:marRight w:val="0"/>
          <w:marTop w:val="0"/>
          <w:marBottom w:val="0"/>
          <w:divBdr>
            <w:top w:val="none" w:sz="0" w:space="0" w:color="auto"/>
            <w:left w:val="none" w:sz="0" w:space="0" w:color="auto"/>
            <w:bottom w:val="none" w:sz="0" w:space="0" w:color="auto"/>
            <w:right w:val="none" w:sz="0" w:space="0" w:color="auto"/>
          </w:divBdr>
        </w:div>
        <w:div w:id="231041344">
          <w:marLeft w:val="0"/>
          <w:marRight w:val="0"/>
          <w:marTop w:val="0"/>
          <w:marBottom w:val="0"/>
          <w:divBdr>
            <w:top w:val="none" w:sz="0" w:space="0" w:color="auto"/>
            <w:left w:val="none" w:sz="0" w:space="0" w:color="auto"/>
            <w:bottom w:val="none" w:sz="0" w:space="0" w:color="auto"/>
            <w:right w:val="none" w:sz="0" w:space="0" w:color="auto"/>
          </w:divBdr>
        </w:div>
        <w:div w:id="236981185">
          <w:marLeft w:val="0"/>
          <w:marRight w:val="0"/>
          <w:marTop w:val="0"/>
          <w:marBottom w:val="0"/>
          <w:divBdr>
            <w:top w:val="none" w:sz="0" w:space="0" w:color="auto"/>
            <w:left w:val="none" w:sz="0" w:space="0" w:color="auto"/>
            <w:bottom w:val="none" w:sz="0" w:space="0" w:color="auto"/>
            <w:right w:val="none" w:sz="0" w:space="0" w:color="auto"/>
          </w:divBdr>
        </w:div>
        <w:div w:id="240524240">
          <w:marLeft w:val="0"/>
          <w:marRight w:val="0"/>
          <w:marTop w:val="0"/>
          <w:marBottom w:val="0"/>
          <w:divBdr>
            <w:top w:val="none" w:sz="0" w:space="0" w:color="auto"/>
            <w:left w:val="none" w:sz="0" w:space="0" w:color="auto"/>
            <w:bottom w:val="none" w:sz="0" w:space="0" w:color="auto"/>
            <w:right w:val="none" w:sz="0" w:space="0" w:color="auto"/>
          </w:divBdr>
        </w:div>
        <w:div w:id="243154250">
          <w:marLeft w:val="0"/>
          <w:marRight w:val="0"/>
          <w:marTop w:val="0"/>
          <w:marBottom w:val="0"/>
          <w:divBdr>
            <w:top w:val="none" w:sz="0" w:space="0" w:color="auto"/>
            <w:left w:val="none" w:sz="0" w:space="0" w:color="auto"/>
            <w:bottom w:val="none" w:sz="0" w:space="0" w:color="auto"/>
            <w:right w:val="none" w:sz="0" w:space="0" w:color="auto"/>
          </w:divBdr>
        </w:div>
        <w:div w:id="249854349">
          <w:marLeft w:val="0"/>
          <w:marRight w:val="0"/>
          <w:marTop w:val="0"/>
          <w:marBottom w:val="0"/>
          <w:divBdr>
            <w:top w:val="none" w:sz="0" w:space="0" w:color="auto"/>
            <w:left w:val="none" w:sz="0" w:space="0" w:color="auto"/>
            <w:bottom w:val="none" w:sz="0" w:space="0" w:color="auto"/>
            <w:right w:val="none" w:sz="0" w:space="0" w:color="auto"/>
          </w:divBdr>
        </w:div>
        <w:div w:id="250772418">
          <w:marLeft w:val="0"/>
          <w:marRight w:val="0"/>
          <w:marTop w:val="0"/>
          <w:marBottom w:val="0"/>
          <w:divBdr>
            <w:top w:val="none" w:sz="0" w:space="0" w:color="auto"/>
            <w:left w:val="none" w:sz="0" w:space="0" w:color="auto"/>
            <w:bottom w:val="none" w:sz="0" w:space="0" w:color="auto"/>
            <w:right w:val="none" w:sz="0" w:space="0" w:color="auto"/>
          </w:divBdr>
        </w:div>
        <w:div w:id="328681169">
          <w:marLeft w:val="0"/>
          <w:marRight w:val="0"/>
          <w:marTop w:val="0"/>
          <w:marBottom w:val="0"/>
          <w:divBdr>
            <w:top w:val="none" w:sz="0" w:space="0" w:color="auto"/>
            <w:left w:val="none" w:sz="0" w:space="0" w:color="auto"/>
            <w:bottom w:val="none" w:sz="0" w:space="0" w:color="auto"/>
            <w:right w:val="none" w:sz="0" w:space="0" w:color="auto"/>
          </w:divBdr>
        </w:div>
        <w:div w:id="349528513">
          <w:marLeft w:val="0"/>
          <w:marRight w:val="0"/>
          <w:marTop w:val="0"/>
          <w:marBottom w:val="0"/>
          <w:divBdr>
            <w:top w:val="none" w:sz="0" w:space="0" w:color="auto"/>
            <w:left w:val="none" w:sz="0" w:space="0" w:color="auto"/>
            <w:bottom w:val="none" w:sz="0" w:space="0" w:color="auto"/>
            <w:right w:val="none" w:sz="0" w:space="0" w:color="auto"/>
          </w:divBdr>
        </w:div>
        <w:div w:id="377702735">
          <w:marLeft w:val="0"/>
          <w:marRight w:val="0"/>
          <w:marTop w:val="0"/>
          <w:marBottom w:val="0"/>
          <w:divBdr>
            <w:top w:val="none" w:sz="0" w:space="0" w:color="auto"/>
            <w:left w:val="none" w:sz="0" w:space="0" w:color="auto"/>
            <w:bottom w:val="none" w:sz="0" w:space="0" w:color="auto"/>
            <w:right w:val="none" w:sz="0" w:space="0" w:color="auto"/>
          </w:divBdr>
        </w:div>
        <w:div w:id="378166564">
          <w:marLeft w:val="0"/>
          <w:marRight w:val="0"/>
          <w:marTop w:val="0"/>
          <w:marBottom w:val="0"/>
          <w:divBdr>
            <w:top w:val="none" w:sz="0" w:space="0" w:color="auto"/>
            <w:left w:val="none" w:sz="0" w:space="0" w:color="auto"/>
            <w:bottom w:val="none" w:sz="0" w:space="0" w:color="auto"/>
            <w:right w:val="none" w:sz="0" w:space="0" w:color="auto"/>
          </w:divBdr>
        </w:div>
        <w:div w:id="380134166">
          <w:marLeft w:val="0"/>
          <w:marRight w:val="0"/>
          <w:marTop w:val="0"/>
          <w:marBottom w:val="0"/>
          <w:divBdr>
            <w:top w:val="none" w:sz="0" w:space="0" w:color="auto"/>
            <w:left w:val="none" w:sz="0" w:space="0" w:color="auto"/>
            <w:bottom w:val="none" w:sz="0" w:space="0" w:color="auto"/>
            <w:right w:val="none" w:sz="0" w:space="0" w:color="auto"/>
          </w:divBdr>
        </w:div>
        <w:div w:id="503126723">
          <w:marLeft w:val="0"/>
          <w:marRight w:val="0"/>
          <w:marTop w:val="0"/>
          <w:marBottom w:val="0"/>
          <w:divBdr>
            <w:top w:val="none" w:sz="0" w:space="0" w:color="auto"/>
            <w:left w:val="none" w:sz="0" w:space="0" w:color="auto"/>
            <w:bottom w:val="none" w:sz="0" w:space="0" w:color="auto"/>
            <w:right w:val="none" w:sz="0" w:space="0" w:color="auto"/>
          </w:divBdr>
        </w:div>
        <w:div w:id="535240038">
          <w:marLeft w:val="0"/>
          <w:marRight w:val="0"/>
          <w:marTop w:val="0"/>
          <w:marBottom w:val="0"/>
          <w:divBdr>
            <w:top w:val="none" w:sz="0" w:space="0" w:color="auto"/>
            <w:left w:val="none" w:sz="0" w:space="0" w:color="auto"/>
            <w:bottom w:val="none" w:sz="0" w:space="0" w:color="auto"/>
            <w:right w:val="none" w:sz="0" w:space="0" w:color="auto"/>
          </w:divBdr>
        </w:div>
        <w:div w:id="535509463">
          <w:marLeft w:val="0"/>
          <w:marRight w:val="0"/>
          <w:marTop w:val="0"/>
          <w:marBottom w:val="0"/>
          <w:divBdr>
            <w:top w:val="none" w:sz="0" w:space="0" w:color="auto"/>
            <w:left w:val="none" w:sz="0" w:space="0" w:color="auto"/>
            <w:bottom w:val="none" w:sz="0" w:space="0" w:color="auto"/>
            <w:right w:val="none" w:sz="0" w:space="0" w:color="auto"/>
          </w:divBdr>
        </w:div>
        <w:div w:id="544373117">
          <w:marLeft w:val="0"/>
          <w:marRight w:val="0"/>
          <w:marTop w:val="0"/>
          <w:marBottom w:val="0"/>
          <w:divBdr>
            <w:top w:val="none" w:sz="0" w:space="0" w:color="auto"/>
            <w:left w:val="none" w:sz="0" w:space="0" w:color="auto"/>
            <w:bottom w:val="none" w:sz="0" w:space="0" w:color="auto"/>
            <w:right w:val="none" w:sz="0" w:space="0" w:color="auto"/>
          </w:divBdr>
        </w:div>
        <w:div w:id="568001773">
          <w:marLeft w:val="0"/>
          <w:marRight w:val="0"/>
          <w:marTop w:val="0"/>
          <w:marBottom w:val="0"/>
          <w:divBdr>
            <w:top w:val="none" w:sz="0" w:space="0" w:color="auto"/>
            <w:left w:val="none" w:sz="0" w:space="0" w:color="auto"/>
            <w:bottom w:val="none" w:sz="0" w:space="0" w:color="auto"/>
            <w:right w:val="none" w:sz="0" w:space="0" w:color="auto"/>
          </w:divBdr>
        </w:div>
        <w:div w:id="597444762">
          <w:marLeft w:val="0"/>
          <w:marRight w:val="0"/>
          <w:marTop w:val="0"/>
          <w:marBottom w:val="0"/>
          <w:divBdr>
            <w:top w:val="none" w:sz="0" w:space="0" w:color="auto"/>
            <w:left w:val="none" w:sz="0" w:space="0" w:color="auto"/>
            <w:bottom w:val="none" w:sz="0" w:space="0" w:color="auto"/>
            <w:right w:val="none" w:sz="0" w:space="0" w:color="auto"/>
          </w:divBdr>
        </w:div>
        <w:div w:id="606275362">
          <w:marLeft w:val="0"/>
          <w:marRight w:val="0"/>
          <w:marTop w:val="0"/>
          <w:marBottom w:val="0"/>
          <w:divBdr>
            <w:top w:val="none" w:sz="0" w:space="0" w:color="auto"/>
            <w:left w:val="none" w:sz="0" w:space="0" w:color="auto"/>
            <w:bottom w:val="none" w:sz="0" w:space="0" w:color="auto"/>
            <w:right w:val="none" w:sz="0" w:space="0" w:color="auto"/>
          </w:divBdr>
        </w:div>
        <w:div w:id="652684462">
          <w:marLeft w:val="0"/>
          <w:marRight w:val="0"/>
          <w:marTop w:val="0"/>
          <w:marBottom w:val="0"/>
          <w:divBdr>
            <w:top w:val="none" w:sz="0" w:space="0" w:color="auto"/>
            <w:left w:val="none" w:sz="0" w:space="0" w:color="auto"/>
            <w:bottom w:val="none" w:sz="0" w:space="0" w:color="auto"/>
            <w:right w:val="none" w:sz="0" w:space="0" w:color="auto"/>
          </w:divBdr>
        </w:div>
        <w:div w:id="665597595">
          <w:marLeft w:val="0"/>
          <w:marRight w:val="0"/>
          <w:marTop w:val="0"/>
          <w:marBottom w:val="0"/>
          <w:divBdr>
            <w:top w:val="none" w:sz="0" w:space="0" w:color="auto"/>
            <w:left w:val="none" w:sz="0" w:space="0" w:color="auto"/>
            <w:bottom w:val="none" w:sz="0" w:space="0" w:color="auto"/>
            <w:right w:val="none" w:sz="0" w:space="0" w:color="auto"/>
          </w:divBdr>
        </w:div>
        <w:div w:id="685908165">
          <w:marLeft w:val="0"/>
          <w:marRight w:val="0"/>
          <w:marTop w:val="0"/>
          <w:marBottom w:val="0"/>
          <w:divBdr>
            <w:top w:val="none" w:sz="0" w:space="0" w:color="auto"/>
            <w:left w:val="none" w:sz="0" w:space="0" w:color="auto"/>
            <w:bottom w:val="none" w:sz="0" w:space="0" w:color="auto"/>
            <w:right w:val="none" w:sz="0" w:space="0" w:color="auto"/>
          </w:divBdr>
        </w:div>
        <w:div w:id="727530738">
          <w:marLeft w:val="0"/>
          <w:marRight w:val="0"/>
          <w:marTop w:val="0"/>
          <w:marBottom w:val="0"/>
          <w:divBdr>
            <w:top w:val="none" w:sz="0" w:space="0" w:color="auto"/>
            <w:left w:val="none" w:sz="0" w:space="0" w:color="auto"/>
            <w:bottom w:val="none" w:sz="0" w:space="0" w:color="auto"/>
            <w:right w:val="none" w:sz="0" w:space="0" w:color="auto"/>
          </w:divBdr>
        </w:div>
        <w:div w:id="730276923">
          <w:marLeft w:val="0"/>
          <w:marRight w:val="0"/>
          <w:marTop w:val="0"/>
          <w:marBottom w:val="0"/>
          <w:divBdr>
            <w:top w:val="none" w:sz="0" w:space="0" w:color="auto"/>
            <w:left w:val="none" w:sz="0" w:space="0" w:color="auto"/>
            <w:bottom w:val="none" w:sz="0" w:space="0" w:color="auto"/>
            <w:right w:val="none" w:sz="0" w:space="0" w:color="auto"/>
          </w:divBdr>
        </w:div>
        <w:div w:id="741104850">
          <w:marLeft w:val="0"/>
          <w:marRight w:val="0"/>
          <w:marTop w:val="0"/>
          <w:marBottom w:val="0"/>
          <w:divBdr>
            <w:top w:val="none" w:sz="0" w:space="0" w:color="auto"/>
            <w:left w:val="none" w:sz="0" w:space="0" w:color="auto"/>
            <w:bottom w:val="none" w:sz="0" w:space="0" w:color="auto"/>
            <w:right w:val="none" w:sz="0" w:space="0" w:color="auto"/>
          </w:divBdr>
        </w:div>
        <w:div w:id="745765323">
          <w:marLeft w:val="0"/>
          <w:marRight w:val="0"/>
          <w:marTop w:val="0"/>
          <w:marBottom w:val="0"/>
          <w:divBdr>
            <w:top w:val="none" w:sz="0" w:space="0" w:color="auto"/>
            <w:left w:val="none" w:sz="0" w:space="0" w:color="auto"/>
            <w:bottom w:val="none" w:sz="0" w:space="0" w:color="auto"/>
            <w:right w:val="none" w:sz="0" w:space="0" w:color="auto"/>
          </w:divBdr>
        </w:div>
        <w:div w:id="768819904">
          <w:marLeft w:val="0"/>
          <w:marRight w:val="0"/>
          <w:marTop w:val="0"/>
          <w:marBottom w:val="0"/>
          <w:divBdr>
            <w:top w:val="none" w:sz="0" w:space="0" w:color="auto"/>
            <w:left w:val="none" w:sz="0" w:space="0" w:color="auto"/>
            <w:bottom w:val="none" w:sz="0" w:space="0" w:color="auto"/>
            <w:right w:val="none" w:sz="0" w:space="0" w:color="auto"/>
          </w:divBdr>
        </w:div>
        <w:div w:id="784620324">
          <w:marLeft w:val="0"/>
          <w:marRight w:val="0"/>
          <w:marTop w:val="0"/>
          <w:marBottom w:val="0"/>
          <w:divBdr>
            <w:top w:val="none" w:sz="0" w:space="0" w:color="auto"/>
            <w:left w:val="none" w:sz="0" w:space="0" w:color="auto"/>
            <w:bottom w:val="none" w:sz="0" w:space="0" w:color="auto"/>
            <w:right w:val="none" w:sz="0" w:space="0" w:color="auto"/>
          </w:divBdr>
        </w:div>
        <w:div w:id="795223802">
          <w:marLeft w:val="0"/>
          <w:marRight w:val="0"/>
          <w:marTop w:val="0"/>
          <w:marBottom w:val="0"/>
          <w:divBdr>
            <w:top w:val="none" w:sz="0" w:space="0" w:color="auto"/>
            <w:left w:val="none" w:sz="0" w:space="0" w:color="auto"/>
            <w:bottom w:val="none" w:sz="0" w:space="0" w:color="auto"/>
            <w:right w:val="none" w:sz="0" w:space="0" w:color="auto"/>
          </w:divBdr>
        </w:div>
        <w:div w:id="818615244">
          <w:marLeft w:val="0"/>
          <w:marRight w:val="0"/>
          <w:marTop w:val="0"/>
          <w:marBottom w:val="0"/>
          <w:divBdr>
            <w:top w:val="none" w:sz="0" w:space="0" w:color="auto"/>
            <w:left w:val="none" w:sz="0" w:space="0" w:color="auto"/>
            <w:bottom w:val="none" w:sz="0" w:space="0" w:color="auto"/>
            <w:right w:val="none" w:sz="0" w:space="0" w:color="auto"/>
          </w:divBdr>
        </w:div>
        <w:div w:id="819077446">
          <w:marLeft w:val="0"/>
          <w:marRight w:val="0"/>
          <w:marTop w:val="0"/>
          <w:marBottom w:val="0"/>
          <w:divBdr>
            <w:top w:val="none" w:sz="0" w:space="0" w:color="auto"/>
            <w:left w:val="none" w:sz="0" w:space="0" w:color="auto"/>
            <w:bottom w:val="none" w:sz="0" w:space="0" w:color="auto"/>
            <w:right w:val="none" w:sz="0" w:space="0" w:color="auto"/>
          </w:divBdr>
        </w:div>
        <w:div w:id="862548417">
          <w:marLeft w:val="0"/>
          <w:marRight w:val="0"/>
          <w:marTop w:val="0"/>
          <w:marBottom w:val="0"/>
          <w:divBdr>
            <w:top w:val="none" w:sz="0" w:space="0" w:color="auto"/>
            <w:left w:val="none" w:sz="0" w:space="0" w:color="auto"/>
            <w:bottom w:val="none" w:sz="0" w:space="0" w:color="auto"/>
            <w:right w:val="none" w:sz="0" w:space="0" w:color="auto"/>
          </w:divBdr>
        </w:div>
        <w:div w:id="879778094">
          <w:marLeft w:val="0"/>
          <w:marRight w:val="0"/>
          <w:marTop w:val="0"/>
          <w:marBottom w:val="0"/>
          <w:divBdr>
            <w:top w:val="none" w:sz="0" w:space="0" w:color="auto"/>
            <w:left w:val="none" w:sz="0" w:space="0" w:color="auto"/>
            <w:bottom w:val="none" w:sz="0" w:space="0" w:color="auto"/>
            <w:right w:val="none" w:sz="0" w:space="0" w:color="auto"/>
          </w:divBdr>
        </w:div>
        <w:div w:id="927075927">
          <w:marLeft w:val="0"/>
          <w:marRight w:val="0"/>
          <w:marTop w:val="0"/>
          <w:marBottom w:val="0"/>
          <w:divBdr>
            <w:top w:val="none" w:sz="0" w:space="0" w:color="auto"/>
            <w:left w:val="none" w:sz="0" w:space="0" w:color="auto"/>
            <w:bottom w:val="none" w:sz="0" w:space="0" w:color="auto"/>
            <w:right w:val="none" w:sz="0" w:space="0" w:color="auto"/>
          </w:divBdr>
        </w:div>
        <w:div w:id="937564579">
          <w:marLeft w:val="0"/>
          <w:marRight w:val="0"/>
          <w:marTop w:val="0"/>
          <w:marBottom w:val="0"/>
          <w:divBdr>
            <w:top w:val="none" w:sz="0" w:space="0" w:color="auto"/>
            <w:left w:val="none" w:sz="0" w:space="0" w:color="auto"/>
            <w:bottom w:val="none" w:sz="0" w:space="0" w:color="auto"/>
            <w:right w:val="none" w:sz="0" w:space="0" w:color="auto"/>
          </w:divBdr>
        </w:div>
        <w:div w:id="1000039610">
          <w:marLeft w:val="0"/>
          <w:marRight w:val="0"/>
          <w:marTop w:val="0"/>
          <w:marBottom w:val="0"/>
          <w:divBdr>
            <w:top w:val="none" w:sz="0" w:space="0" w:color="auto"/>
            <w:left w:val="none" w:sz="0" w:space="0" w:color="auto"/>
            <w:bottom w:val="none" w:sz="0" w:space="0" w:color="auto"/>
            <w:right w:val="none" w:sz="0" w:space="0" w:color="auto"/>
          </w:divBdr>
        </w:div>
        <w:div w:id="1029258895">
          <w:marLeft w:val="0"/>
          <w:marRight w:val="0"/>
          <w:marTop w:val="0"/>
          <w:marBottom w:val="0"/>
          <w:divBdr>
            <w:top w:val="none" w:sz="0" w:space="0" w:color="auto"/>
            <w:left w:val="none" w:sz="0" w:space="0" w:color="auto"/>
            <w:bottom w:val="none" w:sz="0" w:space="0" w:color="auto"/>
            <w:right w:val="none" w:sz="0" w:space="0" w:color="auto"/>
          </w:divBdr>
        </w:div>
        <w:div w:id="1055423304">
          <w:marLeft w:val="0"/>
          <w:marRight w:val="0"/>
          <w:marTop w:val="0"/>
          <w:marBottom w:val="0"/>
          <w:divBdr>
            <w:top w:val="none" w:sz="0" w:space="0" w:color="auto"/>
            <w:left w:val="none" w:sz="0" w:space="0" w:color="auto"/>
            <w:bottom w:val="none" w:sz="0" w:space="0" w:color="auto"/>
            <w:right w:val="none" w:sz="0" w:space="0" w:color="auto"/>
          </w:divBdr>
        </w:div>
        <w:div w:id="1072392450">
          <w:marLeft w:val="0"/>
          <w:marRight w:val="0"/>
          <w:marTop w:val="0"/>
          <w:marBottom w:val="0"/>
          <w:divBdr>
            <w:top w:val="none" w:sz="0" w:space="0" w:color="auto"/>
            <w:left w:val="none" w:sz="0" w:space="0" w:color="auto"/>
            <w:bottom w:val="none" w:sz="0" w:space="0" w:color="auto"/>
            <w:right w:val="none" w:sz="0" w:space="0" w:color="auto"/>
          </w:divBdr>
        </w:div>
        <w:div w:id="1099908469">
          <w:marLeft w:val="0"/>
          <w:marRight w:val="0"/>
          <w:marTop w:val="0"/>
          <w:marBottom w:val="0"/>
          <w:divBdr>
            <w:top w:val="none" w:sz="0" w:space="0" w:color="auto"/>
            <w:left w:val="none" w:sz="0" w:space="0" w:color="auto"/>
            <w:bottom w:val="none" w:sz="0" w:space="0" w:color="auto"/>
            <w:right w:val="none" w:sz="0" w:space="0" w:color="auto"/>
          </w:divBdr>
        </w:div>
        <w:div w:id="1118061909">
          <w:marLeft w:val="0"/>
          <w:marRight w:val="0"/>
          <w:marTop w:val="0"/>
          <w:marBottom w:val="0"/>
          <w:divBdr>
            <w:top w:val="none" w:sz="0" w:space="0" w:color="auto"/>
            <w:left w:val="none" w:sz="0" w:space="0" w:color="auto"/>
            <w:bottom w:val="none" w:sz="0" w:space="0" w:color="auto"/>
            <w:right w:val="none" w:sz="0" w:space="0" w:color="auto"/>
          </w:divBdr>
        </w:div>
        <w:div w:id="1124156610">
          <w:marLeft w:val="0"/>
          <w:marRight w:val="0"/>
          <w:marTop w:val="0"/>
          <w:marBottom w:val="0"/>
          <w:divBdr>
            <w:top w:val="none" w:sz="0" w:space="0" w:color="auto"/>
            <w:left w:val="none" w:sz="0" w:space="0" w:color="auto"/>
            <w:bottom w:val="none" w:sz="0" w:space="0" w:color="auto"/>
            <w:right w:val="none" w:sz="0" w:space="0" w:color="auto"/>
          </w:divBdr>
        </w:div>
        <w:div w:id="1126389271">
          <w:marLeft w:val="0"/>
          <w:marRight w:val="0"/>
          <w:marTop w:val="0"/>
          <w:marBottom w:val="0"/>
          <w:divBdr>
            <w:top w:val="none" w:sz="0" w:space="0" w:color="auto"/>
            <w:left w:val="none" w:sz="0" w:space="0" w:color="auto"/>
            <w:bottom w:val="none" w:sz="0" w:space="0" w:color="auto"/>
            <w:right w:val="none" w:sz="0" w:space="0" w:color="auto"/>
          </w:divBdr>
        </w:div>
        <w:div w:id="1132401517">
          <w:marLeft w:val="0"/>
          <w:marRight w:val="0"/>
          <w:marTop w:val="0"/>
          <w:marBottom w:val="0"/>
          <w:divBdr>
            <w:top w:val="none" w:sz="0" w:space="0" w:color="auto"/>
            <w:left w:val="none" w:sz="0" w:space="0" w:color="auto"/>
            <w:bottom w:val="none" w:sz="0" w:space="0" w:color="auto"/>
            <w:right w:val="none" w:sz="0" w:space="0" w:color="auto"/>
          </w:divBdr>
        </w:div>
        <w:div w:id="1150369373">
          <w:marLeft w:val="0"/>
          <w:marRight w:val="0"/>
          <w:marTop w:val="0"/>
          <w:marBottom w:val="0"/>
          <w:divBdr>
            <w:top w:val="none" w:sz="0" w:space="0" w:color="auto"/>
            <w:left w:val="none" w:sz="0" w:space="0" w:color="auto"/>
            <w:bottom w:val="none" w:sz="0" w:space="0" w:color="auto"/>
            <w:right w:val="none" w:sz="0" w:space="0" w:color="auto"/>
          </w:divBdr>
        </w:div>
        <w:div w:id="1173185551">
          <w:marLeft w:val="0"/>
          <w:marRight w:val="0"/>
          <w:marTop w:val="0"/>
          <w:marBottom w:val="0"/>
          <w:divBdr>
            <w:top w:val="none" w:sz="0" w:space="0" w:color="auto"/>
            <w:left w:val="none" w:sz="0" w:space="0" w:color="auto"/>
            <w:bottom w:val="none" w:sz="0" w:space="0" w:color="auto"/>
            <w:right w:val="none" w:sz="0" w:space="0" w:color="auto"/>
          </w:divBdr>
        </w:div>
        <w:div w:id="1207714825">
          <w:marLeft w:val="0"/>
          <w:marRight w:val="0"/>
          <w:marTop w:val="0"/>
          <w:marBottom w:val="0"/>
          <w:divBdr>
            <w:top w:val="none" w:sz="0" w:space="0" w:color="auto"/>
            <w:left w:val="none" w:sz="0" w:space="0" w:color="auto"/>
            <w:bottom w:val="none" w:sz="0" w:space="0" w:color="auto"/>
            <w:right w:val="none" w:sz="0" w:space="0" w:color="auto"/>
          </w:divBdr>
        </w:div>
        <w:div w:id="1220282612">
          <w:marLeft w:val="0"/>
          <w:marRight w:val="0"/>
          <w:marTop w:val="0"/>
          <w:marBottom w:val="0"/>
          <w:divBdr>
            <w:top w:val="none" w:sz="0" w:space="0" w:color="auto"/>
            <w:left w:val="none" w:sz="0" w:space="0" w:color="auto"/>
            <w:bottom w:val="none" w:sz="0" w:space="0" w:color="auto"/>
            <w:right w:val="none" w:sz="0" w:space="0" w:color="auto"/>
          </w:divBdr>
        </w:div>
        <w:div w:id="1232764810">
          <w:marLeft w:val="0"/>
          <w:marRight w:val="0"/>
          <w:marTop w:val="0"/>
          <w:marBottom w:val="0"/>
          <w:divBdr>
            <w:top w:val="none" w:sz="0" w:space="0" w:color="auto"/>
            <w:left w:val="none" w:sz="0" w:space="0" w:color="auto"/>
            <w:bottom w:val="none" w:sz="0" w:space="0" w:color="auto"/>
            <w:right w:val="none" w:sz="0" w:space="0" w:color="auto"/>
          </w:divBdr>
        </w:div>
        <w:div w:id="1245259634">
          <w:marLeft w:val="0"/>
          <w:marRight w:val="0"/>
          <w:marTop w:val="0"/>
          <w:marBottom w:val="0"/>
          <w:divBdr>
            <w:top w:val="none" w:sz="0" w:space="0" w:color="auto"/>
            <w:left w:val="none" w:sz="0" w:space="0" w:color="auto"/>
            <w:bottom w:val="none" w:sz="0" w:space="0" w:color="auto"/>
            <w:right w:val="none" w:sz="0" w:space="0" w:color="auto"/>
          </w:divBdr>
        </w:div>
        <w:div w:id="1248348281">
          <w:marLeft w:val="0"/>
          <w:marRight w:val="0"/>
          <w:marTop w:val="0"/>
          <w:marBottom w:val="0"/>
          <w:divBdr>
            <w:top w:val="none" w:sz="0" w:space="0" w:color="auto"/>
            <w:left w:val="none" w:sz="0" w:space="0" w:color="auto"/>
            <w:bottom w:val="none" w:sz="0" w:space="0" w:color="auto"/>
            <w:right w:val="none" w:sz="0" w:space="0" w:color="auto"/>
          </w:divBdr>
        </w:div>
        <w:div w:id="1269698299">
          <w:marLeft w:val="0"/>
          <w:marRight w:val="0"/>
          <w:marTop w:val="0"/>
          <w:marBottom w:val="0"/>
          <w:divBdr>
            <w:top w:val="none" w:sz="0" w:space="0" w:color="auto"/>
            <w:left w:val="none" w:sz="0" w:space="0" w:color="auto"/>
            <w:bottom w:val="none" w:sz="0" w:space="0" w:color="auto"/>
            <w:right w:val="none" w:sz="0" w:space="0" w:color="auto"/>
          </w:divBdr>
        </w:div>
        <w:div w:id="1279029005">
          <w:marLeft w:val="0"/>
          <w:marRight w:val="0"/>
          <w:marTop w:val="0"/>
          <w:marBottom w:val="0"/>
          <w:divBdr>
            <w:top w:val="none" w:sz="0" w:space="0" w:color="auto"/>
            <w:left w:val="none" w:sz="0" w:space="0" w:color="auto"/>
            <w:bottom w:val="none" w:sz="0" w:space="0" w:color="auto"/>
            <w:right w:val="none" w:sz="0" w:space="0" w:color="auto"/>
          </w:divBdr>
        </w:div>
        <w:div w:id="1302922144">
          <w:marLeft w:val="0"/>
          <w:marRight w:val="0"/>
          <w:marTop w:val="0"/>
          <w:marBottom w:val="0"/>
          <w:divBdr>
            <w:top w:val="none" w:sz="0" w:space="0" w:color="auto"/>
            <w:left w:val="none" w:sz="0" w:space="0" w:color="auto"/>
            <w:bottom w:val="none" w:sz="0" w:space="0" w:color="auto"/>
            <w:right w:val="none" w:sz="0" w:space="0" w:color="auto"/>
          </w:divBdr>
        </w:div>
        <w:div w:id="1315449558">
          <w:marLeft w:val="0"/>
          <w:marRight w:val="0"/>
          <w:marTop w:val="0"/>
          <w:marBottom w:val="0"/>
          <w:divBdr>
            <w:top w:val="none" w:sz="0" w:space="0" w:color="auto"/>
            <w:left w:val="none" w:sz="0" w:space="0" w:color="auto"/>
            <w:bottom w:val="none" w:sz="0" w:space="0" w:color="auto"/>
            <w:right w:val="none" w:sz="0" w:space="0" w:color="auto"/>
          </w:divBdr>
        </w:div>
        <w:div w:id="1318610421">
          <w:marLeft w:val="0"/>
          <w:marRight w:val="0"/>
          <w:marTop w:val="0"/>
          <w:marBottom w:val="0"/>
          <w:divBdr>
            <w:top w:val="none" w:sz="0" w:space="0" w:color="auto"/>
            <w:left w:val="none" w:sz="0" w:space="0" w:color="auto"/>
            <w:bottom w:val="none" w:sz="0" w:space="0" w:color="auto"/>
            <w:right w:val="none" w:sz="0" w:space="0" w:color="auto"/>
          </w:divBdr>
        </w:div>
        <w:div w:id="1335186057">
          <w:marLeft w:val="0"/>
          <w:marRight w:val="0"/>
          <w:marTop w:val="0"/>
          <w:marBottom w:val="0"/>
          <w:divBdr>
            <w:top w:val="none" w:sz="0" w:space="0" w:color="auto"/>
            <w:left w:val="none" w:sz="0" w:space="0" w:color="auto"/>
            <w:bottom w:val="none" w:sz="0" w:space="0" w:color="auto"/>
            <w:right w:val="none" w:sz="0" w:space="0" w:color="auto"/>
          </w:divBdr>
        </w:div>
        <w:div w:id="1395086604">
          <w:marLeft w:val="0"/>
          <w:marRight w:val="0"/>
          <w:marTop w:val="0"/>
          <w:marBottom w:val="0"/>
          <w:divBdr>
            <w:top w:val="none" w:sz="0" w:space="0" w:color="auto"/>
            <w:left w:val="none" w:sz="0" w:space="0" w:color="auto"/>
            <w:bottom w:val="none" w:sz="0" w:space="0" w:color="auto"/>
            <w:right w:val="none" w:sz="0" w:space="0" w:color="auto"/>
          </w:divBdr>
        </w:div>
        <w:div w:id="1399012151">
          <w:marLeft w:val="0"/>
          <w:marRight w:val="0"/>
          <w:marTop w:val="0"/>
          <w:marBottom w:val="0"/>
          <w:divBdr>
            <w:top w:val="none" w:sz="0" w:space="0" w:color="auto"/>
            <w:left w:val="none" w:sz="0" w:space="0" w:color="auto"/>
            <w:bottom w:val="none" w:sz="0" w:space="0" w:color="auto"/>
            <w:right w:val="none" w:sz="0" w:space="0" w:color="auto"/>
          </w:divBdr>
        </w:div>
        <w:div w:id="1425760313">
          <w:marLeft w:val="0"/>
          <w:marRight w:val="0"/>
          <w:marTop w:val="0"/>
          <w:marBottom w:val="0"/>
          <w:divBdr>
            <w:top w:val="none" w:sz="0" w:space="0" w:color="auto"/>
            <w:left w:val="none" w:sz="0" w:space="0" w:color="auto"/>
            <w:bottom w:val="none" w:sz="0" w:space="0" w:color="auto"/>
            <w:right w:val="none" w:sz="0" w:space="0" w:color="auto"/>
          </w:divBdr>
        </w:div>
        <w:div w:id="1437410437">
          <w:marLeft w:val="0"/>
          <w:marRight w:val="0"/>
          <w:marTop w:val="0"/>
          <w:marBottom w:val="0"/>
          <w:divBdr>
            <w:top w:val="none" w:sz="0" w:space="0" w:color="auto"/>
            <w:left w:val="none" w:sz="0" w:space="0" w:color="auto"/>
            <w:bottom w:val="none" w:sz="0" w:space="0" w:color="auto"/>
            <w:right w:val="none" w:sz="0" w:space="0" w:color="auto"/>
          </w:divBdr>
        </w:div>
        <w:div w:id="1508593618">
          <w:marLeft w:val="0"/>
          <w:marRight w:val="0"/>
          <w:marTop w:val="0"/>
          <w:marBottom w:val="0"/>
          <w:divBdr>
            <w:top w:val="none" w:sz="0" w:space="0" w:color="auto"/>
            <w:left w:val="none" w:sz="0" w:space="0" w:color="auto"/>
            <w:bottom w:val="none" w:sz="0" w:space="0" w:color="auto"/>
            <w:right w:val="none" w:sz="0" w:space="0" w:color="auto"/>
          </w:divBdr>
        </w:div>
        <w:div w:id="1533419443">
          <w:marLeft w:val="0"/>
          <w:marRight w:val="0"/>
          <w:marTop w:val="0"/>
          <w:marBottom w:val="0"/>
          <w:divBdr>
            <w:top w:val="none" w:sz="0" w:space="0" w:color="auto"/>
            <w:left w:val="none" w:sz="0" w:space="0" w:color="auto"/>
            <w:bottom w:val="none" w:sz="0" w:space="0" w:color="auto"/>
            <w:right w:val="none" w:sz="0" w:space="0" w:color="auto"/>
          </w:divBdr>
        </w:div>
        <w:div w:id="1544707477">
          <w:marLeft w:val="0"/>
          <w:marRight w:val="0"/>
          <w:marTop w:val="0"/>
          <w:marBottom w:val="0"/>
          <w:divBdr>
            <w:top w:val="none" w:sz="0" w:space="0" w:color="auto"/>
            <w:left w:val="none" w:sz="0" w:space="0" w:color="auto"/>
            <w:bottom w:val="none" w:sz="0" w:space="0" w:color="auto"/>
            <w:right w:val="none" w:sz="0" w:space="0" w:color="auto"/>
          </w:divBdr>
        </w:div>
        <w:div w:id="1554460517">
          <w:marLeft w:val="0"/>
          <w:marRight w:val="0"/>
          <w:marTop w:val="0"/>
          <w:marBottom w:val="0"/>
          <w:divBdr>
            <w:top w:val="none" w:sz="0" w:space="0" w:color="auto"/>
            <w:left w:val="none" w:sz="0" w:space="0" w:color="auto"/>
            <w:bottom w:val="none" w:sz="0" w:space="0" w:color="auto"/>
            <w:right w:val="none" w:sz="0" w:space="0" w:color="auto"/>
          </w:divBdr>
        </w:div>
        <w:div w:id="1586719002">
          <w:marLeft w:val="0"/>
          <w:marRight w:val="0"/>
          <w:marTop w:val="0"/>
          <w:marBottom w:val="0"/>
          <w:divBdr>
            <w:top w:val="none" w:sz="0" w:space="0" w:color="auto"/>
            <w:left w:val="none" w:sz="0" w:space="0" w:color="auto"/>
            <w:bottom w:val="none" w:sz="0" w:space="0" w:color="auto"/>
            <w:right w:val="none" w:sz="0" w:space="0" w:color="auto"/>
          </w:divBdr>
        </w:div>
        <w:div w:id="1603144610">
          <w:marLeft w:val="0"/>
          <w:marRight w:val="0"/>
          <w:marTop w:val="0"/>
          <w:marBottom w:val="0"/>
          <w:divBdr>
            <w:top w:val="none" w:sz="0" w:space="0" w:color="auto"/>
            <w:left w:val="none" w:sz="0" w:space="0" w:color="auto"/>
            <w:bottom w:val="none" w:sz="0" w:space="0" w:color="auto"/>
            <w:right w:val="none" w:sz="0" w:space="0" w:color="auto"/>
          </w:divBdr>
        </w:div>
        <w:div w:id="1605990144">
          <w:marLeft w:val="0"/>
          <w:marRight w:val="0"/>
          <w:marTop w:val="0"/>
          <w:marBottom w:val="0"/>
          <w:divBdr>
            <w:top w:val="none" w:sz="0" w:space="0" w:color="auto"/>
            <w:left w:val="none" w:sz="0" w:space="0" w:color="auto"/>
            <w:bottom w:val="none" w:sz="0" w:space="0" w:color="auto"/>
            <w:right w:val="none" w:sz="0" w:space="0" w:color="auto"/>
          </w:divBdr>
        </w:div>
        <w:div w:id="1611081240">
          <w:marLeft w:val="0"/>
          <w:marRight w:val="0"/>
          <w:marTop w:val="0"/>
          <w:marBottom w:val="0"/>
          <w:divBdr>
            <w:top w:val="none" w:sz="0" w:space="0" w:color="auto"/>
            <w:left w:val="none" w:sz="0" w:space="0" w:color="auto"/>
            <w:bottom w:val="none" w:sz="0" w:space="0" w:color="auto"/>
            <w:right w:val="none" w:sz="0" w:space="0" w:color="auto"/>
          </w:divBdr>
        </w:div>
        <w:div w:id="1615164442">
          <w:marLeft w:val="0"/>
          <w:marRight w:val="0"/>
          <w:marTop w:val="0"/>
          <w:marBottom w:val="0"/>
          <w:divBdr>
            <w:top w:val="none" w:sz="0" w:space="0" w:color="auto"/>
            <w:left w:val="none" w:sz="0" w:space="0" w:color="auto"/>
            <w:bottom w:val="none" w:sz="0" w:space="0" w:color="auto"/>
            <w:right w:val="none" w:sz="0" w:space="0" w:color="auto"/>
          </w:divBdr>
        </w:div>
        <w:div w:id="1629506169">
          <w:marLeft w:val="0"/>
          <w:marRight w:val="0"/>
          <w:marTop w:val="0"/>
          <w:marBottom w:val="0"/>
          <w:divBdr>
            <w:top w:val="none" w:sz="0" w:space="0" w:color="auto"/>
            <w:left w:val="none" w:sz="0" w:space="0" w:color="auto"/>
            <w:bottom w:val="none" w:sz="0" w:space="0" w:color="auto"/>
            <w:right w:val="none" w:sz="0" w:space="0" w:color="auto"/>
          </w:divBdr>
        </w:div>
        <w:div w:id="1637178077">
          <w:marLeft w:val="0"/>
          <w:marRight w:val="0"/>
          <w:marTop w:val="0"/>
          <w:marBottom w:val="0"/>
          <w:divBdr>
            <w:top w:val="none" w:sz="0" w:space="0" w:color="auto"/>
            <w:left w:val="none" w:sz="0" w:space="0" w:color="auto"/>
            <w:bottom w:val="none" w:sz="0" w:space="0" w:color="auto"/>
            <w:right w:val="none" w:sz="0" w:space="0" w:color="auto"/>
          </w:divBdr>
        </w:div>
        <w:div w:id="1644115416">
          <w:marLeft w:val="0"/>
          <w:marRight w:val="0"/>
          <w:marTop w:val="0"/>
          <w:marBottom w:val="0"/>
          <w:divBdr>
            <w:top w:val="none" w:sz="0" w:space="0" w:color="auto"/>
            <w:left w:val="none" w:sz="0" w:space="0" w:color="auto"/>
            <w:bottom w:val="none" w:sz="0" w:space="0" w:color="auto"/>
            <w:right w:val="none" w:sz="0" w:space="0" w:color="auto"/>
          </w:divBdr>
        </w:div>
        <w:div w:id="1675572908">
          <w:marLeft w:val="0"/>
          <w:marRight w:val="0"/>
          <w:marTop w:val="0"/>
          <w:marBottom w:val="0"/>
          <w:divBdr>
            <w:top w:val="none" w:sz="0" w:space="0" w:color="auto"/>
            <w:left w:val="none" w:sz="0" w:space="0" w:color="auto"/>
            <w:bottom w:val="none" w:sz="0" w:space="0" w:color="auto"/>
            <w:right w:val="none" w:sz="0" w:space="0" w:color="auto"/>
          </w:divBdr>
        </w:div>
        <w:div w:id="1683579993">
          <w:marLeft w:val="0"/>
          <w:marRight w:val="0"/>
          <w:marTop w:val="0"/>
          <w:marBottom w:val="0"/>
          <w:divBdr>
            <w:top w:val="none" w:sz="0" w:space="0" w:color="auto"/>
            <w:left w:val="none" w:sz="0" w:space="0" w:color="auto"/>
            <w:bottom w:val="none" w:sz="0" w:space="0" w:color="auto"/>
            <w:right w:val="none" w:sz="0" w:space="0" w:color="auto"/>
          </w:divBdr>
        </w:div>
        <w:div w:id="1686243644">
          <w:marLeft w:val="0"/>
          <w:marRight w:val="0"/>
          <w:marTop w:val="0"/>
          <w:marBottom w:val="0"/>
          <w:divBdr>
            <w:top w:val="none" w:sz="0" w:space="0" w:color="auto"/>
            <w:left w:val="none" w:sz="0" w:space="0" w:color="auto"/>
            <w:bottom w:val="none" w:sz="0" w:space="0" w:color="auto"/>
            <w:right w:val="none" w:sz="0" w:space="0" w:color="auto"/>
          </w:divBdr>
        </w:div>
        <w:div w:id="1705131594">
          <w:marLeft w:val="0"/>
          <w:marRight w:val="0"/>
          <w:marTop w:val="0"/>
          <w:marBottom w:val="0"/>
          <w:divBdr>
            <w:top w:val="none" w:sz="0" w:space="0" w:color="auto"/>
            <w:left w:val="none" w:sz="0" w:space="0" w:color="auto"/>
            <w:bottom w:val="none" w:sz="0" w:space="0" w:color="auto"/>
            <w:right w:val="none" w:sz="0" w:space="0" w:color="auto"/>
          </w:divBdr>
        </w:div>
        <w:div w:id="1717463519">
          <w:marLeft w:val="0"/>
          <w:marRight w:val="0"/>
          <w:marTop w:val="0"/>
          <w:marBottom w:val="0"/>
          <w:divBdr>
            <w:top w:val="none" w:sz="0" w:space="0" w:color="auto"/>
            <w:left w:val="none" w:sz="0" w:space="0" w:color="auto"/>
            <w:bottom w:val="none" w:sz="0" w:space="0" w:color="auto"/>
            <w:right w:val="none" w:sz="0" w:space="0" w:color="auto"/>
          </w:divBdr>
        </w:div>
        <w:div w:id="1723795360">
          <w:marLeft w:val="0"/>
          <w:marRight w:val="0"/>
          <w:marTop w:val="0"/>
          <w:marBottom w:val="0"/>
          <w:divBdr>
            <w:top w:val="none" w:sz="0" w:space="0" w:color="auto"/>
            <w:left w:val="none" w:sz="0" w:space="0" w:color="auto"/>
            <w:bottom w:val="none" w:sz="0" w:space="0" w:color="auto"/>
            <w:right w:val="none" w:sz="0" w:space="0" w:color="auto"/>
          </w:divBdr>
        </w:div>
        <w:div w:id="1731995825">
          <w:marLeft w:val="0"/>
          <w:marRight w:val="0"/>
          <w:marTop w:val="0"/>
          <w:marBottom w:val="0"/>
          <w:divBdr>
            <w:top w:val="none" w:sz="0" w:space="0" w:color="auto"/>
            <w:left w:val="none" w:sz="0" w:space="0" w:color="auto"/>
            <w:bottom w:val="none" w:sz="0" w:space="0" w:color="auto"/>
            <w:right w:val="none" w:sz="0" w:space="0" w:color="auto"/>
          </w:divBdr>
        </w:div>
        <w:div w:id="1742634040">
          <w:marLeft w:val="0"/>
          <w:marRight w:val="0"/>
          <w:marTop w:val="0"/>
          <w:marBottom w:val="0"/>
          <w:divBdr>
            <w:top w:val="none" w:sz="0" w:space="0" w:color="auto"/>
            <w:left w:val="none" w:sz="0" w:space="0" w:color="auto"/>
            <w:bottom w:val="none" w:sz="0" w:space="0" w:color="auto"/>
            <w:right w:val="none" w:sz="0" w:space="0" w:color="auto"/>
          </w:divBdr>
        </w:div>
        <w:div w:id="1763261572">
          <w:marLeft w:val="0"/>
          <w:marRight w:val="0"/>
          <w:marTop w:val="0"/>
          <w:marBottom w:val="0"/>
          <w:divBdr>
            <w:top w:val="none" w:sz="0" w:space="0" w:color="auto"/>
            <w:left w:val="none" w:sz="0" w:space="0" w:color="auto"/>
            <w:bottom w:val="none" w:sz="0" w:space="0" w:color="auto"/>
            <w:right w:val="none" w:sz="0" w:space="0" w:color="auto"/>
          </w:divBdr>
        </w:div>
        <w:div w:id="1779369016">
          <w:marLeft w:val="0"/>
          <w:marRight w:val="0"/>
          <w:marTop w:val="0"/>
          <w:marBottom w:val="0"/>
          <w:divBdr>
            <w:top w:val="none" w:sz="0" w:space="0" w:color="auto"/>
            <w:left w:val="none" w:sz="0" w:space="0" w:color="auto"/>
            <w:bottom w:val="none" w:sz="0" w:space="0" w:color="auto"/>
            <w:right w:val="none" w:sz="0" w:space="0" w:color="auto"/>
          </w:divBdr>
        </w:div>
        <w:div w:id="1789006457">
          <w:marLeft w:val="0"/>
          <w:marRight w:val="0"/>
          <w:marTop w:val="0"/>
          <w:marBottom w:val="0"/>
          <w:divBdr>
            <w:top w:val="none" w:sz="0" w:space="0" w:color="auto"/>
            <w:left w:val="none" w:sz="0" w:space="0" w:color="auto"/>
            <w:bottom w:val="none" w:sz="0" w:space="0" w:color="auto"/>
            <w:right w:val="none" w:sz="0" w:space="0" w:color="auto"/>
          </w:divBdr>
        </w:div>
        <w:div w:id="1799252001">
          <w:marLeft w:val="0"/>
          <w:marRight w:val="0"/>
          <w:marTop w:val="0"/>
          <w:marBottom w:val="0"/>
          <w:divBdr>
            <w:top w:val="none" w:sz="0" w:space="0" w:color="auto"/>
            <w:left w:val="none" w:sz="0" w:space="0" w:color="auto"/>
            <w:bottom w:val="none" w:sz="0" w:space="0" w:color="auto"/>
            <w:right w:val="none" w:sz="0" w:space="0" w:color="auto"/>
          </w:divBdr>
        </w:div>
        <w:div w:id="1812360466">
          <w:marLeft w:val="0"/>
          <w:marRight w:val="0"/>
          <w:marTop w:val="0"/>
          <w:marBottom w:val="0"/>
          <w:divBdr>
            <w:top w:val="none" w:sz="0" w:space="0" w:color="auto"/>
            <w:left w:val="none" w:sz="0" w:space="0" w:color="auto"/>
            <w:bottom w:val="none" w:sz="0" w:space="0" w:color="auto"/>
            <w:right w:val="none" w:sz="0" w:space="0" w:color="auto"/>
          </w:divBdr>
        </w:div>
        <w:div w:id="1860848816">
          <w:marLeft w:val="0"/>
          <w:marRight w:val="0"/>
          <w:marTop w:val="0"/>
          <w:marBottom w:val="0"/>
          <w:divBdr>
            <w:top w:val="none" w:sz="0" w:space="0" w:color="auto"/>
            <w:left w:val="none" w:sz="0" w:space="0" w:color="auto"/>
            <w:bottom w:val="none" w:sz="0" w:space="0" w:color="auto"/>
            <w:right w:val="none" w:sz="0" w:space="0" w:color="auto"/>
          </w:divBdr>
        </w:div>
        <w:div w:id="1872836882">
          <w:marLeft w:val="0"/>
          <w:marRight w:val="0"/>
          <w:marTop w:val="0"/>
          <w:marBottom w:val="0"/>
          <w:divBdr>
            <w:top w:val="none" w:sz="0" w:space="0" w:color="auto"/>
            <w:left w:val="none" w:sz="0" w:space="0" w:color="auto"/>
            <w:bottom w:val="none" w:sz="0" w:space="0" w:color="auto"/>
            <w:right w:val="none" w:sz="0" w:space="0" w:color="auto"/>
          </w:divBdr>
        </w:div>
        <w:div w:id="1886065020">
          <w:marLeft w:val="0"/>
          <w:marRight w:val="0"/>
          <w:marTop w:val="0"/>
          <w:marBottom w:val="0"/>
          <w:divBdr>
            <w:top w:val="none" w:sz="0" w:space="0" w:color="auto"/>
            <w:left w:val="none" w:sz="0" w:space="0" w:color="auto"/>
            <w:bottom w:val="none" w:sz="0" w:space="0" w:color="auto"/>
            <w:right w:val="none" w:sz="0" w:space="0" w:color="auto"/>
          </w:divBdr>
        </w:div>
        <w:div w:id="1915578235">
          <w:marLeft w:val="0"/>
          <w:marRight w:val="0"/>
          <w:marTop w:val="0"/>
          <w:marBottom w:val="0"/>
          <w:divBdr>
            <w:top w:val="none" w:sz="0" w:space="0" w:color="auto"/>
            <w:left w:val="none" w:sz="0" w:space="0" w:color="auto"/>
            <w:bottom w:val="none" w:sz="0" w:space="0" w:color="auto"/>
            <w:right w:val="none" w:sz="0" w:space="0" w:color="auto"/>
          </w:divBdr>
        </w:div>
        <w:div w:id="1931308087">
          <w:marLeft w:val="0"/>
          <w:marRight w:val="0"/>
          <w:marTop w:val="0"/>
          <w:marBottom w:val="0"/>
          <w:divBdr>
            <w:top w:val="none" w:sz="0" w:space="0" w:color="auto"/>
            <w:left w:val="none" w:sz="0" w:space="0" w:color="auto"/>
            <w:bottom w:val="none" w:sz="0" w:space="0" w:color="auto"/>
            <w:right w:val="none" w:sz="0" w:space="0" w:color="auto"/>
          </w:divBdr>
        </w:div>
        <w:div w:id="1972010214">
          <w:marLeft w:val="0"/>
          <w:marRight w:val="0"/>
          <w:marTop w:val="0"/>
          <w:marBottom w:val="0"/>
          <w:divBdr>
            <w:top w:val="none" w:sz="0" w:space="0" w:color="auto"/>
            <w:left w:val="none" w:sz="0" w:space="0" w:color="auto"/>
            <w:bottom w:val="none" w:sz="0" w:space="0" w:color="auto"/>
            <w:right w:val="none" w:sz="0" w:space="0" w:color="auto"/>
          </w:divBdr>
        </w:div>
        <w:div w:id="1997411601">
          <w:marLeft w:val="0"/>
          <w:marRight w:val="0"/>
          <w:marTop w:val="0"/>
          <w:marBottom w:val="0"/>
          <w:divBdr>
            <w:top w:val="none" w:sz="0" w:space="0" w:color="auto"/>
            <w:left w:val="none" w:sz="0" w:space="0" w:color="auto"/>
            <w:bottom w:val="none" w:sz="0" w:space="0" w:color="auto"/>
            <w:right w:val="none" w:sz="0" w:space="0" w:color="auto"/>
          </w:divBdr>
        </w:div>
        <w:div w:id="2103917521">
          <w:marLeft w:val="0"/>
          <w:marRight w:val="0"/>
          <w:marTop w:val="0"/>
          <w:marBottom w:val="0"/>
          <w:divBdr>
            <w:top w:val="none" w:sz="0" w:space="0" w:color="auto"/>
            <w:left w:val="none" w:sz="0" w:space="0" w:color="auto"/>
            <w:bottom w:val="none" w:sz="0" w:space="0" w:color="auto"/>
            <w:right w:val="none" w:sz="0" w:space="0" w:color="auto"/>
          </w:divBdr>
        </w:div>
        <w:div w:id="2117672151">
          <w:marLeft w:val="0"/>
          <w:marRight w:val="0"/>
          <w:marTop w:val="0"/>
          <w:marBottom w:val="0"/>
          <w:divBdr>
            <w:top w:val="none" w:sz="0" w:space="0" w:color="auto"/>
            <w:left w:val="none" w:sz="0" w:space="0" w:color="auto"/>
            <w:bottom w:val="none" w:sz="0" w:space="0" w:color="auto"/>
            <w:right w:val="none" w:sz="0" w:space="0" w:color="auto"/>
          </w:divBdr>
        </w:div>
        <w:div w:id="2129350218">
          <w:marLeft w:val="0"/>
          <w:marRight w:val="0"/>
          <w:marTop w:val="0"/>
          <w:marBottom w:val="0"/>
          <w:divBdr>
            <w:top w:val="none" w:sz="0" w:space="0" w:color="auto"/>
            <w:left w:val="none" w:sz="0" w:space="0" w:color="auto"/>
            <w:bottom w:val="none" w:sz="0" w:space="0" w:color="auto"/>
            <w:right w:val="none" w:sz="0" w:space="0" w:color="auto"/>
          </w:divBdr>
        </w:div>
      </w:divsChild>
    </w:div>
    <w:div w:id="1674261909">
      <w:bodyDiv w:val="1"/>
      <w:marLeft w:val="0"/>
      <w:marRight w:val="0"/>
      <w:marTop w:val="0"/>
      <w:marBottom w:val="0"/>
      <w:divBdr>
        <w:top w:val="none" w:sz="0" w:space="0" w:color="auto"/>
        <w:left w:val="none" w:sz="0" w:space="0" w:color="auto"/>
        <w:bottom w:val="none" w:sz="0" w:space="0" w:color="auto"/>
        <w:right w:val="none" w:sz="0" w:space="0" w:color="auto"/>
      </w:divBdr>
      <w:divsChild>
        <w:div w:id="21175565">
          <w:marLeft w:val="0"/>
          <w:marRight w:val="0"/>
          <w:marTop w:val="0"/>
          <w:marBottom w:val="0"/>
          <w:divBdr>
            <w:top w:val="none" w:sz="0" w:space="0" w:color="auto"/>
            <w:left w:val="none" w:sz="0" w:space="0" w:color="auto"/>
            <w:bottom w:val="none" w:sz="0" w:space="0" w:color="auto"/>
            <w:right w:val="none" w:sz="0" w:space="0" w:color="auto"/>
          </w:divBdr>
        </w:div>
        <w:div w:id="26296286">
          <w:marLeft w:val="0"/>
          <w:marRight w:val="0"/>
          <w:marTop w:val="0"/>
          <w:marBottom w:val="0"/>
          <w:divBdr>
            <w:top w:val="none" w:sz="0" w:space="0" w:color="auto"/>
            <w:left w:val="none" w:sz="0" w:space="0" w:color="auto"/>
            <w:bottom w:val="none" w:sz="0" w:space="0" w:color="auto"/>
            <w:right w:val="none" w:sz="0" w:space="0" w:color="auto"/>
          </w:divBdr>
        </w:div>
        <w:div w:id="36466987">
          <w:marLeft w:val="0"/>
          <w:marRight w:val="0"/>
          <w:marTop w:val="0"/>
          <w:marBottom w:val="0"/>
          <w:divBdr>
            <w:top w:val="none" w:sz="0" w:space="0" w:color="auto"/>
            <w:left w:val="none" w:sz="0" w:space="0" w:color="auto"/>
            <w:bottom w:val="none" w:sz="0" w:space="0" w:color="auto"/>
            <w:right w:val="none" w:sz="0" w:space="0" w:color="auto"/>
          </w:divBdr>
        </w:div>
        <w:div w:id="49304039">
          <w:marLeft w:val="0"/>
          <w:marRight w:val="0"/>
          <w:marTop w:val="0"/>
          <w:marBottom w:val="0"/>
          <w:divBdr>
            <w:top w:val="none" w:sz="0" w:space="0" w:color="auto"/>
            <w:left w:val="none" w:sz="0" w:space="0" w:color="auto"/>
            <w:bottom w:val="none" w:sz="0" w:space="0" w:color="auto"/>
            <w:right w:val="none" w:sz="0" w:space="0" w:color="auto"/>
          </w:divBdr>
        </w:div>
        <w:div w:id="60104932">
          <w:marLeft w:val="0"/>
          <w:marRight w:val="0"/>
          <w:marTop w:val="0"/>
          <w:marBottom w:val="0"/>
          <w:divBdr>
            <w:top w:val="none" w:sz="0" w:space="0" w:color="auto"/>
            <w:left w:val="none" w:sz="0" w:space="0" w:color="auto"/>
            <w:bottom w:val="none" w:sz="0" w:space="0" w:color="auto"/>
            <w:right w:val="none" w:sz="0" w:space="0" w:color="auto"/>
          </w:divBdr>
        </w:div>
        <w:div w:id="67458152">
          <w:marLeft w:val="0"/>
          <w:marRight w:val="0"/>
          <w:marTop w:val="0"/>
          <w:marBottom w:val="0"/>
          <w:divBdr>
            <w:top w:val="none" w:sz="0" w:space="0" w:color="auto"/>
            <w:left w:val="none" w:sz="0" w:space="0" w:color="auto"/>
            <w:bottom w:val="none" w:sz="0" w:space="0" w:color="auto"/>
            <w:right w:val="none" w:sz="0" w:space="0" w:color="auto"/>
          </w:divBdr>
        </w:div>
        <w:div w:id="89860658">
          <w:marLeft w:val="0"/>
          <w:marRight w:val="0"/>
          <w:marTop w:val="0"/>
          <w:marBottom w:val="0"/>
          <w:divBdr>
            <w:top w:val="none" w:sz="0" w:space="0" w:color="auto"/>
            <w:left w:val="none" w:sz="0" w:space="0" w:color="auto"/>
            <w:bottom w:val="none" w:sz="0" w:space="0" w:color="auto"/>
            <w:right w:val="none" w:sz="0" w:space="0" w:color="auto"/>
          </w:divBdr>
        </w:div>
        <w:div w:id="99224949">
          <w:marLeft w:val="0"/>
          <w:marRight w:val="0"/>
          <w:marTop w:val="0"/>
          <w:marBottom w:val="0"/>
          <w:divBdr>
            <w:top w:val="none" w:sz="0" w:space="0" w:color="auto"/>
            <w:left w:val="none" w:sz="0" w:space="0" w:color="auto"/>
            <w:bottom w:val="none" w:sz="0" w:space="0" w:color="auto"/>
            <w:right w:val="none" w:sz="0" w:space="0" w:color="auto"/>
          </w:divBdr>
        </w:div>
        <w:div w:id="110440284">
          <w:marLeft w:val="0"/>
          <w:marRight w:val="0"/>
          <w:marTop w:val="0"/>
          <w:marBottom w:val="0"/>
          <w:divBdr>
            <w:top w:val="none" w:sz="0" w:space="0" w:color="auto"/>
            <w:left w:val="none" w:sz="0" w:space="0" w:color="auto"/>
            <w:bottom w:val="none" w:sz="0" w:space="0" w:color="auto"/>
            <w:right w:val="none" w:sz="0" w:space="0" w:color="auto"/>
          </w:divBdr>
        </w:div>
        <w:div w:id="147331812">
          <w:marLeft w:val="0"/>
          <w:marRight w:val="0"/>
          <w:marTop w:val="0"/>
          <w:marBottom w:val="0"/>
          <w:divBdr>
            <w:top w:val="none" w:sz="0" w:space="0" w:color="auto"/>
            <w:left w:val="none" w:sz="0" w:space="0" w:color="auto"/>
            <w:bottom w:val="none" w:sz="0" w:space="0" w:color="auto"/>
            <w:right w:val="none" w:sz="0" w:space="0" w:color="auto"/>
          </w:divBdr>
        </w:div>
        <w:div w:id="150995170">
          <w:marLeft w:val="0"/>
          <w:marRight w:val="0"/>
          <w:marTop w:val="0"/>
          <w:marBottom w:val="0"/>
          <w:divBdr>
            <w:top w:val="none" w:sz="0" w:space="0" w:color="auto"/>
            <w:left w:val="none" w:sz="0" w:space="0" w:color="auto"/>
            <w:bottom w:val="none" w:sz="0" w:space="0" w:color="auto"/>
            <w:right w:val="none" w:sz="0" w:space="0" w:color="auto"/>
          </w:divBdr>
        </w:div>
        <w:div w:id="151026743">
          <w:marLeft w:val="0"/>
          <w:marRight w:val="0"/>
          <w:marTop w:val="0"/>
          <w:marBottom w:val="0"/>
          <w:divBdr>
            <w:top w:val="none" w:sz="0" w:space="0" w:color="auto"/>
            <w:left w:val="none" w:sz="0" w:space="0" w:color="auto"/>
            <w:bottom w:val="none" w:sz="0" w:space="0" w:color="auto"/>
            <w:right w:val="none" w:sz="0" w:space="0" w:color="auto"/>
          </w:divBdr>
        </w:div>
        <w:div w:id="161510961">
          <w:marLeft w:val="0"/>
          <w:marRight w:val="0"/>
          <w:marTop w:val="0"/>
          <w:marBottom w:val="0"/>
          <w:divBdr>
            <w:top w:val="none" w:sz="0" w:space="0" w:color="auto"/>
            <w:left w:val="none" w:sz="0" w:space="0" w:color="auto"/>
            <w:bottom w:val="none" w:sz="0" w:space="0" w:color="auto"/>
            <w:right w:val="none" w:sz="0" w:space="0" w:color="auto"/>
          </w:divBdr>
        </w:div>
        <w:div w:id="166285890">
          <w:marLeft w:val="0"/>
          <w:marRight w:val="0"/>
          <w:marTop w:val="0"/>
          <w:marBottom w:val="0"/>
          <w:divBdr>
            <w:top w:val="none" w:sz="0" w:space="0" w:color="auto"/>
            <w:left w:val="none" w:sz="0" w:space="0" w:color="auto"/>
            <w:bottom w:val="none" w:sz="0" w:space="0" w:color="auto"/>
            <w:right w:val="none" w:sz="0" w:space="0" w:color="auto"/>
          </w:divBdr>
        </w:div>
        <w:div w:id="181474279">
          <w:marLeft w:val="0"/>
          <w:marRight w:val="0"/>
          <w:marTop w:val="0"/>
          <w:marBottom w:val="0"/>
          <w:divBdr>
            <w:top w:val="none" w:sz="0" w:space="0" w:color="auto"/>
            <w:left w:val="none" w:sz="0" w:space="0" w:color="auto"/>
            <w:bottom w:val="none" w:sz="0" w:space="0" w:color="auto"/>
            <w:right w:val="none" w:sz="0" w:space="0" w:color="auto"/>
          </w:divBdr>
        </w:div>
        <w:div w:id="212810686">
          <w:marLeft w:val="0"/>
          <w:marRight w:val="0"/>
          <w:marTop w:val="0"/>
          <w:marBottom w:val="0"/>
          <w:divBdr>
            <w:top w:val="none" w:sz="0" w:space="0" w:color="auto"/>
            <w:left w:val="none" w:sz="0" w:space="0" w:color="auto"/>
            <w:bottom w:val="none" w:sz="0" w:space="0" w:color="auto"/>
            <w:right w:val="none" w:sz="0" w:space="0" w:color="auto"/>
          </w:divBdr>
        </w:div>
        <w:div w:id="217740676">
          <w:marLeft w:val="0"/>
          <w:marRight w:val="0"/>
          <w:marTop w:val="0"/>
          <w:marBottom w:val="0"/>
          <w:divBdr>
            <w:top w:val="none" w:sz="0" w:space="0" w:color="auto"/>
            <w:left w:val="none" w:sz="0" w:space="0" w:color="auto"/>
            <w:bottom w:val="none" w:sz="0" w:space="0" w:color="auto"/>
            <w:right w:val="none" w:sz="0" w:space="0" w:color="auto"/>
          </w:divBdr>
        </w:div>
        <w:div w:id="217977539">
          <w:marLeft w:val="0"/>
          <w:marRight w:val="0"/>
          <w:marTop w:val="0"/>
          <w:marBottom w:val="0"/>
          <w:divBdr>
            <w:top w:val="none" w:sz="0" w:space="0" w:color="auto"/>
            <w:left w:val="none" w:sz="0" w:space="0" w:color="auto"/>
            <w:bottom w:val="none" w:sz="0" w:space="0" w:color="auto"/>
            <w:right w:val="none" w:sz="0" w:space="0" w:color="auto"/>
          </w:divBdr>
        </w:div>
        <w:div w:id="255752035">
          <w:marLeft w:val="0"/>
          <w:marRight w:val="0"/>
          <w:marTop w:val="0"/>
          <w:marBottom w:val="0"/>
          <w:divBdr>
            <w:top w:val="none" w:sz="0" w:space="0" w:color="auto"/>
            <w:left w:val="none" w:sz="0" w:space="0" w:color="auto"/>
            <w:bottom w:val="none" w:sz="0" w:space="0" w:color="auto"/>
            <w:right w:val="none" w:sz="0" w:space="0" w:color="auto"/>
          </w:divBdr>
        </w:div>
        <w:div w:id="360790349">
          <w:marLeft w:val="0"/>
          <w:marRight w:val="0"/>
          <w:marTop w:val="0"/>
          <w:marBottom w:val="0"/>
          <w:divBdr>
            <w:top w:val="none" w:sz="0" w:space="0" w:color="auto"/>
            <w:left w:val="none" w:sz="0" w:space="0" w:color="auto"/>
            <w:bottom w:val="none" w:sz="0" w:space="0" w:color="auto"/>
            <w:right w:val="none" w:sz="0" w:space="0" w:color="auto"/>
          </w:divBdr>
        </w:div>
        <w:div w:id="409272452">
          <w:marLeft w:val="0"/>
          <w:marRight w:val="0"/>
          <w:marTop w:val="0"/>
          <w:marBottom w:val="0"/>
          <w:divBdr>
            <w:top w:val="none" w:sz="0" w:space="0" w:color="auto"/>
            <w:left w:val="none" w:sz="0" w:space="0" w:color="auto"/>
            <w:bottom w:val="none" w:sz="0" w:space="0" w:color="auto"/>
            <w:right w:val="none" w:sz="0" w:space="0" w:color="auto"/>
          </w:divBdr>
        </w:div>
        <w:div w:id="410393999">
          <w:marLeft w:val="0"/>
          <w:marRight w:val="0"/>
          <w:marTop w:val="0"/>
          <w:marBottom w:val="0"/>
          <w:divBdr>
            <w:top w:val="none" w:sz="0" w:space="0" w:color="auto"/>
            <w:left w:val="none" w:sz="0" w:space="0" w:color="auto"/>
            <w:bottom w:val="none" w:sz="0" w:space="0" w:color="auto"/>
            <w:right w:val="none" w:sz="0" w:space="0" w:color="auto"/>
          </w:divBdr>
        </w:div>
        <w:div w:id="421073590">
          <w:marLeft w:val="0"/>
          <w:marRight w:val="0"/>
          <w:marTop w:val="0"/>
          <w:marBottom w:val="0"/>
          <w:divBdr>
            <w:top w:val="none" w:sz="0" w:space="0" w:color="auto"/>
            <w:left w:val="none" w:sz="0" w:space="0" w:color="auto"/>
            <w:bottom w:val="none" w:sz="0" w:space="0" w:color="auto"/>
            <w:right w:val="none" w:sz="0" w:space="0" w:color="auto"/>
          </w:divBdr>
        </w:div>
        <w:div w:id="426923779">
          <w:marLeft w:val="0"/>
          <w:marRight w:val="0"/>
          <w:marTop w:val="0"/>
          <w:marBottom w:val="0"/>
          <w:divBdr>
            <w:top w:val="none" w:sz="0" w:space="0" w:color="auto"/>
            <w:left w:val="none" w:sz="0" w:space="0" w:color="auto"/>
            <w:bottom w:val="none" w:sz="0" w:space="0" w:color="auto"/>
            <w:right w:val="none" w:sz="0" w:space="0" w:color="auto"/>
          </w:divBdr>
        </w:div>
        <w:div w:id="434054595">
          <w:marLeft w:val="0"/>
          <w:marRight w:val="0"/>
          <w:marTop w:val="0"/>
          <w:marBottom w:val="0"/>
          <w:divBdr>
            <w:top w:val="none" w:sz="0" w:space="0" w:color="auto"/>
            <w:left w:val="none" w:sz="0" w:space="0" w:color="auto"/>
            <w:bottom w:val="none" w:sz="0" w:space="0" w:color="auto"/>
            <w:right w:val="none" w:sz="0" w:space="0" w:color="auto"/>
          </w:divBdr>
        </w:div>
        <w:div w:id="459761764">
          <w:marLeft w:val="0"/>
          <w:marRight w:val="0"/>
          <w:marTop w:val="0"/>
          <w:marBottom w:val="0"/>
          <w:divBdr>
            <w:top w:val="none" w:sz="0" w:space="0" w:color="auto"/>
            <w:left w:val="none" w:sz="0" w:space="0" w:color="auto"/>
            <w:bottom w:val="none" w:sz="0" w:space="0" w:color="auto"/>
            <w:right w:val="none" w:sz="0" w:space="0" w:color="auto"/>
          </w:divBdr>
        </w:div>
        <w:div w:id="460811071">
          <w:marLeft w:val="0"/>
          <w:marRight w:val="0"/>
          <w:marTop w:val="0"/>
          <w:marBottom w:val="0"/>
          <w:divBdr>
            <w:top w:val="none" w:sz="0" w:space="0" w:color="auto"/>
            <w:left w:val="none" w:sz="0" w:space="0" w:color="auto"/>
            <w:bottom w:val="none" w:sz="0" w:space="0" w:color="auto"/>
            <w:right w:val="none" w:sz="0" w:space="0" w:color="auto"/>
          </w:divBdr>
        </w:div>
        <w:div w:id="463281350">
          <w:marLeft w:val="0"/>
          <w:marRight w:val="0"/>
          <w:marTop w:val="0"/>
          <w:marBottom w:val="0"/>
          <w:divBdr>
            <w:top w:val="none" w:sz="0" w:space="0" w:color="auto"/>
            <w:left w:val="none" w:sz="0" w:space="0" w:color="auto"/>
            <w:bottom w:val="none" w:sz="0" w:space="0" w:color="auto"/>
            <w:right w:val="none" w:sz="0" w:space="0" w:color="auto"/>
          </w:divBdr>
        </w:div>
        <w:div w:id="494951797">
          <w:marLeft w:val="0"/>
          <w:marRight w:val="0"/>
          <w:marTop w:val="0"/>
          <w:marBottom w:val="0"/>
          <w:divBdr>
            <w:top w:val="none" w:sz="0" w:space="0" w:color="auto"/>
            <w:left w:val="none" w:sz="0" w:space="0" w:color="auto"/>
            <w:bottom w:val="none" w:sz="0" w:space="0" w:color="auto"/>
            <w:right w:val="none" w:sz="0" w:space="0" w:color="auto"/>
          </w:divBdr>
        </w:div>
        <w:div w:id="522595123">
          <w:marLeft w:val="0"/>
          <w:marRight w:val="0"/>
          <w:marTop w:val="0"/>
          <w:marBottom w:val="0"/>
          <w:divBdr>
            <w:top w:val="none" w:sz="0" w:space="0" w:color="auto"/>
            <w:left w:val="none" w:sz="0" w:space="0" w:color="auto"/>
            <w:bottom w:val="none" w:sz="0" w:space="0" w:color="auto"/>
            <w:right w:val="none" w:sz="0" w:space="0" w:color="auto"/>
          </w:divBdr>
        </w:div>
        <w:div w:id="527260272">
          <w:marLeft w:val="0"/>
          <w:marRight w:val="0"/>
          <w:marTop w:val="0"/>
          <w:marBottom w:val="0"/>
          <w:divBdr>
            <w:top w:val="none" w:sz="0" w:space="0" w:color="auto"/>
            <w:left w:val="none" w:sz="0" w:space="0" w:color="auto"/>
            <w:bottom w:val="none" w:sz="0" w:space="0" w:color="auto"/>
            <w:right w:val="none" w:sz="0" w:space="0" w:color="auto"/>
          </w:divBdr>
        </w:div>
        <w:div w:id="549071002">
          <w:marLeft w:val="0"/>
          <w:marRight w:val="0"/>
          <w:marTop w:val="0"/>
          <w:marBottom w:val="0"/>
          <w:divBdr>
            <w:top w:val="none" w:sz="0" w:space="0" w:color="auto"/>
            <w:left w:val="none" w:sz="0" w:space="0" w:color="auto"/>
            <w:bottom w:val="none" w:sz="0" w:space="0" w:color="auto"/>
            <w:right w:val="none" w:sz="0" w:space="0" w:color="auto"/>
          </w:divBdr>
        </w:div>
        <w:div w:id="555554367">
          <w:marLeft w:val="0"/>
          <w:marRight w:val="0"/>
          <w:marTop w:val="0"/>
          <w:marBottom w:val="0"/>
          <w:divBdr>
            <w:top w:val="none" w:sz="0" w:space="0" w:color="auto"/>
            <w:left w:val="none" w:sz="0" w:space="0" w:color="auto"/>
            <w:bottom w:val="none" w:sz="0" w:space="0" w:color="auto"/>
            <w:right w:val="none" w:sz="0" w:space="0" w:color="auto"/>
          </w:divBdr>
        </w:div>
        <w:div w:id="561984863">
          <w:marLeft w:val="0"/>
          <w:marRight w:val="0"/>
          <w:marTop w:val="0"/>
          <w:marBottom w:val="0"/>
          <w:divBdr>
            <w:top w:val="none" w:sz="0" w:space="0" w:color="auto"/>
            <w:left w:val="none" w:sz="0" w:space="0" w:color="auto"/>
            <w:bottom w:val="none" w:sz="0" w:space="0" w:color="auto"/>
            <w:right w:val="none" w:sz="0" w:space="0" w:color="auto"/>
          </w:divBdr>
        </w:div>
        <w:div w:id="567228308">
          <w:marLeft w:val="0"/>
          <w:marRight w:val="0"/>
          <w:marTop w:val="0"/>
          <w:marBottom w:val="0"/>
          <w:divBdr>
            <w:top w:val="none" w:sz="0" w:space="0" w:color="auto"/>
            <w:left w:val="none" w:sz="0" w:space="0" w:color="auto"/>
            <w:bottom w:val="none" w:sz="0" w:space="0" w:color="auto"/>
            <w:right w:val="none" w:sz="0" w:space="0" w:color="auto"/>
          </w:divBdr>
        </w:div>
        <w:div w:id="572129800">
          <w:marLeft w:val="0"/>
          <w:marRight w:val="0"/>
          <w:marTop w:val="0"/>
          <w:marBottom w:val="0"/>
          <w:divBdr>
            <w:top w:val="none" w:sz="0" w:space="0" w:color="auto"/>
            <w:left w:val="none" w:sz="0" w:space="0" w:color="auto"/>
            <w:bottom w:val="none" w:sz="0" w:space="0" w:color="auto"/>
            <w:right w:val="none" w:sz="0" w:space="0" w:color="auto"/>
          </w:divBdr>
        </w:div>
        <w:div w:id="576477050">
          <w:marLeft w:val="0"/>
          <w:marRight w:val="0"/>
          <w:marTop w:val="0"/>
          <w:marBottom w:val="0"/>
          <w:divBdr>
            <w:top w:val="none" w:sz="0" w:space="0" w:color="auto"/>
            <w:left w:val="none" w:sz="0" w:space="0" w:color="auto"/>
            <w:bottom w:val="none" w:sz="0" w:space="0" w:color="auto"/>
            <w:right w:val="none" w:sz="0" w:space="0" w:color="auto"/>
          </w:divBdr>
        </w:div>
        <w:div w:id="586429241">
          <w:marLeft w:val="0"/>
          <w:marRight w:val="0"/>
          <w:marTop w:val="0"/>
          <w:marBottom w:val="0"/>
          <w:divBdr>
            <w:top w:val="none" w:sz="0" w:space="0" w:color="auto"/>
            <w:left w:val="none" w:sz="0" w:space="0" w:color="auto"/>
            <w:bottom w:val="none" w:sz="0" w:space="0" w:color="auto"/>
            <w:right w:val="none" w:sz="0" w:space="0" w:color="auto"/>
          </w:divBdr>
        </w:div>
        <w:div w:id="603653121">
          <w:marLeft w:val="0"/>
          <w:marRight w:val="0"/>
          <w:marTop w:val="0"/>
          <w:marBottom w:val="0"/>
          <w:divBdr>
            <w:top w:val="none" w:sz="0" w:space="0" w:color="auto"/>
            <w:left w:val="none" w:sz="0" w:space="0" w:color="auto"/>
            <w:bottom w:val="none" w:sz="0" w:space="0" w:color="auto"/>
            <w:right w:val="none" w:sz="0" w:space="0" w:color="auto"/>
          </w:divBdr>
        </w:div>
        <w:div w:id="614602069">
          <w:marLeft w:val="0"/>
          <w:marRight w:val="0"/>
          <w:marTop w:val="0"/>
          <w:marBottom w:val="0"/>
          <w:divBdr>
            <w:top w:val="none" w:sz="0" w:space="0" w:color="auto"/>
            <w:left w:val="none" w:sz="0" w:space="0" w:color="auto"/>
            <w:bottom w:val="none" w:sz="0" w:space="0" w:color="auto"/>
            <w:right w:val="none" w:sz="0" w:space="0" w:color="auto"/>
          </w:divBdr>
        </w:div>
        <w:div w:id="618412310">
          <w:marLeft w:val="0"/>
          <w:marRight w:val="0"/>
          <w:marTop w:val="0"/>
          <w:marBottom w:val="0"/>
          <w:divBdr>
            <w:top w:val="none" w:sz="0" w:space="0" w:color="auto"/>
            <w:left w:val="none" w:sz="0" w:space="0" w:color="auto"/>
            <w:bottom w:val="none" w:sz="0" w:space="0" w:color="auto"/>
            <w:right w:val="none" w:sz="0" w:space="0" w:color="auto"/>
          </w:divBdr>
        </w:div>
        <w:div w:id="633608675">
          <w:marLeft w:val="0"/>
          <w:marRight w:val="0"/>
          <w:marTop w:val="0"/>
          <w:marBottom w:val="0"/>
          <w:divBdr>
            <w:top w:val="none" w:sz="0" w:space="0" w:color="auto"/>
            <w:left w:val="none" w:sz="0" w:space="0" w:color="auto"/>
            <w:bottom w:val="none" w:sz="0" w:space="0" w:color="auto"/>
            <w:right w:val="none" w:sz="0" w:space="0" w:color="auto"/>
          </w:divBdr>
        </w:div>
        <w:div w:id="751389272">
          <w:marLeft w:val="0"/>
          <w:marRight w:val="0"/>
          <w:marTop w:val="0"/>
          <w:marBottom w:val="0"/>
          <w:divBdr>
            <w:top w:val="none" w:sz="0" w:space="0" w:color="auto"/>
            <w:left w:val="none" w:sz="0" w:space="0" w:color="auto"/>
            <w:bottom w:val="none" w:sz="0" w:space="0" w:color="auto"/>
            <w:right w:val="none" w:sz="0" w:space="0" w:color="auto"/>
          </w:divBdr>
        </w:div>
        <w:div w:id="753206595">
          <w:marLeft w:val="0"/>
          <w:marRight w:val="0"/>
          <w:marTop w:val="0"/>
          <w:marBottom w:val="0"/>
          <w:divBdr>
            <w:top w:val="none" w:sz="0" w:space="0" w:color="auto"/>
            <w:left w:val="none" w:sz="0" w:space="0" w:color="auto"/>
            <w:bottom w:val="none" w:sz="0" w:space="0" w:color="auto"/>
            <w:right w:val="none" w:sz="0" w:space="0" w:color="auto"/>
          </w:divBdr>
        </w:div>
        <w:div w:id="754938270">
          <w:marLeft w:val="0"/>
          <w:marRight w:val="0"/>
          <w:marTop w:val="0"/>
          <w:marBottom w:val="0"/>
          <w:divBdr>
            <w:top w:val="none" w:sz="0" w:space="0" w:color="auto"/>
            <w:left w:val="none" w:sz="0" w:space="0" w:color="auto"/>
            <w:bottom w:val="none" w:sz="0" w:space="0" w:color="auto"/>
            <w:right w:val="none" w:sz="0" w:space="0" w:color="auto"/>
          </w:divBdr>
        </w:div>
        <w:div w:id="770319600">
          <w:marLeft w:val="0"/>
          <w:marRight w:val="0"/>
          <w:marTop w:val="0"/>
          <w:marBottom w:val="0"/>
          <w:divBdr>
            <w:top w:val="none" w:sz="0" w:space="0" w:color="auto"/>
            <w:left w:val="none" w:sz="0" w:space="0" w:color="auto"/>
            <w:bottom w:val="none" w:sz="0" w:space="0" w:color="auto"/>
            <w:right w:val="none" w:sz="0" w:space="0" w:color="auto"/>
          </w:divBdr>
        </w:div>
        <w:div w:id="800658088">
          <w:marLeft w:val="0"/>
          <w:marRight w:val="0"/>
          <w:marTop w:val="0"/>
          <w:marBottom w:val="0"/>
          <w:divBdr>
            <w:top w:val="none" w:sz="0" w:space="0" w:color="auto"/>
            <w:left w:val="none" w:sz="0" w:space="0" w:color="auto"/>
            <w:bottom w:val="none" w:sz="0" w:space="0" w:color="auto"/>
            <w:right w:val="none" w:sz="0" w:space="0" w:color="auto"/>
          </w:divBdr>
        </w:div>
        <w:div w:id="801729529">
          <w:marLeft w:val="0"/>
          <w:marRight w:val="0"/>
          <w:marTop w:val="0"/>
          <w:marBottom w:val="0"/>
          <w:divBdr>
            <w:top w:val="none" w:sz="0" w:space="0" w:color="auto"/>
            <w:left w:val="none" w:sz="0" w:space="0" w:color="auto"/>
            <w:bottom w:val="none" w:sz="0" w:space="0" w:color="auto"/>
            <w:right w:val="none" w:sz="0" w:space="0" w:color="auto"/>
          </w:divBdr>
        </w:div>
        <w:div w:id="855077355">
          <w:marLeft w:val="0"/>
          <w:marRight w:val="0"/>
          <w:marTop w:val="0"/>
          <w:marBottom w:val="0"/>
          <w:divBdr>
            <w:top w:val="none" w:sz="0" w:space="0" w:color="auto"/>
            <w:left w:val="none" w:sz="0" w:space="0" w:color="auto"/>
            <w:bottom w:val="none" w:sz="0" w:space="0" w:color="auto"/>
            <w:right w:val="none" w:sz="0" w:space="0" w:color="auto"/>
          </w:divBdr>
        </w:div>
        <w:div w:id="867792381">
          <w:marLeft w:val="0"/>
          <w:marRight w:val="0"/>
          <w:marTop w:val="0"/>
          <w:marBottom w:val="0"/>
          <w:divBdr>
            <w:top w:val="none" w:sz="0" w:space="0" w:color="auto"/>
            <w:left w:val="none" w:sz="0" w:space="0" w:color="auto"/>
            <w:bottom w:val="none" w:sz="0" w:space="0" w:color="auto"/>
            <w:right w:val="none" w:sz="0" w:space="0" w:color="auto"/>
          </w:divBdr>
        </w:div>
        <w:div w:id="882835922">
          <w:marLeft w:val="0"/>
          <w:marRight w:val="0"/>
          <w:marTop w:val="0"/>
          <w:marBottom w:val="0"/>
          <w:divBdr>
            <w:top w:val="none" w:sz="0" w:space="0" w:color="auto"/>
            <w:left w:val="none" w:sz="0" w:space="0" w:color="auto"/>
            <w:bottom w:val="none" w:sz="0" w:space="0" w:color="auto"/>
            <w:right w:val="none" w:sz="0" w:space="0" w:color="auto"/>
          </w:divBdr>
        </w:div>
        <w:div w:id="907883973">
          <w:marLeft w:val="0"/>
          <w:marRight w:val="0"/>
          <w:marTop w:val="0"/>
          <w:marBottom w:val="0"/>
          <w:divBdr>
            <w:top w:val="none" w:sz="0" w:space="0" w:color="auto"/>
            <w:left w:val="none" w:sz="0" w:space="0" w:color="auto"/>
            <w:bottom w:val="none" w:sz="0" w:space="0" w:color="auto"/>
            <w:right w:val="none" w:sz="0" w:space="0" w:color="auto"/>
          </w:divBdr>
        </w:div>
        <w:div w:id="914706733">
          <w:marLeft w:val="0"/>
          <w:marRight w:val="0"/>
          <w:marTop w:val="0"/>
          <w:marBottom w:val="0"/>
          <w:divBdr>
            <w:top w:val="none" w:sz="0" w:space="0" w:color="auto"/>
            <w:left w:val="none" w:sz="0" w:space="0" w:color="auto"/>
            <w:bottom w:val="none" w:sz="0" w:space="0" w:color="auto"/>
            <w:right w:val="none" w:sz="0" w:space="0" w:color="auto"/>
          </w:divBdr>
        </w:div>
        <w:div w:id="925269614">
          <w:marLeft w:val="0"/>
          <w:marRight w:val="0"/>
          <w:marTop w:val="0"/>
          <w:marBottom w:val="0"/>
          <w:divBdr>
            <w:top w:val="none" w:sz="0" w:space="0" w:color="auto"/>
            <w:left w:val="none" w:sz="0" w:space="0" w:color="auto"/>
            <w:bottom w:val="none" w:sz="0" w:space="0" w:color="auto"/>
            <w:right w:val="none" w:sz="0" w:space="0" w:color="auto"/>
          </w:divBdr>
        </w:div>
        <w:div w:id="996768386">
          <w:marLeft w:val="0"/>
          <w:marRight w:val="0"/>
          <w:marTop w:val="0"/>
          <w:marBottom w:val="0"/>
          <w:divBdr>
            <w:top w:val="none" w:sz="0" w:space="0" w:color="auto"/>
            <w:left w:val="none" w:sz="0" w:space="0" w:color="auto"/>
            <w:bottom w:val="none" w:sz="0" w:space="0" w:color="auto"/>
            <w:right w:val="none" w:sz="0" w:space="0" w:color="auto"/>
          </w:divBdr>
        </w:div>
        <w:div w:id="1008365522">
          <w:marLeft w:val="0"/>
          <w:marRight w:val="0"/>
          <w:marTop w:val="0"/>
          <w:marBottom w:val="0"/>
          <w:divBdr>
            <w:top w:val="none" w:sz="0" w:space="0" w:color="auto"/>
            <w:left w:val="none" w:sz="0" w:space="0" w:color="auto"/>
            <w:bottom w:val="none" w:sz="0" w:space="0" w:color="auto"/>
            <w:right w:val="none" w:sz="0" w:space="0" w:color="auto"/>
          </w:divBdr>
        </w:div>
        <w:div w:id="1065032069">
          <w:marLeft w:val="0"/>
          <w:marRight w:val="0"/>
          <w:marTop w:val="0"/>
          <w:marBottom w:val="0"/>
          <w:divBdr>
            <w:top w:val="none" w:sz="0" w:space="0" w:color="auto"/>
            <w:left w:val="none" w:sz="0" w:space="0" w:color="auto"/>
            <w:bottom w:val="none" w:sz="0" w:space="0" w:color="auto"/>
            <w:right w:val="none" w:sz="0" w:space="0" w:color="auto"/>
          </w:divBdr>
        </w:div>
        <w:div w:id="1080373709">
          <w:marLeft w:val="0"/>
          <w:marRight w:val="0"/>
          <w:marTop w:val="0"/>
          <w:marBottom w:val="0"/>
          <w:divBdr>
            <w:top w:val="none" w:sz="0" w:space="0" w:color="auto"/>
            <w:left w:val="none" w:sz="0" w:space="0" w:color="auto"/>
            <w:bottom w:val="none" w:sz="0" w:space="0" w:color="auto"/>
            <w:right w:val="none" w:sz="0" w:space="0" w:color="auto"/>
          </w:divBdr>
        </w:div>
        <w:div w:id="1087849747">
          <w:marLeft w:val="0"/>
          <w:marRight w:val="0"/>
          <w:marTop w:val="0"/>
          <w:marBottom w:val="0"/>
          <w:divBdr>
            <w:top w:val="none" w:sz="0" w:space="0" w:color="auto"/>
            <w:left w:val="none" w:sz="0" w:space="0" w:color="auto"/>
            <w:bottom w:val="none" w:sz="0" w:space="0" w:color="auto"/>
            <w:right w:val="none" w:sz="0" w:space="0" w:color="auto"/>
          </w:divBdr>
        </w:div>
        <w:div w:id="1100371849">
          <w:marLeft w:val="0"/>
          <w:marRight w:val="0"/>
          <w:marTop w:val="0"/>
          <w:marBottom w:val="0"/>
          <w:divBdr>
            <w:top w:val="none" w:sz="0" w:space="0" w:color="auto"/>
            <w:left w:val="none" w:sz="0" w:space="0" w:color="auto"/>
            <w:bottom w:val="none" w:sz="0" w:space="0" w:color="auto"/>
            <w:right w:val="none" w:sz="0" w:space="0" w:color="auto"/>
          </w:divBdr>
        </w:div>
        <w:div w:id="1107189483">
          <w:marLeft w:val="0"/>
          <w:marRight w:val="0"/>
          <w:marTop w:val="0"/>
          <w:marBottom w:val="0"/>
          <w:divBdr>
            <w:top w:val="none" w:sz="0" w:space="0" w:color="auto"/>
            <w:left w:val="none" w:sz="0" w:space="0" w:color="auto"/>
            <w:bottom w:val="none" w:sz="0" w:space="0" w:color="auto"/>
            <w:right w:val="none" w:sz="0" w:space="0" w:color="auto"/>
          </w:divBdr>
        </w:div>
        <w:div w:id="1119374146">
          <w:marLeft w:val="0"/>
          <w:marRight w:val="0"/>
          <w:marTop w:val="0"/>
          <w:marBottom w:val="0"/>
          <w:divBdr>
            <w:top w:val="none" w:sz="0" w:space="0" w:color="auto"/>
            <w:left w:val="none" w:sz="0" w:space="0" w:color="auto"/>
            <w:bottom w:val="none" w:sz="0" w:space="0" w:color="auto"/>
            <w:right w:val="none" w:sz="0" w:space="0" w:color="auto"/>
          </w:divBdr>
        </w:div>
        <w:div w:id="1122382218">
          <w:marLeft w:val="0"/>
          <w:marRight w:val="0"/>
          <w:marTop w:val="0"/>
          <w:marBottom w:val="0"/>
          <w:divBdr>
            <w:top w:val="none" w:sz="0" w:space="0" w:color="auto"/>
            <w:left w:val="none" w:sz="0" w:space="0" w:color="auto"/>
            <w:bottom w:val="none" w:sz="0" w:space="0" w:color="auto"/>
            <w:right w:val="none" w:sz="0" w:space="0" w:color="auto"/>
          </w:divBdr>
        </w:div>
        <w:div w:id="1123231448">
          <w:marLeft w:val="0"/>
          <w:marRight w:val="0"/>
          <w:marTop w:val="0"/>
          <w:marBottom w:val="0"/>
          <w:divBdr>
            <w:top w:val="none" w:sz="0" w:space="0" w:color="auto"/>
            <w:left w:val="none" w:sz="0" w:space="0" w:color="auto"/>
            <w:bottom w:val="none" w:sz="0" w:space="0" w:color="auto"/>
            <w:right w:val="none" w:sz="0" w:space="0" w:color="auto"/>
          </w:divBdr>
        </w:div>
        <w:div w:id="1143619078">
          <w:marLeft w:val="0"/>
          <w:marRight w:val="0"/>
          <w:marTop w:val="0"/>
          <w:marBottom w:val="0"/>
          <w:divBdr>
            <w:top w:val="none" w:sz="0" w:space="0" w:color="auto"/>
            <w:left w:val="none" w:sz="0" w:space="0" w:color="auto"/>
            <w:bottom w:val="none" w:sz="0" w:space="0" w:color="auto"/>
            <w:right w:val="none" w:sz="0" w:space="0" w:color="auto"/>
          </w:divBdr>
        </w:div>
        <w:div w:id="1188835604">
          <w:marLeft w:val="0"/>
          <w:marRight w:val="0"/>
          <w:marTop w:val="0"/>
          <w:marBottom w:val="0"/>
          <w:divBdr>
            <w:top w:val="none" w:sz="0" w:space="0" w:color="auto"/>
            <w:left w:val="none" w:sz="0" w:space="0" w:color="auto"/>
            <w:bottom w:val="none" w:sz="0" w:space="0" w:color="auto"/>
            <w:right w:val="none" w:sz="0" w:space="0" w:color="auto"/>
          </w:divBdr>
        </w:div>
        <w:div w:id="1227957330">
          <w:marLeft w:val="0"/>
          <w:marRight w:val="0"/>
          <w:marTop w:val="0"/>
          <w:marBottom w:val="0"/>
          <w:divBdr>
            <w:top w:val="none" w:sz="0" w:space="0" w:color="auto"/>
            <w:left w:val="none" w:sz="0" w:space="0" w:color="auto"/>
            <w:bottom w:val="none" w:sz="0" w:space="0" w:color="auto"/>
            <w:right w:val="none" w:sz="0" w:space="0" w:color="auto"/>
          </w:divBdr>
        </w:div>
        <w:div w:id="1237595837">
          <w:marLeft w:val="0"/>
          <w:marRight w:val="0"/>
          <w:marTop w:val="0"/>
          <w:marBottom w:val="0"/>
          <w:divBdr>
            <w:top w:val="none" w:sz="0" w:space="0" w:color="auto"/>
            <w:left w:val="none" w:sz="0" w:space="0" w:color="auto"/>
            <w:bottom w:val="none" w:sz="0" w:space="0" w:color="auto"/>
            <w:right w:val="none" w:sz="0" w:space="0" w:color="auto"/>
          </w:divBdr>
        </w:div>
        <w:div w:id="1243488406">
          <w:marLeft w:val="0"/>
          <w:marRight w:val="0"/>
          <w:marTop w:val="0"/>
          <w:marBottom w:val="0"/>
          <w:divBdr>
            <w:top w:val="none" w:sz="0" w:space="0" w:color="auto"/>
            <w:left w:val="none" w:sz="0" w:space="0" w:color="auto"/>
            <w:bottom w:val="none" w:sz="0" w:space="0" w:color="auto"/>
            <w:right w:val="none" w:sz="0" w:space="0" w:color="auto"/>
          </w:divBdr>
        </w:div>
        <w:div w:id="1300257455">
          <w:marLeft w:val="0"/>
          <w:marRight w:val="0"/>
          <w:marTop w:val="0"/>
          <w:marBottom w:val="0"/>
          <w:divBdr>
            <w:top w:val="none" w:sz="0" w:space="0" w:color="auto"/>
            <w:left w:val="none" w:sz="0" w:space="0" w:color="auto"/>
            <w:bottom w:val="none" w:sz="0" w:space="0" w:color="auto"/>
            <w:right w:val="none" w:sz="0" w:space="0" w:color="auto"/>
          </w:divBdr>
        </w:div>
        <w:div w:id="1324117969">
          <w:marLeft w:val="0"/>
          <w:marRight w:val="0"/>
          <w:marTop w:val="0"/>
          <w:marBottom w:val="0"/>
          <w:divBdr>
            <w:top w:val="none" w:sz="0" w:space="0" w:color="auto"/>
            <w:left w:val="none" w:sz="0" w:space="0" w:color="auto"/>
            <w:bottom w:val="none" w:sz="0" w:space="0" w:color="auto"/>
            <w:right w:val="none" w:sz="0" w:space="0" w:color="auto"/>
          </w:divBdr>
        </w:div>
        <w:div w:id="1329483575">
          <w:marLeft w:val="0"/>
          <w:marRight w:val="0"/>
          <w:marTop w:val="0"/>
          <w:marBottom w:val="0"/>
          <w:divBdr>
            <w:top w:val="none" w:sz="0" w:space="0" w:color="auto"/>
            <w:left w:val="none" w:sz="0" w:space="0" w:color="auto"/>
            <w:bottom w:val="none" w:sz="0" w:space="0" w:color="auto"/>
            <w:right w:val="none" w:sz="0" w:space="0" w:color="auto"/>
          </w:divBdr>
        </w:div>
        <w:div w:id="1337225014">
          <w:marLeft w:val="0"/>
          <w:marRight w:val="0"/>
          <w:marTop w:val="0"/>
          <w:marBottom w:val="0"/>
          <w:divBdr>
            <w:top w:val="none" w:sz="0" w:space="0" w:color="auto"/>
            <w:left w:val="none" w:sz="0" w:space="0" w:color="auto"/>
            <w:bottom w:val="none" w:sz="0" w:space="0" w:color="auto"/>
            <w:right w:val="none" w:sz="0" w:space="0" w:color="auto"/>
          </w:divBdr>
        </w:div>
        <w:div w:id="1349525010">
          <w:marLeft w:val="0"/>
          <w:marRight w:val="0"/>
          <w:marTop w:val="0"/>
          <w:marBottom w:val="0"/>
          <w:divBdr>
            <w:top w:val="none" w:sz="0" w:space="0" w:color="auto"/>
            <w:left w:val="none" w:sz="0" w:space="0" w:color="auto"/>
            <w:bottom w:val="none" w:sz="0" w:space="0" w:color="auto"/>
            <w:right w:val="none" w:sz="0" w:space="0" w:color="auto"/>
          </w:divBdr>
        </w:div>
        <w:div w:id="1378822746">
          <w:marLeft w:val="0"/>
          <w:marRight w:val="0"/>
          <w:marTop w:val="0"/>
          <w:marBottom w:val="0"/>
          <w:divBdr>
            <w:top w:val="none" w:sz="0" w:space="0" w:color="auto"/>
            <w:left w:val="none" w:sz="0" w:space="0" w:color="auto"/>
            <w:bottom w:val="none" w:sz="0" w:space="0" w:color="auto"/>
            <w:right w:val="none" w:sz="0" w:space="0" w:color="auto"/>
          </w:divBdr>
        </w:div>
        <w:div w:id="1411850405">
          <w:marLeft w:val="0"/>
          <w:marRight w:val="0"/>
          <w:marTop w:val="0"/>
          <w:marBottom w:val="0"/>
          <w:divBdr>
            <w:top w:val="none" w:sz="0" w:space="0" w:color="auto"/>
            <w:left w:val="none" w:sz="0" w:space="0" w:color="auto"/>
            <w:bottom w:val="none" w:sz="0" w:space="0" w:color="auto"/>
            <w:right w:val="none" w:sz="0" w:space="0" w:color="auto"/>
          </w:divBdr>
        </w:div>
        <w:div w:id="1420180591">
          <w:marLeft w:val="0"/>
          <w:marRight w:val="0"/>
          <w:marTop w:val="0"/>
          <w:marBottom w:val="0"/>
          <w:divBdr>
            <w:top w:val="none" w:sz="0" w:space="0" w:color="auto"/>
            <w:left w:val="none" w:sz="0" w:space="0" w:color="auto"/>
            <w:bottom w:val="none" w:sz="0" w:space="0" w:color="auto"/>
            <w:right w:val="none" w:sz="0" w:space="0" w:color="auto"/>
          </w:divBdr>
        </w:div>
        <w:div w:id="1433697349">
          <w:marLeft w:val="0"/>
          <w:marRight w:val="0"/>
          <w:marTop w:val="0"/>
          <w:marBottom w:val="0"/>
          <w:divBdr>
            <w:top w:val="none" w:sz="0" w:space="0" w:color="auto"/>
            <w:left w:val="none" w:sz="0" w:space="0" w:color="auto"/>
            <w:bottom w:val="none" w:sz="0" w:space="0" w:color="auto"/>
            <w:right w:val="none" w:sz="0" w:space="0" w:color="auto"/>
          </w:divBdr>
        </w:div>
        <w:div w:id="1457260829">
          <w:marLeft w:val="0"/>
          <w:marRight w:val="0"/>
          <w:marTop w:val="0"/>
          <w:marBottom w:val="0"/>
          <w:divBdr>
            <w:top w:val="none" w:sz="0" w:space="0" w:color="auto"/>
            <w:left w:val="none" w:sz="0" w:space="0" w:color="auto"/>
            <w:bottom w:val="none" w:sz="0" w:space="0" w:color="auto"/>
            <w:right w:val="none" w:sz="0" w:space="0" w:color="auto"/>
          </w:divBdr>
        </w:div>
        <w:div w:id="1480922370">
          <w:marLeft w:val="0"/>
          <w:marRight w:val="0"/>
          <w:marTop w:val="0"/>
          <w:marBottom w:val="0"/>
          <w:divBdr>
            <w:top w:val="none" w:sz="0" w:space="0" w:color="auto"/>
            <w:left w:val="none" w:sz="0" w:space="0" w:color="auto"/>
            <w:bottom w:val="none" w:sz="0" w:space="0" w:color="auto"/>
            <w:right w:val="none" w:sz="0" w:space="0" w:color="auto"/>
          </w:divBdr>
        </w:div>
        <w:div w:id="1524594992">
          <w:marLeft w:val="0"/>
          <w:marRight w:val="0"/>
          <w:marTop w:val="0"/>
          <w:marBottom w:val="0"/>
          <w:divBdr>
            <w:top w:val="none" w:sz="0" w:space="0" w:color="auto"/>
            <w:left w:val="none" w:sz="0" w:space="0" w:color="auto"/>
            <w:bottom w:val="none" w:sz="0" w:space="0" w:color="auto"/>
            <w:right w:val="none" w:sz="0" w:space="0" w:color="auto"/>
          </w:divBdr>
        </w:div>
        <w:div w:id="1527330279">
          <w:marLeft w:val="0"/>
          <w:marRight w:val="0"/>
          <w:marTop w:val="0"/>
          <w:marBottom w:val="0"/>
          <w:divBdr>
            <w:top w:val="none" w:sz="0" w:space="0" w:color="auto"/>
            <w:left w:val="none" w:sz="0" w:space="0" w:color="auto"/>
            <w:bottom w:val="none" w:sz="0" w:space="0" w:color="auto"/>
            <w:right w:val="none" w:sz="0" w:space="0" w:color="auto"/>
          </w:divBdr>
        </w:div>
        <w:div w:id="1532648581">
          <w:marLeft w:val="0"/>
          <w:marRight w:val="0"/>
          <w:marTop w:val="0"/>
          <w:marBottom w:val="0"/>
          <w:divBdr>
            <w:top w:val="none" w:sz="0" w:space="0" w:color="auto"/>
            <w:left w:val="none" w:sz="0" w:space="0" w:color="auto"/>
            <w:bottom w:val="none" w:sz="0" w:space="0" w:color="auto"/>
            <w:right w:val="none" w:sz="0" w:space="0" w:color="auto"/>
          </w:divBdr>
        </w:div>
        <w:div w:id="1538733824">
          <w:marLeft w:val="0"/>
          <w:marRight w:val="0"/>
          <w:marTop w:val="0"/>
          <w:marBottom w:val="0"/>
          <w:divBdr>
            <w:top w:val="none" w:sz="0" w:space="0" w:color="auto"/>
            <w:left w:val="none" w:sz="0" w:space="0" w:color="auto"/>
            <w:bottom w:val="none" w:sz="0" w:space="0" w:color="auto"/>
            <w:right w:val="none" w:sz="0" w:space="0" w:color="auto"/>
          </w:divBdr>
        </w:div>
        <w:div w:id="1549948428">
          <w:marLeft w:val="0"/>
          <w:marRight w:val="0"/>
          <w:marTop w:val="0"/>
          <w:marBottom w:val="0"/>
          <w:divBdr>
            <w:top w:val="none" w:sz="0" w:space="0" w:color="auto"/>
            <w:left w:val="none" w:sz="0" w:space="0" w:color="auto"/>
            <w:bottom w:val="none" w:sz="0" w:space="0" w:color="auto"/>
            <w:right w:val="none" w:sz="0" w:space="0" w:color="auto"/>
          </w:divBdr>
        </w:div>
        <w:div w:id="1551846081">
          <w:marLeft w:val="0"/>
          <w:marRight w:val="0"/>
          <w:marTop w:val="0"/>
          <w:marBottom w:val="0"/>
          <w:divBdr>
            <w:top w:val="none" w:sz="0" w:space="0" w:color="auto"/>
            <w:left w:val="none" w:sz="0" w:space="0" w:color="auto"/>
            <w:bottom w:val="none" w:sz="0" w:space="0" w:color="auto"/>
            <w:right w:val="none" w:sz="0" w:space="0" w:color="auto"/>
          </w:divBdr>
        </w:div>
        <w:div w:id="1580554377">
          <w:marLeft w:val="0"/>
          <w:marRight w:val="0"/>
          <w:marTop w:val="0"/>
          <w:marBottom w:val="0"/>
          <w:divBdr>
            <w:top w:val="none" w:sz="0" w:space="0" w:color="auto"/>
            <w:left w:val="none" w:sz="0" w:space="0" w:color="auto"/>
            <w:bottom w:val="none" w:sz="0" w:space="0" w:color="auto"/>
            <w:right w:val="none" w:sz="0" w:space="0" w:color="auto"/>
          </w:divBdr>
        </w:div>
        <w:div w:id="1594391493">
          <w:marLeft w:val="0"/>
          <w:marRight w:val="0"/>
          <w:marTop w:val="0"/>
          <w:marBottom w:val="0"/>
          <w:divBdr>
            <w:top w:val="none" w:sz="0" w:space="0" w:color="auto"/>
            <w:left w:val="none" w:sz="0" w:space="0" w:color="auto"/>
            <w:bottom w:val="none" w:sz="0" w:space="0" w:color="auto"/>
            <w:right w:val="none" w:sz="0" w:space="0" w:color="auto"/>
          </w:divBdr>
        </w:div>
        <w:div w:id="1615553133">
          <w:marLeft w:val="0"/>
          <w:marRight w:val="0"/>
          <w:marTop w:val="0"/>
          <w:marBottom w:val="0"/>
          <w:divBdr>
            <w:top w:val="none" w:sz="0" w:space="0" w:color="auto"/>
            <w:left w:val="none" w:sz="0" w:space="0" w:color="auto"/>
            <w:bottom w:val="none" w:sz="0" w:space="0" w:color="auto"/>
            <w:right w:val="none" w:sz="0" w:space="0" w:color="auto"/>
          </w:divBdr>
        </w:div>
        <w:div w:id="1616786525">
          <w:marLeft w:val="0"/>
          <w:marRight w:val="0"/>
          <w:marTop w:val="0"/>
          <w:marBottom w:val="0"/>
          <w:divBdr>
            <w:top w:val="none" w:sz="0" w:space="0" w:color="auto"/>
            <w:left w:val="none" w:sz="0" w:space="0" w:color="auto"/>
            <w:bottom w:val="none" w:sz="0" w:space="0" w:color="auto"/>
            <w:right w:val="none" w:sz="0" w:space="0" w:color="auto"/>
          </w:divBdr>
        </w:div>
        <w:div w:id="1642493357">
          <w:marLeft w:val="0"/>
          <w:marRight w:val="0"/>
          <w:marTop w:val="0"/>
          <w:marBottom w:val="0"/>
          <w:divBdr>
            <w:top w:val="none" w:sz="0" w:space="0" w:color="auto"/>
            <w:left w:val="none" w:sz="0" w:space="0" w:color="auto"/>
            <w:bottom w:val="none" w:sz="0" w:space="0" w:color="auto"/>
            <w:right w:val="none" w:sz="0" w:space="0" w:color="auto"/>
          </w:divBdr>
        </w:div>
        <w:div w:id="1668485106">
          <w:marLeft w:val="0"/>
          <w:marRight w:val="0"/>
          <w:marTop w:val="0"/>
          <w:marBottom w:val="0"/>
          <w:divBdr>
            <w:top w:val="none" w:sz="0" w:space="0" w:color="auto"/>
            <w:left w:val="none" w:sz="0" w:space="0" w:color="auto"/>
            <w:bottom w:val="none" w:sz="0" w:space="0" w:color="auto"/>
            <w:right w:val="none" w:sz="0" w:space="0" w:color="auto"/>
          </w:divBdr>
        </w:div>
        <w:div w:id="1722634700">
          <w:marLeft w:val="0"/>
          <w:marRight w:val="0"/>
          <w:marTop w:val="0"/>
          <w:marBottom w:val="0"/>
          <w:divBdr>
            <w:top w:val="none" w:sz="0" w:space="0" w:color="auto"/>
            <w:left w:val="none" w:sz="0" w:space="0" w:color="auto"/>
            <w:bottom w:val="none" w:sz="0" w:space="0" w:color="auto"/>
            <w:right w:val="none" w:sz="0" w:space="0" w:color="auto"/>
          </w:divBdr>
        </w:div>
        <w:div w:id="1725445163">
          <w:marLeft w:val="0"/>
          <w:marRight w:val="0"/>
          <w:marTop w:val="0"/>
          <w:marBottom w:val="0"/>
          <w:divBdr>
            <w:top w:val="none" w:sz="0" w:space="0" w:color="auto"/>
            <w:left w:val="none" w:sz="0" w:space="0" w:color="auto"/>
            <w:bottom w:val="none" w:sz="0" w:space="0" w:color="auto"/>
            <w:right w:val="none" w:sz="0" w:space="0" w:color="auto"/>
          </w:divBdr>
        </w:div>
        <w:div w:id="1779835514">
          <w:marLeft w:val="0"/>
          <w:marRight w:val="0"/>
          <w:marTop w:val="0"/>
          <w:marBottom w:val="0"/>
          <w:divBdr>
            <w:top w:val="none" w:sz="0" w:space="0" w:color="auto"/>
            <w:left w:val="none" w:sz="0" w:space="0" w:color="auto"/>
            <w:bottom w:val="none" w:sz="0" w:space="0" w:color="auto"/>
            <w:right w:val="none" w:sz="0" w:space="0" w:color="auto"/>
          </w:divBdr>
        </w:div>
        <w:div w:id="1787233429">
          <w:marLeft w:val="0"/>
          <w:marRight w:val="0"/>
          <w:marTop w:val="0"/>
          <w:marBottom w:val="0"/>
          <w:divBdr>
            <w:top w:val="none" w:sz="0" w:space="0" w:color="auto"/>
            <w:left w:val="none" w:sz="0" w:space="0" w:color="auto"/>
            <w:bottom w:val="none" w:sz="0" w:space="0" w:color="auto"/>
            <w:right w:val="none" w:sz="0" w:space="0" w:color="auto"/>
          </w:divBdr>
        </w:div>
        <w:div w:id="1790850711">
          <w:marLeft w:val="0"/>
          <w:marRight w:val="0"/>
          <w:marTop w:val="0"/>
          <w:marBottom w:val="0"/>
          <w:divBdr>
            <w:top w:val="none" w:sz="0" w:space="0" w:color="auto"/>
            <w:left w:val="none" w:sz="0" w:space="0" w:color="auto"/>
            <w:bottom w:val="none" w:sz="0" w:space="0" w:color="auto"/>
            <w:right w:val="none" w:sz="0" w:space="0" w:color="auto"/>
          </w:divBdr>
        </w:div>
        <w:div w:id="1811946595">
          <w:marLeft w:val="0"/>
          <w:marRight w:val="0"/>
          <w:marTop w:val="0"/>
          <w:marBottom w:val="0"/>
          <w:divBdr>
            <w:top w:val="none" w:sz="0" w:space="0" w:color="auto"/>
            <w:left w:val="none" w:sz="0" w:space="0" w:color="auto"/>
            <w:bottom w:val="none" w:sz="0" w:space="0" w:color="auto"/>
            <w:right w:val="none" w:sz="0" w:space="0" w:color="auto"/>
          </w:divBdr>
        </w:div>
        <w:div w:id="1824159800">
          <w:marLeft w:val="0"/>
          <w:marRight w:val="0"/>
          <w:marTop w:val="0"/>
          <w:marBottom w:val="0"/>
          <w:divBdr>
            <w:top w:val="none" w:sz="0" w:space="0" w:color="auto"/>
            <w:left w:val="none" w:sz="0" w:space="0" w:color="auto"/>
            <w:bottom w:val="none" w:sz="0" w:space="0" w:color="auto"/>
            <w:right w:val="none" w:sz="0" w:space="0" w:color="auto"/>
          </w:divBdr>
        </w:div>
        <w:div w:id="1848592795">
          <w:marLeft w:val="0"/>
          <w:marRight w:val="0"/>
          <w:marTop w:val="0"/>
          <w:marBottom w:val="0"/>
          <w:divBdr>
            <w:top w:val="none" w:sz="0" w:space="0" w:color="auto"/>
            <w:left w:val="none" w:sz="0" w:space="0" w:color="auto"/>
            <w:bottom w:val="none" w:sz="0" w:space="0" w:color="auto"/>
            <w:right w:val="none" w:sz="0" w:space="0" w:color="auto"/>
          </w:divBdr>
        </w:div>
        <w:div w:id="1859152588">
          <w:marLeft w:val="0"/>
          <w:marRight w:val="0"/>
          <w:marTop w:val="0"/>
          <w:marBottom w:val="0"/>
          <w:divBdr>
            <w:top w:val="none" w:sz="0" w:space="0" w:color="auto"/>
            <w:left w:val="none" w:sz="0" w:space="0" w:color="auto"/>
            <w:bottom w:val="none" w:sz="0" w:space="0" w:color="auto"/>
            <w:right w:val="none" w:sz="0" w:space="0" w:color="auto"/>
          </w:divBdr>
        </w:div>
        <w:div w:id="1882473120">
          <w:marLeft w:val="0"/>
          <w:marRight w:val="0"/>
          <w:marTop w:val="0"/>
          <w:marBottom w:val="0"/>
          <w:divBdr>
            <w:top w:val="none" w:sz="0" w:space="0" w:color="auto"/>
            <w:left w:val="none" w:sz="0" w:space="0" w:color="auto"/>
            <w:bottom w:val="none" w:sz="0" w:space="0" w:color="auto"/>
            <w:right w:val="none" w:sz="0" w:space="0" w:color="auto"/>
          </w:divBdr>
        </w:div>
        <w:div w:id="1896433184">
          <w:marLeft w:val="0"/>
          <w:marRight w:val="0"/>
          <w:marTop w:val="0"/>
          <w:marBottom w:val="0"/>
          <w:divBdr>
            <w:top w:val="none" w:sz="0" w:space="0" w:color="auto"/>
            <w:left w:val="none" w:sz="0" w:space="0" w:color="auto"/>
            <w:bottom w:val="none" w:sz="0" w:space="0" w:color="auto"/>
            <w:right w:val="none" w:sz="0" w:space="0" w:color="auto"/>
          </w:divBdr>
        </w:div>
        <w:div w:id="1904948057">
          <w:marLeft w:val="0"/>
          <w:marRight w:val="0"/>
          <w:marTop w:val="0"/>
          <w:marBottom w:val="0"/>
          <w:divBdr>
            <w:top w:val="none" w:sz="0" w:space="0" w:color="auto"/>
            <w:left w:val="none" w:sz="0" w:space="0" w:color="auto"/>
            <w:bottom w:val="none" w:sz="0" w:space="0" w:color="auto"/>
            <w:right w:val="none" w:sz="0" w:space="0" w:color="auto"/>
          </w:divBdr>
        </w:div>
        <w:div w:id="1974477911">
          <w:marLeft w:val="0"/>
          <w:marRight w:val="0"/>
          <w:marTop w:val="0"/>
          <w:marBottom w:val="0"/>
          <w:divBdr>
            <w:top w:val="none" w:sz="0" w:space="0" w:color="auto"/>
            <w:left w:val="none" w:sz="0" w:space="0" w:color="auto"/>
            <w:bottom w:val="none" w:sz="0" w:space="0" w:color="auto"/>
            <w:right w:val="none" w:sz="0" w:space="0" w:color="auto"/>
          </w:divBdr>
        </w:div>
        <w:div w:id="2010130685">
          <w:marLeft w:val="0"/>
          <w:marRight w:val="0"/>
          <w:marTop w:val="0"/>
          <w:marBottom w:val="0"/>
          <w:divBdr>
            <w:top w:val="none" w:sz="0" w:space="0" w:color="auto"/>
            <w:left w:val="none" w:sz="0" w:space="0" w:color="auto"/>
            <w:bottom w:val="none" w:sz="0" w:space="0" w:color="auto"/>
            <w:right w:val="none" w:sz="0" w:space="0" w:color="auto"/>
          </w:divBdr>
        </w:div>
        <w:div w:id="2025667387">
          <w:marLeft w:val="0"/>
          <w:marRight w:val="0"/>
          <w:marTop w:val="0"/>
          <w:marBottom w:val="0"/>
          <w:divBdr>
            <w:top w:val="none" w:sz="0" w:space="0" w:color="auto"/>
            <w:left w:val="none" w:sz="0" w:space="0" w:color="auto"/>
            <w:bottom w:val="none" w:sz="0" w:space="0" w:color="auto"/>
            <w:right w:val="none" w:sz="0" w:space="0" w:color="auto"/>
          </w:divBdr>
        </w:div>
        <w:div w:id="2045907490">
          <w:marLeft w:val="0"/>
          <w:marRight w:val="0"/>
          <w:marTop w:val="0"/>
          <w:marBottom w:val="0"/>
          <w:divBdr>
            <w:top w:val="none" w:sz="0" w:space="0" w:color="auto"/>
            <w:left w:val="none" w:sz="0" w:space="0" w:color="auto"/>
            <w:bottom w:val="none" w:sz="0" w:space="0" w:color="auto"/>
            <w:right w:val="none" w:sz="0" w:space="0" w:color="auto"/>
          </w:divBdr>
        </w:div>
        <w:div w:id="2053917149">
          <w:marLeft w:val="0"/>
          <w:marRight w:val="0"/>
          <w:marTop w:val="0"/>
          <w:marBottom w:val="0"/>
          <w:divBdr>
            <w:top w:val="none" w:sz="0" w:space="0" w:color="auto"/>
            <w:left w:val="none" w:sz="0" w:space="0" w:color="auto"/>
            <w:bottom w:val="none" w:sz="0" w:space="0" w:color="auto"/>
            <w:right w:val="none" w:sz="0" w:space="0" w:color="auto"/>
          </w:divBdr>
        </w:div>
        <w:div w:id="2064475248">
          <w:marLeft w:val="0"/>
          <w:marRight w:val="0"/>
          <w:marTop w:val="0"/>
          <w:marBottom w:val="0"/>
          <w:divBdr>
            <w:top w:val="none" w:sz="0" w:space="0" w:color="auto"/>
            <w:left w:val="none" w:sz="0" w:space="0" w:color="auto"/>
            <w:bottom w:val="none" w:sz="0" w:space="0" w:color="auto"/>
            <w:right w:val="none" w:sz="0" w:space="0" w:color="auto"/>
          </w:divBdr>
        </w:div>
        <w:div w:id="2075426401">
          <w:marLeft w:val="0"/>
          <w:marRight w:val="0"/>
          <w:marTop w:val="0"/>
          <w:marBottom w:val="0"/>
          <w:divBdr>
            <w:top w:val="none" w:sz="0" w:space="0" w:color="auto"/>
            <w:left w:val="none" w:sz="0" w:space="0" w:color="auto"/>
            <w:bottom w:val="none" w:sz="0" w:space="0" w:color="auto"/>
            <w:right w:val="none" w:sz="0" w:space="0" w:color="auto"/>
          </w:divBdr>
        </w:div>
        <w:div w:id="2077703115">
          <w:marLeft w:val="0"/>
          <w:marRight w:val="0"/>
          <w:marTop w:val="0"/>
          <w:marBottom w:val="0"/>
          <w:divBdr>
            <w:top w:val="none" w:sz="0" w:space="0" w:color="auto"/>
            <w:left w:val="none" w:sz="0" w:space="0" w:color="auto"/>
            <w:bottom w:val="none" w:sz="0" w:space="0" w:color="auto"/>
            <w:right w:val="none" w:sz="0" w:space="0" w:color="auto"/>
          </w:divBdr>
        </w:div>
        <w:div w:id="2100323382">
          <w:marLeft w:val="0"/>
          <w:marRight w:val="0"/>
          <w:marTop w:val="0"/>
          <w:marBottom w:val="0"/>
          <w:divBdr>
            <w:top w:val="none" w:sz="0" w:space="0" w:color="auto"/>
            <w:left w:val="none" w:sz="0" w:space="0" w:color="auto"/>
            <w:bottom w:val="none" w:sz="0" w:space="0" w:color="auto"/>
            <w:right w:val="none" w:sz="0" w:space="0" w:color="auto"/>
          </w:divBdr>
        </w:div>
        <w:div w:id="2117746473">
          <w:marLeft w:val="0"/>
          <w:marRight w:val="0"/>
          <w:marTop w:val="0"/>
          <w:marBottom w:val="0"/>
          <w:divBdr>
            <w:top w:val="none" w:sz="0" w:space="0" w:color="auto"/>
            <w:left w:val="none" w:sz="0" w:space="0" w:color="auto"/>
            <w:bottom w:val="none" w:sz="0" w:space="0" w:color="auto"/>
            <w:right w:val="none" w:sz="0" w:space="0" w:color="auto"/>
          </w:divBdr>
        </w:div>
        <w:div w:id="2124183135">
          <w:marLeft w:val="0"/>
          <w:marRight w:val="0"/>
          <w:marTop w:val="0"/>
          <w:marBottom w:val="0"/>
          <w:divBdr>
            <w:top w:val="none" w:sz="0" w:space="0" w:color="auto"/>
            <w:left w:val="none" w:sz="0" w:space="0" w:color="auto"/>
            <w:bottom w:val="none" w:sz="0" w:space="0" w:color="auto"/>
            <w:right w:val="none" w:sz="0" w:space="0" w:color="auto"/>
          </w:divBdr>
        </w:div>
      </w:divsChild>
    </w:div>
    <w:div w:id="1755858297">
      <w:bodyDiv w:val="1"/>
      <w:marLeft w:val="0"/>
      <w:marRight w:val="0"/>
      <w:marTop w:val="0"/>
      <w:marBottom w:val="0"/>
      <w:divBdr>
        <w:top w:val="none" w:sz="0" w:space="0" w:color="auto"/>
        <w:left w:val="none" w:sz="0" w:space="0" w:color="auto"/>
        <w:bottom w:val="none" w:sz="0" w:space="0" w:color="auto"/>
        <w:right w:val="none" w:sz="0" w:space="0" w:color="auto"/>
      </w:divBdr>
      <w:divsChild>
        <w:div w:id="37897586">
          <w:marLeft w:val="0"/>
          <w:marRight w:val="0"/>
          <w:marTop w:val="0"/>
          <w:marBottom w:val="0"/>
          <w:divBdr>
            <w:top w:val="none" w:sz="0" w:space="0" w:color="auto"/>
            <w:left w:val="none" w:sz="0" w:space="0" w:color="auto"/>
            <w:bottom w:val="none" w:sz="0" w:space="0" w:color="auto"/>
            <w:right w:val="none" w:sz="0" w:space="0" w:color="auto"/>
          </w:divBdr>
        </w:div>
        <w:div w:id="49378635">
          <w:marLeft w:val="0"/>
          <w:marRight w:val="0"/>
          <w:marTop w:val="0"/>
          <w:marBottom w:val="0"/>
          <w:divBdr>
            <w:top w:val="none" w:sz="0" w:space="0" w:color="auto"/>
            <w:left w:val="none" w:sz="0" w:space="0" w:color="auto"/>
            <w:bottom w:val="none" w:sz="0" w:space="0" w:color="auto"/>
            <w:right w:val="none" w:sz="0" w:space="0" w:color="auto"/>
          </w:divBdr>
        </w:div>
        <w:div w:id="56367786">
          <w:marLeft w:val="0"/>
          <w:marRight w:val="0"/>
          <w:marTop w:val="0"/>
          <w:marBottom w:val="0"/>
          <w:divBdr>
            <w:top w:val="none" w:sz="0" w:space="0" w:color="auto"/>
            <w:left w:val="none" w:sz="0" w:space="0" w:color="auto"/>
            <w:bottom w:val="none" w:sz="0" w:space="0" w:color="auto"/>
            <w:right w:val="none" w:sz="0" w:space="0" w:color="auto"/>
          </w:divBdr>
        </w:div>
        <w:div w:id="80298751">
          <w:marLeft w:val="0"/>
          <w:marRight w:val="0"/>
          <w:marTop w:val="0"/>
          <w:marBottom w:val="0"/>
          <w:divBdr>
            <w:top w:val="none" w:sz="0" w:space="0" w:color="auto"/>
            <w:left w:val="none" w:sz="0" w:space="0" w:color="auto"/>
            <w:bottom w:val="none" w:sz="0" w:space="0" w:color="auto"/>
            <w:right w:val="none" w:sz="0" w:space="0" w:color="auto"/>
          </w:divBdr>
        </w:div>
        <w:div w:id="87238676">
          <w:marLeft w:val="0"/>
          <w:marRight w:val="0"/>
          <w:marTop w:val="0"/>
          <w:marBottom w:val="0"/>
          <w:divBdr>
            <w:top w:val="none" w:sz="0" w:space="0" w:color="auto"/>
            <w:left w:val="none" w:sz="0" w:space="0" w:color="auto"/>
            <w:bottom w:val="none" w:sz="0" w:space="0" w:color="auto"/>
            <w:right w:val="none" w:sz="0" w:space="0" w:color="auto"/>
          </w:divBdr>
        </w:div>
        <w:div w:id="165248714">
          <w:marLeft w:val="0"/>
          <w:marRight w:val="0"/>
          <w:marTop w:val="0"/>
          <w:marBottom w:val="0"/>
          <w:divBdr>
            <w:top w:val="none" w:sz="0" w:space="0" w:color="auto"/>
            <w:left w:val="none" w:sz="0" w:space="0" w:color="auto"/>
            <w:bottom w:val="none" w:sz="0" w:space="0" w:color="auto"/>
            <w:right w:val="none" w:sz="0" w:space="0" w:color="auto"/>
          </w:divBdr>
        </w:div>
        <w:div w:id="219705750">
          <w:marLeft w:val="0"/>
          <w:marRight w:val="0"/>
          <w:marTop w:val="0"/>
          <w:marBottom w:val="0"/>
          <w:divBdr>
            <w:top w:val="none" w:sz="0" w:space="0" w:color="auto"/>
            <w:left w:val="none" w:sz="0" w:space="0" w:color="auto"/>
            <w:bottom w:val="none" w:sz="0" w:space="0" w:color="auto"/>
            <w:right w:val="none" w:sz="0" w:space="0" w:color="auto"/>
          </w:divBdr>
        </w:div>
        <w:div w:id="335160280">
          <w:marLeft w:val="0"/>
          <w:marRight w:val="0"/>
          <w:marTop w:val="0"/>
          <w:marBottom w:val="0"/>
          <w:divBdr>
            <w:top w:val="none" w:sz="0" w:space="0" w:color="auto"/>
            <w:left w:val="none" w:sz="0" w:space="0" w:color="auto"/>
            <w:bottom w:val="none" w:sz="0" w:space="0" w:color="auto"/>
            <w:right w:val="none" w:sz="0" w:space="0" w:color="auto"/>
          </w:divBdr>
        </w:div>
        <w:div w:id="508101920">
          <w:marLeft w:val="0"/>
          <w:marRight w:val="0"/>
          <w:marTop w:val="0"/>
          <w:marBottom w:val="0"/>
          <w:divBdr>
            <w:top w:val="none" w:sz="0" w:space="0" w:color="auto"/>
            <w:left w:val="none" w:sz="0" w:space="0" w:color="auto"/>
            <w:bottom w:val="none" w:sz="0" w:space="0" w:color="auto"/>
            <w:right w:val="none" w:sz="0" w:space="0" w:color="auto"/>
          </w:divBdr>
        </w:div>
        <w:div w:id="554126551">
          <w:marLeft w:val="0"/>
          <w:marRight w:val="0"/>
          <w:marTop w:val="0"/>
          <w:marBottom w:val="0"/>
          <w:divBdr>
            <w:top w:val="none" w:sz="0" w:space="0" w:color="auto"/>
            <w:left w:val="none" w:sz="0" w:space="0" w:color="auto"/>
            <w:bottom w:val="none" w:sz="0" w:space="0" w:color="auto"/>
            <w:right w:val="none" w:sz="0" w:space="0" w:color="auto"/>
          </w:divBdr>
        </w:div>
        <w:div w:id="617954028">
          <w:marLeft w:val="0"/>
          <w:marRight w:val="0"/>
          <w:marTop w:val="0"/>
          <w:marBottom w:val="0"/>
          <w:divBdr>
            <w:top w:val="none" w:sz="0" w:space="0" w:color="auto"/>
            <w:left w:val="none" w:sz="0" w:space="0" w:color="auto"/>
            <w:bottom w:val="none" w:sz="0" w:space="0" w:color="auto"/>
            <w:right w:val="none" w:sz="0" w:space="0" w:color="auto"/>
          </w:divBdr>
        </w:div>
        <w:div w:id="646204081">
          <w:marLeft w:val="0"/>
          <w:marRight w:val="0"/>
          <w:marTop w:val="0"/>
          <w:marBottom w:val="0"/>
          <w:divBdr>
            <w:top w:val="none" w:sz="0" w:space="0" w:color="auto"/>
            <w:left w:val="none" w:sz="0" w:space="0" w:color="auto"/>
            <w:bottom w:val="none" w:sz="0" w:space="0" w:color="auto"/>
            <w:right w:val="none" w:sz="0" w:space="0" w:color="auto"/>
          </w:divBdr>
        </w:div>
        <w:div w:id="677271573">
          <w:marLeft w:val="0"/>
          <w:marRight w:val="0"/>
          <w:marTop w:val="0"/>
          <w:marBottom w:val="0"/>
          <w:divBdr>
            <w:top w:val="none" w:sz="0" w:space="0" w:color="auto"/>
            <w:left w:val="none" w:sz="0" w:space="0" w:color="auto"/>
            <w:bottom w:val="none" w:sz="0" w:space="0" w:color="auto"/>
            <w:right w:val="none" w:sz="0" w:space="0" w:color="auto"/>
          </w:divBdr>
        </w:div>
        <w:div w:id="680663019">
          <w:marLeft w:val="0"/>
          <w:marRight w:val="0"/>
          <w:marTop w:val="0"/>
          <w:marBottom w:val="0"/>
          <w:divBdr>
            <w:top w:val="none" w:sz="0" w:space="0" w:color="auto"/>
            <w:left w:val="none" w:sz="0" w:space="0" w:color="auto"/>
            <w:bottom w:val="none" w:sz="0" w:space="0" w:color="auto"/>
            <w:right w:val="none" w:sz="0" w:space="0" w:color="auto"/>
          </w:divBdr>
        </w:div>
        <w:div w:id="762729413">
          <w:marLeft w:val="0"/>
          <w:marRight w:val="0"/>
          <w:marTop w:val="0"/>
          <w:marBottom w:val="0"/>
          <w:divBdr>
            <w:top w:val="none" w:sz="0" w:space="0" w:color="auto"/>
            <w:left w:val="none" w:sz="0" w:space="0" w:color="auto"/>
            <w:bottom w:val="none" w:sz="0" w:space="0" w:color="auto"/>
            <w:right w:val="none" w:sz="0" w:space="0" w:color="auto"/>
          </w:divBdr>
        </w:div>
        <w:div w:id="800610714">
          <w:marLeft w:val="0"/>
          <w:marRight w:val="0"/>
          <w:marTop w:val="0"/>
          <w:marBottom w:val="0"/>
          <w:divBdr>
            <w:top w:val="none" w:sz="0" w:space="0" w:color="auto"/>
            <w:left w:val="none" w:sz="0" w:space="0" w:color="auto"/>
            <w:bottom w:val="none" w:sz="0" w:space="0" w:color="auto"/>
            <w:right w:val="none" w:sz="0" w:space="0" w:color="auto"/>
          </w:divBdr>
        </w:div>
        <w:div w:id="896818988">
          <w:marLeft w:val="0"/>
          <w:marRight w:val="0"/>
          <w:marTop w:val="0"/>
          <w:marBottom w:val="0"/>
          <w:divBdr>
            <w:top w:val="none" w:sz="0" w:space="0" w:color="auto"/>
            <w:left w:val="none" w:sz="0" w:space="0" w:color="auto"/>
            <w:bottom w:val="none" w:sz="0" w:space="0" w:color="auto"/>
            <w:right w:val="none" w:sz="0" w:space="0" w:color="auto"/>
          </w:divBdr>
        </w:div>
        <w:div w:id="1079251319">
          <w:marLeft w:val="0"/>
          <w:marRight w:val="0"/>
          <w:marTop w:val="0"/>
          <w:marBottom w:val="0"/>
          <w:divBdr>
            <w:top w:val="none" w:sz="0" w:space="0" w:color="auto"/>
            <w:left w:val="none" w:sz="0" w:space="0" w:color="auto"/>
            <w:bottom w:val="none" w:sz="0" w:space="0" w:color="auto"/>
            <w:right w:val="none" w:sz="0" w:space="0" w:color="auto"/>
          </w:divBdr>
        </w:div>
        <w:div w:id="1138257881">
          <w:marLeft w:val="0"/>
          <w:marRight w:val="0"/>
          <w:marTop w:val="0"/>
          <w:marBottom w:val="0"/>
          <w:divBdr>
            <w:top w:val="none" w:sz="0" w:space="0" w:color="auto"/>
            <w:left w:val="none" w:sz="0" w:space="0" w:color="auto"/>
            <w:bottom w:val="none" w:sz="0" w:space="0" w:color="auto"/>
            <w:right w:val="none" w:sz="0" w:space="0" w:color="auto"/>
          </w:divBdr>
        </w:div>
        <w:div w:id="1176264500">
          <w:marLeft w:val="0"/>
          <w:marRight w:val="0"/>
          <w:marTop w:val="0"/>
          <w:marBottom w:val="0"/>
          <w:divBdr>
            <w:top w:val="none" w:sz="0" w:space="0" w:color="auto"/>
            <w:left w:val="none" w:sz="0" w:space="0" w:color="auto"/>
            <w:bottom w:val="none" w:sz="0" w:space="0" w:color="auto"/>
            <w:right w:val="none" w:sz="0" w:space="0" w:color="auto"/>
          </w:divBdr>
        </w:div>
        <w:div w:id="1193618328">
          <w:marLeft w:val="0"/>
          <w:marRight w:val="0"/>
          <w:marTop w:val="0"/>
          <w:marBottom w:val="0"/>
          <w:divBdr>
            <w:top w:val="none" w:sz="0" w:space="0" w:color="auto"/>
            <w:left w:val="none" w:sz="0" w:space="0" w:color="auto"/>
            <w:bottom w:val="none" w:sz="0" w:space="0" w:color="auto"/>
            <w:right w:val="none" w:sz="0" w:space="0" w:color="auto"/>
          </w:divBdr>
        </w:div>
        <w:div w:id="1202982653">
          <w:marLeft w:val="0"/>
          <w:marRight w:val="0"/>
          <w:marTop w:val="0"/>
          <w:marBottom w:val="0"/>
          <w:divBdr>
            <w:top w:val="none" w:sz="0" w:space="0" w:color="auto"/>
            <w:left w:val="none" w:sz="0" w:space="0" w:color="auto"/>
            <w:bottom w:val="none" w:sz="0" w:space="0" w:color="auto"/>
            <w:right w:val="none" w:sz="0" w:space="0" w:color="auto"/>
          </w:divBdr>
        </w:div>
        <w:div w:id="1273053924">
          <w:marLeft w:val="0"/>
          <w:marRight w:val="0"/>
          <w:marTop w:val="0"/>
          <w:marBottom w:val="0"/>
          <w:divBdr>
            <w:top w:val="none" w:sz="0" w:space="0" w:color="auto"/>
            <w:left w:val="none" w:sz="0" w:space="0" w:color="auto"/>
            <w:bottom w:val="none" w:sz="0" w:space="0" w:color="auto"/>
            <w:right w:val="none" w:sz="0" w:space="0" w:color="auto"/>
          </w:divBdr>
        </w:div>
        <w:div w:id="1539583007">
          <w:marLeft w:val="0"/>
          <w:marRight w:val="0"/>
          <w:marTop w:val="0"/>
          <w:marBottom w:val="0"/>
          <w:divBdr>
            <w:top w:val="none" w:sz="0" w:space="0" w:color="auto"/>
            <w:left w:val="none" w:sz="0" w:space="0" w:color="auto"/>
            <w:bottom w:val="none" w:sz="0" w:space="0" w:color="auto"/>
            <w:right w:val="none" w:sz="0" w:space="0" w:color="auto"/>
          </w:divBdr>
        </w:div>
        <w:div w:id="1605573010">
          <w:marLeft w:val="0"/>
          <w:marRight w:val="0"/>
          <w:marTop w:val="0"/>
          <w:marBottom w:val="0"/>
          <w:divBdr>
            <w:top w:val="none" w:sz="0" w:space="0" w:color="auto"/>
            <w:left w:val="none" w:sz="0" w:space="0" w:color="auto"/>
            <w:bottom w:val="none" w:sz="0" w:space="0" w:color="auto"/>
            <w:right w:val="none" w:sz="0" w:space="0" w:color="auto"/>
          </w:divBdr>
        </w:div>
        <w:div w:id="1661038751">
          <w:marLeft w:val="0"/>
          <w:marRight w:val="0"/>
          <w:marTop w:val="0"/>
          <w:marBottom w:val="0"/>
          <w:divBdr>
            <w:top w:val="none" w:sz="0" w:space="0" w:color="auto"/>
            <w:left w:val="none" w:sz="0" w:space="0" w:color="auto"/>
            <w:bottom w:val="none" w:sz="0" w:space="0" w:color="auto"/>
            <w:right w:val="none" w:sz="0" w:space="0" w:color="auto"/>
          </w:divBdr>
        </w:div>
        <w:div w:id="1767269291">
          <w:marLeft w:val="0"/>
          <w:marRight w:val="0"/>
          <w:marTop w:val="0"/>
          <w:marBottom w:val="0"/>
          <w:divBdr>
            <w:top w:val="none" w:sz="0" w:space="0" w:color="auto"/>
            <w:left w:val="none" w:sz="0" w:space="0" w:color="auto"/>
            <w:bottom w:val="none" w:sz="0" w:space="0" w:color="auto"/>
            <w:right w:val="none" w:sz="0" w:space="0" w:color="auto"/>
          </w:divBdr>
        </w:div>
        <w:div w:id="1930460458">
          <w:marLeft w:val="0"/>
          <w:marRight w:val="0"/>
          <w:marTop w:val="0"/>
          <w:marBottom w:val="0"/>
          <w:divBdr>
            <w:top w:val="none" w:sz="0" w:space="0" w:color="auto"/>
            <w:left w:val="none" w:sz="0" w:space="0" w:color="auto"/>
            <w:bottom w:val="none" w:sz="0" w:space="0" w:color="auto"/>
            <w:right w:val="none" w:sz="0" w:space="0" w:color="auto"/>
          </w:divBdr>
        </w:div>
        <w:div w:id="1951205865">
          <w:marLeft w:val="0"/>
          <w:marRight w:val="0"/>
          <w:marTop w:val="0"/>
          <w:marBottom w:val="0"/>
          <w:divBdr>
            <w:top w:val="none" w:sz="0" w:space="0" w:color="auto"/>
            <w:left w:val="none" w:sz="0" w:space="0" w:color="auto"/>
            <w:bottom w:val="none" w:sz="0" w:space="0" w:color="auto"/>
            <w:right w:val="none" w:sz="0" w:space="0" w:color="auto"/>
          </w:divBdr>
        </w:div>
        <w:div w:id="1961910268">
          <w:marLeft w:val="0"/>
          <w:marRight w:val="0"/>
          <w:marTop w:val="0"/>
          <w:marBottom w:val="0"/>
          <w:divBdr>
            <w:top w:val="none" w:sz="0" w:space="0" w:color="auto"/>
            <w:left w:val="none" w:sz="0" w:space="0" w:color="auto"/>
            <w:bottom w:val="none" w:sz="0" w:space="0" w:color="auto"/>
            <w:right w:val="none" w:sz="0" w:space="0" w:color="auto"/>
          </w:divBdr>
        </w:div>
      </w:divsChild>
    </w:div>
    <w:div w:id="1790007463">
      <w:bodyDiv w:val="1"/>
      <w:marLeft w:val="0"/>
      <w:marRight w:val="0"/>
      <w:marTop w:val="0"/>
      <w:marBottom w:val="0"/>
      <w:divBdr>
        <w:top w:val="none" w:sz="0" w:space="0" w:color="auto"/>
        <w:left w:val="none" w:sz="0" w:space="0" w:color="auto"/>
        <w:bottom w:val="none" w:sz="0" w:space="0" w:color="auto"/>
        <w:right w:val="none" w:sz="0" w:space="0" w:color="auto"/>
      </w:divBdr>
    </w:div>
    <w:div w:id="1791702856">
      <w:bodyDiv w:val="1"/>
      <w:marLeft w:val="0"/>
      <w:marRight w:val="0"/>
      <w:marTop w:val="0"/>
      <w:marBottom w:val="0"/>
      <w:divBdr>
        <w:top w:val="none" w:sz="0" w:space="0" w:color="auto"/>
        <w:left w:val="none" w:sz="0" w:space="0" w:color="auto"/>
        <w:bottom w:val="none" w:sz="0" w:space="0" w:color="auto"/>
        <w:right w:val="none" w:sz="0" w:space="0" w:color="auto"/>
      </w:divBdr>
    </w:div>
    <w:div w:id="1910186665">
      <w:bodyDiv w:val="1"/>
      <w:marLeft w:val="0"/>
      <w:marRight w:val="0"/>
      <w:marTop w:val="0"/>
      <w:marBottom w:val="0"/>
      <w:divBdr>
        <w:top w:val="none" w:sz="0" w:space="0" w:color="auto"/>
        <w:left w:val="none" w:sz="0" w:space="0" w:color="auto"/>
        <w:bottom w:val="none" w:sz="0" w:space="0" w:color="auto"/>
        <w:right w:val="none" w:sz="0" w:space="0" w:color="auto"/>
      </w:divBdr>
      <w:divsChild>
        <w:div w:id="4600844">
          <w:marLeft w:val="0"/>
          <w:marRight w:val="0"/>
          <w:marTop w:val="0"/>
          <w:marBottom w:val="0"/>
          <w:divBdr>
            <w:top w:val="none" w:sz="0" w:space="0" w:color="auto"/>
            <w:left w:val="none" w:sz="0" w:space="0" w:color="auto"/>
            <w:bottom w:val="none" w:sz="0" w:space="0" w:color="auto"/>
            <w:right w:val="none" w:sz="0" w:space="0" w:color="auto"/>
          </w:divBdr>
        </w:div>
        <w:div w:id="20133357">
          <w:marLeft w:val="0"/>
          <w:marRight w:val="0"/>
          <w:marTop w:val="0"/>
          <w:marBottom w:val="0"/>
          <w:divBdr>
            <w:top w:val="none" w:sz="0" w:space="0" w:color="auto"/>
            <w:left w:val="none" w:sz="0" w:space="0" w:color="auto"/>
            <w:bottom w:val="none" w:sz="0" w:space="0" w:color="auto"/>
            <w:right w:val="none" w:sz="0" w:space="0" w:color="auto"/>
          </w:divBdr>
        </w:div>
        <w:div w:id="20588947">
          <w:marLeft w:val="0"/>
          <w:marRight w:val="0"/>
          <w:marTop w:val="0"/>
          <w:marBottom w:val="0"/>
          <w:divBdr>
            <w:top w:val="none" w:sz="0" w:space="0" w:color="auto"/>
            <w:left w:val="none" w:sz="0" w:space="0" w:color="auto"/>
            <w:bottom w:val="none" w:sz="0" w:space="0" w:color="auto"/>
            <w:right w:val="none" w:sz="0" w:space="0" w:color="auto"/>
          </w:divBdr>
        </w:div>
        <w:div w:id="44724153">
          <w:marLeft w:val="0"/>
          <w:marRight w:val="0"/>
          <w:marTop w:val="0"/>
          <w:marBottom w:val="0"/>
          <w:divBdr>
            <w:top w:val="none" w:sz="0" w:space="0" w:color="auto"/>
            <w:left w:val="none" w:sz="0" w:space="0" w:color="auto"/>
            <w:bottom w:val="none" w:sz="0" w:space="0" w:color="auto"/>
            <w:right w:val="none" w:sz="0" w:space="0" w:color="auto"/>
          </w:divBdr>
        </w:div>
        <w:div w:id="46417194">
          <w:marLeft w:val="0"/>
          <w:marRight w:val="0"/>
          <w:marTop w:val="0"/>
          <w:marBottom w:val="0"/>
          <w:divBdr>
            <w:top w:val="none" w:sz="0" w:space="0" w:color="auto"/>
            <w:left w:val="none" w:sz="0" w:space="0" w:color="auto"/>
            <w:bottom w:val="none" w:sz="0" w:space="0" w:color="auto"/>
            <w:right w:val="none" w:sz="0" w:space="0" w:color="auto"/>
          </w:divBdr>
        </w:div>
        <w:div w:id="74087318">
          <w:marLeft w:val="0"/>
          <w:marRight w:val="0"/>
          <w:marTop w:val="0"/>
          <w:marBottom w:val="0"/>
          <w:divBdr>
            <w:top w:val="none" w:sz="0" w:space="0" w:color="auto"/>
            <w:left w:val="none" w:sz="0" w:space="0" w:color="auto"/>
            <w:bottom w:val="none" w:sz="0" w:space="0" w:color="auto"/>
            <w:right w:val="none" w:sz="0" w:space="0" w:color="auto"/>
          </w:divBdr>
        </w:div>
        <w:div w:id="89548492">
          <w:marLeft w:val="0"/>
          <w:marRight w:val="0"/>
          <w:marTop w:val="0"/>
          <w:marBottom w:val="0"/>
          <w:divBdr>
            <w:top w:val="none" w:sz="0" w:space="0" w:color="auto"/>
            <w:left w:val="none" w:sz="0" w:space="0" w:color="auto"/>
            <w:bottom w:val="none" w:sz="0" w:space="0" w:color="auto"/>
            <w:right w:val="none" w:sz="0" w:space="0" w:color="auto"/>
          </w:divBdr>
        </w:div>
        <w:div w:id="93943211">
          <w:marLeft w:val="0"/>
          <w:marRight w:val="0"/>
          <w:marTop w:val="0"/>
          <w:marBottom w:val="0"/>
          <w:divBdr>
            <w:top w:val="none" w:sz="0" w:space="0" w:color="auto"/>
            <w:left w:val="none" w:sz="0" w:space="0" w:color="auto"/>
            <w:bottom w:val="none" w:sz="0" w:space="0" w:color="auto"/>
            <w:right w:val="none" w:sz="0" w:space="0" w:color="auto"/>
          </w:divBdr>
        </w:div>
        <w:div w:id="106118607">
          <w:marLeft w:val="0"/>
          <w:marRight w:val="0"/>
          <w:marTop w:val="0"/>
          <w:marBottom w:val="0"/>
          <w:divBdr>
            <w:top w:val="none" w:sz="0" w:space="0" w:color="auto"/>
            <w:left w:val="none" w:sz="0" w:space="0" w:color="auto"/>
            <w:bottom w:val="none" w:sz="0" w:space="0" w:color="auto"/>
            <w:right w:val="none" w:sz="0" w:space="0" w:color="auto"/>
          </w:divBdr>
        </w:div>
        <w:div w:id="122577660">
          <w:marLeft w:val="0"/>
          <w:marRight w:val="0"/>
          <w:marTop w:val="0"/>
          <w:marBottom w:val="0"/>
          <w:divBdr>
            <w:top w:val="none" w:sz="0" w:space="0" w:color="auto"/>
            <w:left w:val="none" w:sz="0" w:space="0" w:color="auto"/>
            <w:bottom w:val="none" w:sz="0" w:space="0" w:color="auto"/>
            <w:right w:val="none" w:sz="0" w:space="0" w:color="auto"/>
          </w:divBdr>
        </w:div>
        <w:div w:id="127019422">
          <w:marLeft w:val="0"/>
          <w:marRight w:val="0"/>
          <w:marTop w:val="0"/>
          <w:marBottom w:val="0"/>
          <w:divBdr>
            <w:top w:val="none" w:sz="0" w:space="0" w:color="auto"/>
            <w:left w:val="none" w:sz="0" w:space="0" w:color="auto"/>
            <w:bottom w:val="none" w:sz="0" w:space="0" w:color="auto"/>
            <w:right w:val="none" w:sz="0" w:space="0" w:color="auto"/>
          </w:divBdr>
        </w:div>
        <w:div w:id="147672367">
          <w:marLeft w:val="0"/>
          <w:marRight w:val="0"/>
          <w:marTop w:val="0"/>
          <w:marBottom w:val="0"/>
          <w:divBdr>
            <w:top w:val="none" w:sz="0" w:space="0" w:color="auto"/>
            <w:left w:val="none" w:sz="0" w:space="0" w:color="auto"/>
            <w:bottom w:val="none" w:sz="0" w:space="0" w:color="auto"/>
            <w:right w:val="none" w:sz="0" w:space="0" w:color="auto"/>
          </w:divBdr>
        </w:div>
        <w:div w:id="182089692">
          <w:marLeft w:val="0"/>
          <w:marRight w:val="0"/>
          <w:marTop w:val="0"/>
          <w:marBottom w:val="0"/>
          <w:divBdr>
            <w:top w:val="none" w:sz="0" w:space="0" w:color="auto"/>
            <w:left w:val="none" w:sz="0" w:space="0" w:color="auto"/>
            <w:bottom w:val="none" w:sz="0" w:space="0" w:color="auto"/>
            <w:right w:val="none" w:sz="0" w:space="0" w:color="auto"/>
          </w:divBdr>
        </w:div>
        <w:div w:id="190538779">
          <w:marLeft w:val="0"/>
          <w:marRight w:val="0"/>
          <w:marTop w:val="0"/>
          <w:marBottom w:val="0"/>
          <w:divBdr>
            <w:top w:val="none" w:sz="0" w:space="0" w:color="auto"/>
            <w:left w:val="none" w:sz="0" w:space="0" w:color="auto"/>
            <w:bottom w:val="none" w:sz="0" w:space="0" w:color="auto"/>
            <w:right w:val="none" w:sz="0" w:space="0" w:color="auto"/>
          </w:divBdr>
        </w:div>
        <w:div w:id="217477549">
          <w:marLeft w:val="0"/>
          <w:marRight w:val="0"/>
          <w:marTop w:val="0"/>
          <w:marBottom w:val="0"/>
          <w:divBdr>
            <w:top w:val="none" w:sz="0" w:space="0" w:color="auto"/>
            <w:left w:val="none" w:sz="0" w:space="0" w:color="auto"/>
            <w:bottom w:val="none" w:sz="0" w:space="0" w:color="auto"/>
            <w:right w:val="none" w:sz="0" w:space="0" w:color="auto"/>
          </w:divBdr>
        </w:div>
        <w:div w:id="246353652">
          <w:marLeft w:val="0"/>
          <w:marRight w:val="0"/>
          <w:marTop w:val="0"/>
          <w:marBottom w:val="0"/>
          <w:divBdr>
            <w:top w:val="none" w:sz="0" w:space="0" w:color="auto"/>
            <w:left w:val="none" w:sz="0" w:space="0" w:color="auto"/>
            <w:bottom w:val="none" w:sz="0" w:space="0" w:color="auto"/>
            <w:right w:val="none" w:sz="0" w:space="0" w:color="auto"/>
          </w:divBdr>
        </w:div>
        <w:div w:id="254902125">
          <w:marLeft w:val="0"/>
          <w:marRight w:val="0"/>
          <w:marTop w:val="0"/>
          <w:marBottom w:val="0"/>
          <w:divBdr>
            <w:top w:val="none" w:sz="0" w:space="0" w:color="auto"/>
            <w:left w:val="none" w:sz="0" w:space="0" w:color="auto"/>
            <w:bottom w:val="none" w:sz="0" w:space="0" w:color="auto"/>
            <w:right w:val="none" w:sz="0" w:space="0" w:color="auto"/>
          </w:divBdr>
        </w:div>
        <w:div w:id="279921133">
          <w:marLeft w:val="0"/>
          <w:marRight w:val="0"/>
          <w:marTop w:val="0"/>
          <w:marBottom w:val="0"/>
          <w:divBdr>
            <w:top w:val="none" w:sz="0" w:space="0" w:color="auto"/>
            <w:left w:val="none" w:sz="0" w:space="0" w:color="auto"/>
            <w:bottom w:val="none" w:sz="0" w:space="0" w:color="auto"/>
            <w:right w:val="none" w:sz="0" w:space="0" w:color="auto"/>
          </w:divBdr>
        </w:div>
        <w:div w:id="380788208">
          <w:marLeft w:val="0"/>
          <w:marRight w:val="0"/>
          <w:marTop w:val="0"/>
          <w:marBottom w:val="0"/>
          <w:divBdr>
            <w:top w:val="none" w:sz="0" w:space="0" w:color="auto"/>
            <w:left w:val="none" w:sz="0" w:space="0" w:color="auto"/>
            <w:bottom w:val="none" w:sz="0" w:space="0" w:color="auto"/>
            <w:right w:val="none" w:sz="0" w:space="0" w:color="auto"/>
          </w:divBdr>
        </w:div>
        <w:div w:id="432828213">
          <w:marLeft w:val="0"/>
          <w:marRight w:val="0"/>
          <w:marTop w:val="0"/>
          <w:marBottom w:val="0"/>
          <w:divBdr>
            <w:top w:val="none" w:sz="0" w:space="0" w:color="auto"/>
            <w:left w:val="none" w:sz="0" w:space="0" w:color="auto"/>
            <w:bottom w:val="none" w:sz="0" w:space="0" w:color="auto"/>
            <w:right w:val="none" w:sz="0" w:space="0" w:color="auto"/>
          </w:divBdr>
        </w:div>
        <w:div w:id="439419657">
          <w:marLeft w:val="0"/>
          <w:marRight w:val="0"/>
          <w:marTop w:val="0"/>
          <w:marBottom w:val="0"/>
          <w:divBdr>
            <w:top w:val="none" w:sz="0" w:space="0" w:color="auto"/>
            <w:left w:val="none" w:sz="0" w:space="0" w:color="auto"/>
            <w:bottom w:val="none" w:sz="0" w:space="0" w:color="auto"/>
            <w:right w:val="none" w:sz="0" w:space="0" w:color="auto"/>
          </w:divBdr>
        </w:div>
        <w:div w:id="472797655">
          <w:marLeft w:val="0"/>
          <w:marRight w:val="0"/>
          <w:marTop w:val="0"/>
          <w:marBottom w:val="0"/>
          <w:divBdr>
            <w:top w:val="none" w:sz="0" w:space="0" w:color="auto"/>
            <w:left w:val="none" w:sz="0" w:space="0" w:color="auto"/>
            <w:bottom w:val="none" w:sz="0" w:space="0" w:color="auto"/>
            <w:right w:val="none" w:sz="0" w:space="0" w:color="auto"/>
          </w:divBdr>
        </w:div>
        <w:div w:id="484049439">
          <w:marLeft w:val="0"/>
          <w:marRight w:val="0"/>
          <w:marTop w:val="0"/>
          <w:marBottom w:val="0"/>
          <w:divBdr>
            <w:top w:val="none" w:sz="0" w:space="0" w:color="auto"/>
            <w:left w:val="none" w:sz="0" w:space="0" w:color="auto"/>
            <w:bottom w:val="none" w:sz="0" w:space="0" w:color="auto"/>
            <w:right w:val="none" w:sz="0" w:space="0" w:color="auto"/>
          </w:divBdr>
        </w:div>
        <w:div w:id="502282904">
          <w:marLeft w:val="0"/>
          <w:marRight w:val="0"/>
          <w:marTop w:val="0"/>
          <w:marBottom w:val="0"/>
          <w:divBdr>
            <w:top w:val="none" w:sz="0" w:space="0" w:color="auto"/>
            <w:left w:val="none" w:sz="0" w:space="0" w:color="auto"/>
            <w:bottom w:val="none" w:sz="0" w:space="0" w:color="auto"/>
            <w:right w:val="none" w:sz="0" w:space="0" w:color="auto"/>
          </w:divBdr>
        </w:div>
        <w:div w:id="503594701">
          <w:marLeft w:val="0"/>
          <w:marRight w:val="0"/>
          <w:marTop w:val="0"/>
          <w:marBottom w:val="0"/>
          <w:divBdr>
            <w:top w:val="none" w:sz="0" w:space="0" w:color="auto"/>
            <w:left w:val="none" w:sz="0" w:space="0" w:color="auto"/>
            <w:bottom w:val="none" w:sz="0" w:space="0" w:color="auto"/>
            <w:right w:val="none" w:sz="0" w:space="0" w:color="auto"/>
          </w:divBdr>
        </w:div>
        <w:div w:id="515508527">
          <w:marLeft w:val="0"/>
          <w:marRight w:val="0"/>
          <w:marTop w:val="0"/>
          <w:marBottom w:val="0"/>
          <w:divBdr>
            <w:top w:val="none" w:sz="0" w:space="0" w:color="auto"/>
            <w:left w:val="none" w:sz="0" w:space="0" w:color="auto"/>
            <w:bottom w:val="none" w:sz="0" w:space="0" w:color="auto"/>
            <w:right w:val="none" w:sz="0" w:space="0" w:color="auto"/>
          </w:divBdr>
        </w:div>
        <w:div w:id="556473494">
          <w:marLeft w:val="0"/>
          <w:marRight w:val="0"/>
          <w:marTop w:val="0"/>
          <w:marBottom w:val="0"/>
          <w:divBdr>
            <w:top w:val="none" w:sz="0" w:space="0" w:color="auto"/>
            <w:left w:val="none" w:sz="0" w:space="0" w:color="auto"/>
            <w:bottom w:val="none" w:sz="0" w:space="0" w:color="auto"/>
            <w:right w:val="none" w:sz="0" w:space="0" w:color="auto"/>
          </w:divBdr>
        </w:div>
        <w:div w:id="561216175">
          <w:marLeft w:val="0"/>
          <w:marRight w:val="0"/>
          <w:marTop w:val="0"/>
          <w:marBottom w:val="0"/>
          <w:divBdr>
            <w:top w:val="none" w:sz="0" w:space="0" w:color="auto"/>
            <w:left w:val="none" w:sz="0" w:space="0" w:color="auto"/>
            <w:bottom w:val="none" w:sz="0" w:space="0" w:color="auto"/>
            <w:right w:val="none" w:sz="0" w:space="0" w:color="auto"/>
          </w:divBdr>
        </w:div>
        <w:div w:id="572130473">
          <w:marLeft w:val="0"/>
          <w:marRight w:val="0"/>
          <w:marTop w:val="0"/>
          <w:marBottom w:val="0"/>
          <w:divBdr>
            <w:top w:val="none" w:sz="0" w:space="0" w:color="auto"/>
            <w:left w:val="none" w:sz="0" w:space="0" w:color="auto"/>
            <w:bottom w:val="none" w:sz="0" w:space="0" w:color="auto"/>
            <w:right w:val="none" w:sz="0" w:space="0" w:color="auto"/>
          </w:divBdr>
        </w:div>
        <w:div w:id="626157561">
          <w:marLeft w:val="0"/>
          <w:marRight w:val="0"/>
          <w:marTop w:val="0"/>
          <w:marBottom w:val="0"/>
          <w:divBdr>
            <w:top w:val="none" w:sz="0" w:space="0" w:color="auto"/>
            <w:left w:val="none" w:sz="0" w:space="0" w:color="auto"/>
            <w:bottom w:val="none" w:sz="0" w:space="0" w:color="auto"/>
            <w:right w:val="none" w:sz="0" w:space="0" w:color="auto"/>
          </w:divBdr>
        </w:div>
        <w:div w:id="657533914">
          <w:marLeft w:val="0"/>
          <w:marRight w:val="0"/>
          <w:marTop w:val="0"/>
          <w:marBottom w:val="0"/>
          <w:divBdr>
            <w:top w:val="none" w:sz="0" w:space="0" w:color="auto"/>
            <w:left w:val="none" w:sz="0" w:space="0" w:color="auto"/>
            <w:bottom w:val="none" w:sz="0" w:space="0" w:color="auto"/>
            <w:right w:val="none" w:sz="0" w:space="0" w:color="auto"/>
          </w:divBdr>
        </w:div>
        <w:div w:id="675763187">
          <w:marLeft w:val="0"/>
          <w:marRight w:val="0"/>
          <w:marTop w:val="0"/>
          <w:marBottom w:val="0"/>
          <w:divBdr>
            <w:top w:val="none" w:sz="0" w:space="0" w:color="auto"/>
            <w:left w:val="none" w:sz="0" w:space="0" w:color="auto"/>
            <w:bottom w:val="none" w:sz="0" w:space="0" w:color="auto"/>
            <w:right w:val="none" w:sz="0" w:space="0" w:color="auto"/>
          </w:divBdr>
        </w:div>
        <w:div w:id="679895228">
          <w:marLeft w:val="0"/>
          <w:marRight w:val="0"/>
          <w:marTop w:val="0"/>
          <w:marBottom w:val="0"/>
          <w:divBdr>
            <w:top w:val="none" w:sz="0" w:space="0" w:color="auto"/>
            <w:left w:val="none" w:sz="0" w:space="0" w:color="auto"/>
            <w:bottom w:val="none" w:sz="0" w:space="0" w:color="auto"/>
            <w:right w:val="none" w:sz="0" w:space="0" w:color="auto"/>
          </w:divBdr>
        </w:div>
        <w:div w:id="722414641">
          <w:marLeft w:val="0"/>
          <w:marRight w:val="0"/>
          <w:marTop w:val="0"/>
          <w:marBottom w:val="0"/>
          <w:divBdr>
            <w:top w:val="none" w:sz="0" w:space="0" w:color="auto"/>
            <w:left w:val="none" w:sz="0" w:space="0" w:color="auto"/>
            <w:bottom w:val="none" w:sz="0" w:space="0" w:color="auto"/>
            <w:right w:val="none" w:sz="0" w:space="0" w:color="auto"/>
          </w:divBdr>
        </w:div>
        <w:div w:id="788546389">
          <w:marLeft w:val="0"/>
          <w:marRight w:val="0"/>
          <w:marTop w:val="0"/>
          <w:marBottom w:val="0"/>
          <w:divBdr>
            <w:top w:val="none" w:sz="0" w:space="0" w:color="auto"/>
            <w:left w:val="none" w:sz="0" w:space="0" w:color="auto"/>
            <w:bottom w:val="none" w:sz="0" w:space="0" w:color="auto"/>
            <w:right w:val="none" w:sz="0" w:space="0" w:color="auto"/>
          </w:divBdr>
        </w:div>
        <w:div w:id="813568425">
          <w:marLeft w:val="0"/>
          <w:marRight w:val="0"/>
          <w:marTop w:val="0"/>
          <w:marBottom w:val="0"/>
          <w:divBdr>
            <w:top w:val="none" w:sz="0" w:space="0" w:color="auto"/>
            <w:left w:val="none" w:sz="0" w:space="0" w:color="auto"/>
            <w:bottom w:val="none" w:sz="0" w:space="0" w:color="auto"/>
            <w:right w:val="none" w:sz="0" w:space="0" w:color="auto"/>
          </w:divBdr>
        </w:div>
        <w:div w:id="814178764">
          <w:marLeft w:val="0"/>
          <w:marRight w:val="0"/>
          <w:marTop w:val="0"/>
          <w:marBottom w:val="0"/>
          <w:divBdr>
            <w:top w:val="none" w:sz="0" w:space="0" w:color="auto"/>
            <w:left w:val="none" w:sz="0" w:space="0" w:color="auto"/>
            <w:bottom w:val="none" w:sz="0" w:space="0" w:color="auto"/>
            <w:right w:val="none" w:sz="0" w:space="0" w:color="auto"/>
          </w:divBdr>
        </w:div>
        <w:div w:id="825319884">
          <w:marLeft w:val="0"/>
          <w:marRight w:val="0"/>
          <w:marTop w:val="0"/>
          <w:marBottom w:val="0"/>
          <w:divBdr>
            <w:top w:val="none" w:sz="0" w:space="0" w:color="auto"/>
            <w:left w:val="none" w:sz="0" w:space="0" w:color="auto"/>
            <w:bottom w:val="none" w:sz="0" w:space="0" w:color="auto"/>
            <w:right w:val="none" w:sz="0" w:space="0" w:color="auto"/>
          </w:divBdr>
        </w:div>
        <w:div w:id="859468080">
          <w:marLeft w:val="0"/>
          <w:marRight w:val="0"/>
          <w:marTop w:val="0"/>
          <w:marBottom w:val="0"/>
          <w:divBdr>
            <w:top w:val="none" w:sz="0" w:space="0" w:color="auto"/>
            <w:left w:val="none" w:sz="0" w:space="0" w:color="auto"/>
            <w:bottom w:val="none" w:sz="0" w:space="0" w:color="auto"/>
            <w:right w:val="none" w:sz="0" w:space="0" w:color="auto"/>
          </w:divBdr>
        </w:div>
        <w:div w:id="874196589">
          <w:marLeft w:val="0"/>
          <w:marRight w:val="0"/>
          <w:marTop w:val="0"/>
          <w:marBottom w:val="0"/>
          <w:divBdr>
            <w:top w:val="none" w:sz="0" w:space="0" w:color="auto"/>
            <w:left w:val="none" w:sz="0" w:space="0" w:color="auto"/>
            <w:bottom w:val="none" w:sz="0" w:space="0" w:color="auto"/>
            <w:right w:val="none" w:sz="0" w:space="0" w:color="auto"/>
          </w:divBdr>
        </w:div>
        <w:div w:id="880047109">
          <w:marLeft w:val="0"/>
          <w:marRight w:val="0"/>
          <w:marTop w:val="0"/>
          <w:marBottom w:val="0"/>
          <w:divBdr>
            <w:top w:val="none" w:sz="0" w:space="0" w:color="auto"/>
            <w:left w:val="none" w:sz="0" w:space="0" w:color="auto"/>
            <w:bottom w:val="none" w:sz="0" w:space="0" w:color="auto"/>
            <w:right w:val="none" w:sz="0" w:space="0" w:color="auto"/>
          </w:divBdr>
        </w:div>
        <w:div w:id="880633539">
          <w:marLeft w:val="0"/>
          <w:marRight w:val="0"/>
          <w:marTop w:val="0"/>
          <w:marBottom w:val="0"/>
          <w:divBdr>
            <w:top w:val="none" w:sz="0" w:space="0" w:color="auto"/>
            <w:left w:val="none" w:sz="0" w:space="0" w:color="auto"/>
            <w:bottom w:val="none" w:sz="0" w:space="0" w:color="auto"/>
            <w:right w:val="none" w:sz="0" w:space="0" w:color="auto"/>
          </w:divBdr>
        </w:div>
        <w:div w:id="947931958">
          <w:marLeft w:val="0"/>
          <w:marRight w:val="0"/>
          <w:marTop w:val="0"/>
          <w:marBottom w:val="0"/>
          <w:divBdr>
            <w:top w:val="none" w:sz="0" w:space="0" w:color="auto"/>
            <w:left w:val="none" w:sz="0" w:space="0" w:color="auto"/>
            <w:bottom w:val="none" w:sz="0" w:space="0" w:color="auto"/>
            <w:right w:val="none" w:sz="0" w:space="0" w:color="auto"/>
          </w:divBdr>
        </w:div>
        <w:div w:id="962227418">
          <w:marLeft w:val="0"/>
          <w:marRight w:val="0"/>
          <w:marTop w:val="0"/>
          <w:marBottom w:val="0"/>
          <w:divBdr>
            <w:top w:val="none" w:sz="0" w:space="0" w:color="auto"/>
            <w:left w:val="none" w:sz="0" w:space="0" w:color="auto"/>
            <w:bottom w:val="none" w:sz="0" w:space="0" w:color="auto"/>
            <w:right w:val="none" w:sz="0" w:space="0" w:color="auto"/>
          </w:divBdr>
        </w:div>
        <w:div w:id="977296498">
          <w:marLeft w:val="0"/>
          <w:marRight w:val="0"/>
          <w:marTop w:val="0"/>
          <w:marBottom w:val="0"/>
          <w:divBdr>
            <w:top w:val="none" w:sz="0" w:space="0" w:color="auto"/>
            <w:left w:val="none" w:sz="0" w:space="0" w:color="auto"/>
            <w:bottom w:val="none" w:sz="0" w:space="0" w:color="auto"/>
            <w:right w:val="none" w:sz="0" w:space="0" w:color="auto"/>
          </w:divBdr>
        </w:div>
        <w:div w:id="977340828">
          <w:marLeft w:val="0"/>
          <w:marRight w:val="0"/>
          <w:marTop w:val="0"/>
          <w:marBottom w:val="0"/>
          <w:divBdr>
            <w:top w:val="none" w:sz="0" w:space="0" w:color="auto"/>
            <w:left w:val="none" w:sz="0" w:space="0" w:color="auto"/>
            <w:bottom w:val="none" w:sz="0" w:space="0" w:color="auto"/>
            <w:right w:val="none" w:sz="0" w:space="0" w:color="auto"/>
          </w:divBdr>
        </w:div>
        <w:div w:id="1049568902">
          <w:marLeft w:val="0"/>
          <w:marRight w:val="0"/>
          <w:marTop w:val="0"/>
          <w:marBottom w:val="0"/>
          <w:divBdr>
            <w:top w:val="none" w:sz="0" w:space="0" w:color="auto"/>
            <w:left w:val="none" w:sz="0" w:space="0" w:color="auto"/>
            <w:bottom w:val="none" w:sz="0" w:space="0" w:color="auto"/>
            <w:right w:val="none" w:sz="0" w:space="0" w:color="auto"/>
          </w:divBdr>
        </w:div>
        <w:div w:id="1065177245">
          <w:marLeft w:val="0"/>
          <w:marRight w:val="0"/>
          <w:marTop w:val="0"/>
          <w:marBottom w:val="0"/>
          <w:divBdr>
            <w:top w:val="none" w:sz="0" w:space="0" w:color="auto"/>
            <w:left w:val="none" w:sz="0" w:space="0" w:color="auto"/>
            <w:bottom w:val="none" w:sz="0" w:space="0" w:color="auto"/>
            <w:right w:val="none" w:sz="0" w:space="0" w:color="auto"/>
          </w:divBdr>
        </w:div>
        <w:div w:id="1086194707">
          <w:marLeft w:val="0"/>
          <w:marRight w:val="0"/>
          <w:marTop w:val="0"/>
          <w:marBottom w:val="0"/>
          <w:divBdr>
            <w:top w:val="none" w:sz="0" w:space="0" w:color="auto"/>
            <w:left w:val="none" w:sz="0" w:space="0" w:color="auto"/>
            <w:bottom w:val="none" w:sz="0" w:space="0" w:color="auto"/>
            <w:right w:val="none" w:sz="0" w:space="0" w:color="auto"/>
          </w:divBdr>
        </w:div>
        <w:div w:id="1110004606">
          <w:marLeft w:val="0"/>
          <w:marRight w:val="0"/>
          <w:marTop w:val="0"/>
          <w:marBottom w:val="0"/>
          <w:divBdr>
            <w:top w:val="none" w:sz="0" w:space="0" w:color="auto"/>
            <w:left w:val="none" w:sz="0" w:space="0" w:color="auto"/>
            <w:bottom w:val="none" w:sz="0" w:space="0" w:color="auto"/>
            <w:right w:val="none" w:sz="0" w:space="0" w:color="auto"/>
          </w:divBdr>
        </w:div>
        <w:div w:id="1119563569">
          <w:marLeft w:val="0"/>
          <w:marRight w:val="0"/>
          <w:marTop w:val="0"/>
          <w:marBottom w:val="0"/>
          <w:divBdr>
            <w:top w:val="none" w:sz="0" w:space="0" w:color="auto"/>
            <w:left w:val="none" w:sz="0" w:space="0" w:color="auto"/>
            <w:bottom w:val="none" w:sz="0" w:space="0" w:color="auto"/>
            <w:right w:val="none" w:sz="0" w:space="0" w:color="auto"/>
          </w:divBdr>
        </w:div>
        <w:div w:id="1152482799">
          <w:marLeft w:val="0"/>
          <w:marRight w:val="0"/>
          <w:marTop w:val="0"/>
          <w:marBottom w:val="0"/>
          <w:divBdr>
            <w:top w:val="none" w:sz="0" w:space="0" w:color="auto"/>
            <w:left w:val="none" w:sz="0" w:space="0" w:color="auto"/>
            <w:bottom w:val="none" w:sz="0" w:space="0" w:color="auto"/>
            <w:right w:val="none" w:sz="0" w:space="0" w:color="auto"/>
          </w:divBdr>
        </w:div>
        <w:div w:id="1156609241">
          <w:marLeft w:val="0"/>
          <w:marRight w:val="0"/>
          <w:marTop w:val="0"/>
          <w:marBottom w:val="0"/>
          <w:divBdr>
            <w:top w:val="none" w:sz="0" w:space="0" w:color="auto"/>
            <w:left w:val="none" w:sz="0" w:space="0" w:color="auto"/>
            <w:bottom w:val="none" w:sz="0" w:space="0" w:color="auto"/>
            <w:right w:val="none" w:sz="0" w:space="0" w:color="auto"/>
          </w:divBdr>
        </w:div>
        <w:div w:id="1162887125">
          <w:marLeft w:val="0"/>
          <w:marRight w:val="0"/>
          <w:marTop w:val="0"/>
          <w:marBottom w:val="0"/>
          <w:divBdr>
            <w:top w:val="none" w:sz="0" w:space="0" w:color="auto"/>
            <w:left w:val="none" w:sz="0" w:space="0" w:color="auto"/>
            <w:bottom w:val="none" w:sz="0" w:space="0" w:color="auto"/>
            <w:right w:val="none" w:sz="0" w:space="0" w:color="auto"/>
          </w:divBdr>
        </w:div>
        <w:div w:id="1180893815">
          <w:marLeft w:val="0"/>
          <w:marRight w:val="0"/>
          <w:marTop w:val="0"/>
          <w:marBottom w:val="0"/>
          <w:divBdr>
            <w:top w:val="none" w:sz="0" w:space="0" w:color="auto"/>
            <w:left w:val="none" w:sz="0" w:space="0" w:color="auto"/>
            <w:bottom w:val="none" w:sz="0" w:space="0" w:color="auto"/>
            <w:right w:val="none" w:sz="0" w:space="0" w:color="auto"/>
          </w:divBdr>
        </w:div>
        <w:div w:id="1256784163">
          <w:marLeft w:val="0"/>
          <w:marRight w:val="0"/>
          <w:marTop w:val="0"/>
          <w:marBottom w:val="0"/>
          <w:divBdr>
            <w:top w:val="none" w:sz="0" w:space="0" w:color="auto"/>
            <w:left w:val="none" w:sz="0" w:space="0" w:color="auto"/>
            <w:bottom w:val="none" w:sz="0" w:space="0" w:color="auto"/>
            <w:right w:val="none" w:sz="0" w:space="0" w:color="auto"/>
          </w:divBdr>
        </w:div>
        <w:div w:id="1293712846">
          <w:marLeft w:val="0"/>
          <w:marRight w:val="0"/>
          <w:marTop w:val="0"/>
          <w:marBottom w:val="0"/>
          <w:divBdr>
            <w:top w:val="none" w:sz="0" w:space="0" w:color="auto"/>
            <w:left w:val="none" w:sz="0" w:space="0" w:color="auto"/>
            <w:bottom w:val="none" w:sz="0" w:space="0" w:color="auto"/>
            <w:right w:val="none" w:sz="0" w:space="0" w:color="auto"/>
          </w:divBdr>
        </w:div>
        <w:div w:id="1298298254">
          <w:marLeft w:val="0"/>
          <w:marRight w:val="0"/>
          <w:marTop w:val="0"/>
          <w:marBottom w:val="0"/>
          <w:divBdr>
            <w:top w:val="none" w:sz="0" w:space="0" w:color="auto"/>
            <w:left w:val="none" w:sz="0" w:space="0" w:color="auto"/>
            <w:bottom w:val="none" w:sz="0" w:space="0" w:color="auto"/>
            <w:right w:val="none" w:sz="0" w:space="0" w:color="auto"/>
          </w:divBdr>
        </w:div>
        <w:div w:id="1303540027">
          <w:marLeft w:val="0"/>
          <w:marRight w:val="0"/>
          <w:marTop w:val="0"/>
          <w:marBottom w:val="0"/>
          <w:divBdr>
            <w:top w:val="none" w:sz="0" w:space="0" w:color="auto"/>
            <w:left w:val="none" w:sz="0" w:space="0" w:color="auto"/>
            <w:bottom w:val="none" w:sz="0" w:space="0" w:color="auto"/>
            <w:right w:val="none" w:sz="0" w:space="0" w:color="auto"/>
          </w:divBdr>
        </w:div>
        <w:div w:id="1354066062">
          <w:marLeft w:val="0"/>
          <w:marRight w:val="0"/>
          <w:marTop w:val="0"/>
          <w:marBottom w:val="0"/>
          <w:divBdr>
            <w:top w:val="none" w:sz="0" w:space="0" w:color="auto"/>
            <w:left w:val="none" w:sz="0" w:space="0" w:color="auto"/>
            <w:bottom w:val="none" w:sz="0" w:space="0" w:color="auto"/>
            <w:right w:val="none" w:sz="0" w:space="0" w:color="auto"/>
          </w:divBdr>
        </w:div>
        <w:div w:id="1367758767">
          <w:marLeft w:val="0"/>
          <w:marRight w:val="0"/>
          <w:marTop w:val="0"/>
          <w:marBottom w:val="0"/>
          <w:divBdr>
            <w:top w:val="none" w:sz="0" w:space="0" w:color="auto"/>
            <w:left w:val="none" w:sz="0" w:space="0" w:color="auto"/>
            <w:bottom w:val="none" w:sz="0" w:space="0" w:color="auto"/>
            <w:right w:val="none" w:sz="0" w:space="0" w:color="auto"/>
          </w:divBdr>
        </w:div>
        <w:div w:id="1409886695">
          <w:marLeft w:val="0"/>
          <w:marRight w:val="0"/>
          <w:marTop w:val="0"/>
          <w:marBottom w:val="0"/>
          <w:divBdr>
            <w:top w:val="none" w:sz="0" w:space="0" w:color="auto"/>
            <w:left w:val="none" w:sz="0" w:space="0" w:color="auto"/>
            <w:bottom w:val="none" w:sz="0" w:space="0" w:color="auto"/>
            <w:right w:val="none" w:sz="0" w:space="0" w:color="auto"/>
          </w:divBdr>
        </w:div>
        <w:div w:id="1412658877">
          <w:marLeft w:val="0"/>
          <w:marRight w:val="0"/>
          <w:marTop w:val="0"/>
          <w:marBottom w:val="0"/>
          <w:divBdr>
            <w:top w:val="none" w:sz="0" w:space="0" w:color="auto"/>
            <w:left w:val="none" w:sz="0" w:space="0" w:color="auto"/>
            <w:bottom w:val="none" w:sz="0" w:space="0" w:color="auto"/>
            <w:right w:val="none" w:sz="0" w:space="0" w:color="auto"/>
          </w:divBdr>
        </w:div>
        <w:div w:id="1489861271">
          <w:marLeft w:val="0"/>
          <w:marRight w:val="0"/>
          <w:marTop w:val="0"/>
          <w:marBottom w:val="0"/>
          <w:divBdr>
            <w:top w:val="none" w:sz="0" w:space="0" w:color="auto"/>
            <w:left w:val="none" w:sz="0" w:space="0" w:color="auto"/>
            <w:bottom w:val="none" w:sz="0" w:space="0" w:color="auto"/>
            <w:right w:val="none" w:sz="0" w:space="0" w:color="auto"/>
          </w:divBdr>
        </w:div>
        <w:div w:id="1514414321">
          <w:marLeft w:val="0"/>
          <w:marRight w:val="0"/>
          <w:marTop w:val="0"/>
          <w:marBottom w:val="0"/>
          <w:divBdr>
            <w:top w:val="none" w:sz="0" w:space="0" w:color="auto"/>
            <w:left w:val="none" w:sz="0" w:space="0" w:color="auto"/>
            <w:bottom w:val="none" w:sz="0" w:space="0" w:color="auto"/>
            <w:right w:val="none" w:sz="0" w:space="0" w:color="auto"/>
          </w:divBdr>
        </w:div>
        <w:div w:id="1514880616">
          <w:marLeft w:val="0"/>
          <w:marRight w:val="0"/>
          <w:marTop w:val="0"/>
          <w:marBottom w:val="0"/>
          <w:divBdr>
            <w:top w:val="none" w:sz="0" w:space="0" w:color="auto"/>
            <w:left w:val="none" w:sz="0" w:space="0" w:color="auto"/>
            <w:bottom w:val="none" w:sz="0" w:space="0" w:color="auto"/>
            <w:right w:val="none" w:sz="0" w:space="0" w:color="auto"/>
          </w:divBdr>
        </w:div>
        <w:div w:id="1567954179">
          <w:marLeft w:val="0"/>
          <w:marRight w:val="0"/>
          <w:marTop w:val="0"/>
          <w:marBottom w:val="0"/>
          <w:divBdr>
            <w:top w:val="none" w:sz="0" w:space="0" w:color="auto"/>
            <w:left w:val="none" w:sz="0" w:space="0" w:color="auto"/>
            <w:bottom w:val="none" w:sz="0" w:space="0" w:color="auto"/>
            <w:right w:val="none" w:sz="0" w:space="0" w:color="auto"/>
          </w:divBdr>
        </w:div>
        <w:div w:id="1580675506">
          <w:marLeft w:val="0"/>
          <w:marRight w:val="0"/>
          <w:marTop w:val="0"/>
          <w:marBottom w:val="0"/>
          <w:divBdr>
            <w:top w:val="none" w:sz="0" w:space="0" w:color="auto"/>
            <w:left w:val="none" w:sz="0" w:space="0" w:color="auto"/>
            <w:bottom w:val="none" w:sz="0" w:space="0" w:color="auto"/>
            <w:right w:val="none" w:sz="0" w:space="0" w:color="auto"/>
          </w:divBdr>
        </w:div>
        <w:div w:id="1609581496">
          <w:marLeft w:val="0"/>
          <w:marRight w:val="0"/>
          <w:marTop w:val="0"/>
          <w:marBottom w:val="0"/>
          <w:divBdr>
            <w:top w:val="none" w:sz="0" w:space="0" w:color="auto"/>
            <w:left w:val="none" w:sz="0" w:space="0" w:color="auto"/>
            <w:bottom w:val="none" w:sz="0" w:space="0" w:color="auto"/>
            <w:right w:val="none" w:sz="0" w:space="0" w:color="auto"/>
          </w:divBdr>
        </w:div>
        <w:div w:id="1631479034">
          <w:marLeft w:val="0"/>
          <w:marRight w:val="0"/>
          <w:marTop w:val="0"/>
          <w:marBottom w:val="0"/>
          <w:divBdr>
            <w:top w:val="none" w:sz="0" w:space="0" w:color="auto"/>
            <w:left w:val="none" w:sz="0" w:space="0" w:color="auto"/>
            <w:bottom w:val="none" w:sz="0" w:space="0" w:color="auto"/>
            <w:right w:val="none" w:sz="0" w:space="0" w:color="auto"/>
          </w:divBdr>
        </w:div>
        <w:div w:id="1647932769">
          <w:marLeft w:val="0"/>
          <w:marRight w:val="0"/>
          <w:marTop w:val="0"/>
          <w:marBottom w:val="0"/>
          <w:divBdr>
            <w:top w:val="none" w:sz="0" w:space="0" w:color="auto"/>
            <w:left w:val="none" w:sz="0" w:space="0" w:color="auto"/>
            <w:bottom w:val="none" w:sz="0" w:space="0" w:color="auto"/>
            <w:right w:val="none" w:sz="0" w:space="0" w:color="auto"/>
          </w:divBdr>
        </w:div>
        <w:div w:id="1648393652">
          <w:marLeft w:val="0"/>
          <w:marRight w:val="0"/>
          <w:marTop w:val="0"/>
          <w:marBottom w:val="0"/>
          <w:divBdr>
            <w:top w:val="none" w:sz="0" w:space="0" w:color="auto"/>
            <w:left w:val="none" w:sz="0" w:space="0" w:color="auto"/>
            <w:bottom w:val="none" w:sz="0" w:space="0" w:color="auto"/>
            <w:right w:val="none" w:sz="0" w:space="0" w:color="auto"/>
          </w:divBdr>
        </w:div>
        <w:div w:id="1662004319">
          <w:marLeft w:val="0"/>
          <w:marRight w:val="0"/>
          <w:marTop w:val="0"/>
          <w:marBottom w:val="0"/>
          <w:divBdr>
            <w:top w:val="none" w:sz="0" w:space="0" w:color="auto"/>
            <w:left w:val="none" w:sz="0" w:space="0" w:color="auto"/>
            <w:bottom w:val="none" w:sz="0" w:space="0" w:color="auto"/>
            <w:right w:val="none" w:sz="0" w:space="0" w:color="auto"/>
          </w:divBdr>
        </w:div>
        <w:div w:id="1679967468">
          <w:marLeft w:val="0"/>
          <w:marRight w:val="0"/>
          <w:marTop w:val="0"/>
          <w:marBottom w:val="0"/>
          <w:divBdr>
            <w:top w:val="none" w:sz="0" w:space="0" w:color="auto"/>
            <w:left w:val="none" w:sz="0" w:space="0" w:color="auto"/>
            <w:bottom w:val="none" w:sz="0" w:space="0" w:color="auto"/>
            <w:right w:val="none" w:sz="0" w:space="0" w:color="auto"/>
          </w:divBdr>
        </w:div>
        <w:div w:id="1716196606">
          <w:marLeft w:val="0"/>
          <w:marRight w:val="0"/>
          <w:marTop w:val="0"/>
          <w:marBottom w:val="0"/>
          <w:divBdr>
            <w:top w:val="none" w:sz="0" w:space="0" w:color="auto"/>
            <w:left w:val="none" w:sz="0" w:space="0" w:color="auto"/>
            <w:bottom w:val="none" w:sz="0" w:space="0" w:color="auto"/>
            <w:right w:val="none" w:sz="0" w:space="0" w:color="auto"/>
          </w:divBdr>
        </w:div>
        <w:div w:id="1766416824">
          <w:marLeft w:val="0"/>
          <w:marRight w:val="0"/>
          <w:marTop w:val="0"/>
          <w:marBottom w:val="0"/>
          <w:divBdr>
            <w:top w:val="none" w:sz="0" w:space="0" w:color="auto"/>
            <w:left w:val="none" w:sz="0" w:space="0" w:color="auto"/>
            <w:bottom w:val="none" w:sz="0" w:space="0" w:color="auto"/>
            <w:right w:val="none" w:sz="0" w:space="0" w:color="auto"/>
          </w:divBdr>
        </w:div>
        <w:div w:id="1797328305">
          <w:marLeft w:val="0"/>
          <w:marRight w:val="0"/>
          <w:marTop w:val="0"/>
          <w:marBottom w:val="0"/>
          <w:divBdr>
            <w:top w:val="none" w:sz="0" w:space="0" w:color="auto"/>
            <w:left w:val="none" w:sz="0" w:space="0" w:color="auto"/>
            <w:bottom w:val="none" w:sz="0" w:space="0" w:color="auto"/>
            <w:right w:val="none" w:sz="0" w:space="0" w:color="auto"/>
          </w:divBdr>
        </w:div>
        <w:div w:id="1819836091">
          <w:marLeft w:val="0"/>
          <w:marRight w:val="0"/>
          <w:marTop w:val="0"/>
          <w:marBottom w:val="0"/>
          <w:divBdr>
            <w:top w:val="none" w:sz="0" w:space="0" w:color="auto"/>
            <w:left w:val="none" w:sz="0" w:space="0" w:color="auto"/>
            <w:bottom w:val="none" w:sz="0" w:space="0" w:color="auto"/>
            <w:right w:val="none" w:sz="0" w:space="0" w:color="auto"/>
          </w:divBdr>
        </w:div>
        <w:div w:id="1835608949">
          <w:marLeft w:val="0"/>
          <w:marRight w:val="0"/>
          <w:marTop w:val="0"/>
          <w:marBottom w:val="0"/>
          <w:divBdr>
            <w:top w:val="none" w:sz="0" w:space="0" w:color="auto"/>
            <w:left w:val="none" w:sz="0" w:space="0" w:color="auto"/>
            <w:bottom w:val="none" w:sz="0" w:space="0" w:color="auto"/>
            <w:right w:val="none" w:sz="0" w:space="0" w:color="auto"/>
          </w:divBdr>
        </w:div>
        <w:div w:id="1863395473">
          <w:marLeft w:val="0"/>
          <w:marRight w:val="0"/>
          <w:marTop w:val="0"/>
          <w:marBottom w:val="0"/>
          <w:divBdr>
            <w:top w:val="none" w:sz="0" w:space="0" w:color="auto"/>
            <w:left w:val="none" w:sz="0" w:space="0" w:color="auto"/>
            <w:bottom w:val="none" w:sz="0" w:space="0" w:color="auto"/>
            <w:right w:val="none" w:sz="0" w:space="0" w:color="auto"/>
          </w:divBdr>
        </w:div>
        <w:div w:id="1864895979">
          <w:marLeft w:val="0"/>
          <w:marRight w:val="0"/>
          <w:marTop w:val="0"/>
          <w:marBottom w:val="0"/>
          <w:divBdr>
            <w:top w:val="none" w:sz="0" w:space="0" w:color="auto"/>
            <w:left w:val="none" w:sz="0" w:space="0" w:color="auto"/>
            <w:bottom w:val="none" w:sz="0" w:space="0" w:color="auto"/>
            <w:right w:val="none" w:sz="0" w:space="0" w:color="auto"/>
          </w:divBdr>
        </w:div>
        <w:div w:id="1869486666">
          <w:marLeft w:val="0"/>
          <w:marRight w:val="0"/>
          <w:marTop w:val="0"/>
          <w:marBottom w:val="0"/>
          <w:divBdr>
            <w:top w:val="none" w:sz="0" w:space="0" w:color="auto"/>
            <w:left w:val="none" w:sz="0" w:space="0" w:color="auto"/>
            <w:bottom w:val="none" w:sz="0" w:space="0" w:color="auto"/>
            <w:right w:val="none" w:sz="0" w:space="0" w:color="auto"/>
          </w:divBdr>
        </w:div>
        <w:div w:id="1882666822">
          <w:marLeft w:val="0"/>
          <w:marRight w:val="0"/>
          <w:marTop w:val="0"/>
          <w:marBottom w:val="0"/>
          <w:divBdr>
            <w:top w:val="none" w:sz="0" w:space="0" w:color="auto"/>
            <w:left w:val="none" w:sz="0" w:space="0" w:color="auto"/>
            <w:bottom w:val="none" w:sz="0" w:space="0" w:color="auto"/>
            <w:right w:val="none" w:sz="0" w:space="0" w:color="auto"/>
          </w:divBdr>
        </w:div>
        <w:div w:id="1884363606">
          <w:marLeft w:val="0"/>
          <w:marRight w:val="0"/>
          <w:marTop w:val="0"/>
          <w:marBottom w:val="0"/>
          <w:divBdr>
            <w:top w:val="none" w:sz="0" w:space="0" w:color="auto"/>
            <w:left w:val="none" w:sz="0" w:space="0" w:color="auto"/>
            <w:bottom w:val="none" w:sz="0" w:space="0" w:color="auto"/>
            <w:right w:val="none" w:sz="0" w:space="0" w:color="auto"/>
          </w:divBdr>
        </w:div>
        <w:div w:id="1915315010">
          <w:marLeft w:val="0"/>
          <w:marRight w:val="0"/>
          <w:marTop w:val="0"/>
          <w:marBottom w:val="0"/>
          <w:divBdr>
            <w:top w:val="none" w:sz="0" w:space="0" w:color="auto"/>
            <w:left w:val="none" w:sz="0" w:space="0" w:color="auto"/>
            <w:bottom w:val="none" w:sz="0" w:space="0" w:color="auto"/>
            <w:right w:val="none" w:sz="0" w:space="0" w:color="auto"/>
          </w:divBdr>
        </w:div>
        <w:div w:id="1945729879">
          <w:marLeft w:val="0"/>
          <w:marRight w:val="0"/>
          <w:marTop w:val="0"/>
          <w:marBottom w:val="0"/>
          <w:divBdr>
            <w:top w:val="none" w:sz="0" w:space="0" w:color="auto"/>
            <w:left w:val="none" w:sz="0" w:space="0" w:color="auto"/>
            <w:bottom w:val="none" w:sz="0" w:space="0" w:color="auto"/>
            <w:right w:val="none" w:sz="0" w:space="0" w:color="auto"/>
          </w:divBdr>
        </w:div>
        <w:div w:id="1950577414">
          <w:marLeft w:val="0"/>
          <w:marRight w:val="0"/>
          <w:marTop w:val="0"/>
          <w:marBottom w:val="0"/>
          <w:divBdr>
            <w:top w:val="none" w:sz="0" w:space="0" w:color="auto"/>
            <w:left w:val="none" w:sz="0" w:space="0" w:color="auto"/>
            <w:bottom w:val="none" w:sz="0" w:space="0" w:color="auto"/>
            <w:right w:val="none" w:sz="0" w:space="0" w:color="auto"/>
          </w:divBdr>
        </w:div>
        <w:div w:id="1982029400">
          <w:marLeft w:val="0"/>
          <w:marRight w:val="0"/>
          <w:marTop w:val="0"/>
          <w:marBottom w:val="0"/>
          <w:divBdr>
            <w:top w:val="none" w:sz="0" w:space="0" w:color="auto"/>
            <w:left w:val="none" w:sz="0" w:space="0" w:color="auto"/>
            <w:bottom w:val="none" w:sz="0" w:space="0" w:color="auto"/>
            <w:right w:val="none" w:sz="0" w:space="0" w:color="auto"/>
          </w:divBdr>
        </w:div>
        <w:div w:id="2006198326">
          <w:marLeft w:val="0"/>
          <w:marRight w:val="0"/>
          <w:marTop w:val="0"/>
          <w:marBottom w:val="0"/>
          <w:divBdr>
            <w:top w:val="none" w:sz="0" w:space="0" w:color="auto"/>
            <w:left w:val="none" w:sz="0" w:space="0" w:color="auto"/>
            <w:bottom w:val="none" w:sz="0" w:space="0" w:color="auto"/>
            <w:right w:val="none" w:sz="0" w:space="0" w:color="auto"/>
          </w:divBdr>
        </w:div>
        <w:div w:id="2055764271">
          <w:marLeft w:val="0"/>
          <w:marRight w:val="0"/>
          <w:marTop w:val="0"/>
          <w:marBottom w:val="0"/>
          <w:divBdr>
            <w:top w:val="none" w:sz="0" w:space="0" w:color="auto"/>
            <w:left w:val="none" w:sz="0" w:space="0" w:color="auto"/>
            <w:bottom w:val="none" w:sz="0" w:space="0" w:color="auto"/>
            <w:right w:val="none" w:sz="0" w:space="0" w:color="auto"/>
          </w:divBdr>
        </w:div>
        <w:div w:id="2077314942">
          <w:marLeft w:val="0"/>
          <w:marRight w:val="0"/>
          <w:marTop w:val="0"/>
          <w:marBottom w:val="0"/>
          <w:divBdr>
            <w:top w:val="none" w:sz="0" w:space="0" w:color="auto"/>
            <w:left w:val="none" w:sz="0" w:space="0" w:color="auto"/>
            <w:bottom w:val="none" w:sz="0" w:space="0" w:color="auto"/>
            <w:right w:val="none" w:sz="0" w:space="0" w:color="auto"/>
          </w:divBdr>
        </w:div>
        <w:div w:id="2084332056">
          <w:marLeft w:val="0"/>
          <w:marRight w:val="0"/>
          <w:marTop w:val="0"/>
          <w:marBottom w:val="0"/>
          <w:divBdr>
            <w:top w:val="none" w:sz="0" w:space="0" w:color="auto"/>
            <w:left w:val="none" w:sz="0" w:space="0" w:color="auto"/>
            <w:bottom w:val="none" w:sz="0" w:space="0" w:color="auto"/>
            <w:right w:val="none" w:sz="0" w:space="0" w:color="auto"/>
          </w:divBdr>
        </w:div>
        <w:div w:id="2095468283">
          <w:marLeft w:val="0"/>
          <w:marRight w:val="0"/>
          <w:marTop w:val="0"/>
          <w:marBottom w:val="0"/>
          <w:divBdr>
            <w:top w:val="none" w:sz="0" w:space="0" w:color="auto"/>
            <w:left w:val="none" w:sz="0" w:space="0" w:color="auto"/>
            <w:bottom w:val="none" w:sz="0" w:space="0" w:color="auto"/>
            <w:right w:val="none" w:sz="0" w:space="0" w:color="auto"/>
          </w:divBdr>
        </w:div>
      </w:divsChild>
    </w:div>
    <w:div w:id="1931617423">
      <w:bodyDiv w:val="1"/>
      <w:marLeft w:val="0"/>
      <w:marRight w:val="0"/>
      <w:marTop w:val="0"/>
      <w:marBottom w:val="0"/>
      <w:divBdr>
        <w:top w:val="none" w:sz="0" w:space="0" w:color="auto"/>
        <w:left w:val="none" w:sz="0" w:space="0" w:color="auto"/>
        <w:bottom w:val="none" w:sz="0" w:space="0" w:color="auto"/>
        <w:right w:val="none" w:sz="0" w:space="0" w:color="auto"/>
      </w:divBdr>
    </w:div>
    <w:div w:id="2063282278">
      <w:bodyDiv w:val="1"/>
      <w:marLeft w:val="0"/>
      <w:marRight w:val="0"/>
      <w:marTop w:val="0"/>
      <w:marBottom w:val="0"/>
      <w:divBdr>
        <w:top w:val="none" w:sz="0" w:space="0" w:color="auto"/>
        <w:left w:val="none" w:sz="0" w:space="0" w:color="auto"/>
        <w:bottom w:val="none" w:sz="0" w:space="0" w:color="auto"/>
        <w:right w:val="none" w:sz="0" w:space="0" w:color="auto"/>
      </w:divBdr>
      <w:divsChild>
        <w:div w:id="409666960">
          <w:marLeft w:val="0"/>
          <w:marRight w:val="0"/>
          <w:marTop w:val="0"/>
          <w:marBottom w:val="0"/>
          <w:divBdr>
            <w:top w:val="none" w:sz="0" w:space="0" w:color="auto"/>
            <w:left w:val="none" w:sz="0" w:space="0" w:color="auto"/>
            <w:bottom w:val="none" w:sz="0" w:space="0" w:color="auto"/>
            <w:right w:val="none" w:sz="0" w:space="0" w:color="auto"/>
          </w:divBdr>
          <w:divsChild>
            <w:div w:id="81429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217383">
      <w:bodyDiv w:val="1"/>
      <w:marLeft w:val="0"/>
      <w:marRight w:val="0"/>
      <w:marTop w:val="0"/>
      <w:marBottom w:val="0"/>
      <w:divBdr>
        <w:top w:val="none" w:sz="0" w:space="0" w:color="auto"/>
        <w:left w:val="none" w:sz="0" w:space="0" w:color="auto"/>
        <w:bottom w:val="none" w:sz="0" w:space="0" w:color="auto"/>
        <w:right w:val="none" w:sz="0" w:space="0" w:color="auto"/>
      </w:divBdr>
    </w:div>
    <w:div w:id="2114855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7.png"/><Relationship Id="rId42" Type="http://schemas.openxmlformats.org/officeDocument/2006/relationships/header" Target="header10.xm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gnuwin32.sourceforge.net/" TargetMode="External"/><Relationship Id="rId17" Type="http://schemas.openxmlformats.org/officeDocument/2006/relationships/footer" Target="footer1.xml"/><Relationship Id="rId25" Type="http://schemas.openxmlformats.org/officeDocument/2006/relationships/footer" Target="footer3.xml"/><Relationship Id="rId33" Type="http://schemas.openxmlformats.org/officeDocument/2006/relationships/image" Target="media/image16.png"/><Relationship Id="rId38" Type="http://schemas.openxmlformats.org/officeDocument/2006/relationships/header" Target="header8.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bworld.com/" TargetMode="External"/><Relationship Id="rId24" Type="http://schemas.openxmlformats.org/officeDocument/2006/relationships/header" Target="header6.xml"/><Relationship Id="rId32" Type="http://schemas.openxmlformats.org/officeDocument/2006/relationships/image" Target="media/image15.png"/><Relationship Id="rId37" Type="http://schemas.openxmlformats.org/officeDocument/2006/relationships/header" Target="header7.xml"/><Relationship Id="rId40" Type="http://schemas.openxmlformats.org/officeDocument/2006/relationships/image" Target="media/image20.png"/><Relationship Id="rId45" Type="http://schemas.openxmlformats.org/officeDocument/2006/relationships/header" Target="header12.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footer" Target="footer2.xml"/><Relationship Id="rId31" Type="http://schemas.openxmlformats.org/officeDocument/2006/relationships/image" Target="media/image14.png"/><Relationship Id="rId44"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4.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1.xml"/><Relationship Id="rId48" Type="http://schemas.microsoft.com/office/2011/relationships/people" Target="people.xml"/></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6.png"/></Relationships>
</file>

<file path=word/_rels/footer4.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9725E2-C46A-419E-8D3E-FD6C12EDE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102</Pages>
  <Words>19962</Words>
  <Characters>113789</Characters>
  <Application>Microsoft Office Word</Application>
  <DocSecurity>0</DocSecurity>
  <Lines>948</Lines>
  <Paragraphs>266</Paragraphs>
  <ScaleCrop>false</ScaleCrop>
  <HeadingPairs>
    <vt:vector size="2" baseType="variant">
      <vt:variant>
        <vt:lpstr>Title</vt:lpstr>
      </vt:variant>
      <vt:variant>
        <vt:i4>1</vt:i4>
      </vt:variant>
    </vt:vector>
  </HeadingPairs>
  <TitlesOfParts>
    <vt:vector size="1" baseType="lpstr">
      <vt:lpstr>User’s Guide</vt:lpstr>
    </vt:vector>
  </TitlesOfParts>
  <Company>Microsoft</Company>
  <LinksUpToDate>false</LinksUpToDate>
  <CharactersWithSpaces>133485</CharactersWithSpaces>
  <SharedDoc>false</SharedDoc>
  <HLinks>
    <vt:vector size="528" baseType="variant">
      <vt:variant>
        <vt:i4>5832770</vt:i4>
      </vt:variant>
      <vt:variant>
        <vt:i4>537</vt:i4>
      </vt:variant>
      <vt:variant>
        <vt:i4>0</vt:i4>
      </vt:variant>
      <vt:variant>
        <vt:i4>5</vt:i4>
      </vt:variant>
      <vt:variant>
        <vt:lpwstr>http://gnuwin32.sourceforge.net/</vt:lpwstr>
      </vt:variant>
      <vt:variant>
        <vt:lpwstr/>
      </vt:variant>
      <vt:variant>
        <vt:i4>3407913</vt:i4>
      </vt:variant>
      <vt:variant>
        <vt:i4>534</vt:i4>
      </vt:variant>
      <vt:variant>
        <vt:i4>0</vt:i4>
      </vt:variant>
      <vt:variant>
        <vt:i4>5</vt:i4>
      </vt:variant>
      <vt:variant>
        <vt:lpwstr>http://pbworld.com/</vt:lpwstr>
      </vt:variant>
      <vt:variant>
        <vt:lpwstr/>
      </vt:variant>
      <vt:variant>
        <vt:i4>1179705</vt:i4>
      </vt:variant>
      <vt:variant>
        <vt:i4>518</vt:i4>
      </vt:variant>
      <vt:variant>
        <vt:i4>0</vt:i4>
      </vt:variant>
      <vt:variant>
        <vt:i4>5</vt:i4>
      </vt:variant>
      <vt:variant>
        <vt:lpwstr/>
      </vt:variant>
      <vt:variant>
        <vt:lpwstr>_Toc358110311</vt:lpwstr>
      </vt:variant>
      <vt:variant>
        <vt:i4>1179705</vt:i4>
      </vt:variant>
      <vt:variant>
        <vt:i4>512</vt:i4>
      </vt:variant>
      <vt:variant>
        <vt:i4>0</vt:i4>
      </vt:variant>
      <vt:variant>
        <vt:i4>5</vt:i4>
      </vt:variant>
      <vt:variant>
        <vt:lpwstr/>
      </vt:variant>
      <vt:variant>
        <vt:lpwstr>_Toc358110310</vt:lpwstr>
      </vt:variant>
      <vt:variant>
        <vt:i4>1245241</vt:i4>
      </vt:variant>
      <vt:variant>
        <vt:i4>506</vt:i4>
      </vt:variant>
      <vt:variant>
        <vt:i4>0</vt:i4>
      </vt:variant>
      <vt:variant>
        <vt:i4>5</vt:i4>
      </vt:variant>
      <vt:variant>
        <vt:lpwstr/>
      </vt:variant>
      <vt:variant>
        <vt:lpwstr>_Toc358110309</vt:lpwstr>
      </vt:variant>
      <vt:variant>
        <vt:i4>1245241</vt:i4>
      </vt:variant>
      <vt:variant>
        <vt:i4>500</vt:i4>
      </vt:variant>
      <vt:variant>
        <vt:i4>0</vt:i4>
      </vt:variant>
      <vt:variant>
        <vt:i4>5</vt:i4>
      </vt:variant>
      <vt:variant>
        <vt:lpwstr/>
      </vt:variant>
      <vt:variant>
        <vt:lpwstr>_Toc358110308</vt:lpwstr>
      </vt:variant>
      <vt:variant>
        <vt:i4>1245241</vt:i4>
      </vt:variant>
      <vt:variant>
        <vt:i4>494</vt:i4>
      </vt:variant>
      <vt:variant>
        <vt:i4>0</vt:i4>
      </vt:variant>
      <vt:variant>
        <vt:i4>5</vt:i4>
      </vt:variant>
      <vt:variant>
        <vt:lpwstr/>
      </vt:variant>
      <vt:variant>
        <vt:lpwstr>_Toc358110307</vt:lpwstr>
      </vt:variant>
      <vt:variant>
        <vt:i4>1245241</vt:i4>
      </vt:variant>
      <vt:variant>
        <vt:i4>488</vt:i4>
      </vt:variant>
      <vt:variant>
        <vt:i4>0</vt:i4>
      </vt:variant>
      <vt:variant>
        <vt:i4>5</vt:i4>
      </vt:variant>
      <vt:variant>
        <vt:lpwstr/>
      </vt:variant>
      <vt:variant>
        <vt:lpwstr>_Toc358110306</vt:lpwstr>
      </vt:variant>
      <vt:variant>
        <vt:i4>1245241</vt:i4>
      </vt:variant>
      <vt:variant>
        <vt:i4>482</vt:i4>
      </vt:variant>
      <vt:variant>
        <vt:i4>0</vt:i4>
      </vt:variant>
      <vt:variant>
        <vt:i4>5</vt:i4>
      </vt:variant>
      <vt:variant>
        <vt:lpwstr/>
      </vt:variant>
      <vt:variant>
        <vt:lpwstr>_Toc358110305</vt:lpwstr>
      </vt:variant>
      <vt:variant>
        <vt:i4>1245241</vt:i4>
      </vt:variant>
      <vt:variant>
        <vt:i4>476</vt:i4>
      </vt:variant>
      <vt:variant>
        <vt:i4>0</vt:i4>
      </vt:variant>
      <vt:variant>
        <vt:i4>5</vt:i4>
      </vt:variant>
      <vt:variant>
        <vt:lpwstr/>
      </vt:variant>
      <vt:variant>
        <vt:lpwstr>_Toc358110304</vt:lpwstr>
      </vt:variant>
      <vt:variant>
        <vt:i4>1245241</vt:i4>
      </vt:variant>
      <vt:variant>
        <vt:i4>470</vt:i4>
      </vt:variant>
      <vt:variant>
        <vt:i4>0</vt:i4>
      </vt:variant>
      <vt:variant>
        <vt:i4>5</vt:i4>
      </vt:variant>
      <vt:variant>
        <vt:lpwstr/>
      </vt:variant>
      <vt:variant>
        <vt:lpwstr>_Toc358110303</vt:lpwstr>
      </vt:variant>
      <vt:variant>
        <vt:i4>1245241</vt:i4>
      </vt:variant>
      <vt:variant>
        <vt:i4>464</vt:i4>
      </vt:variant>
      <vt:variant>
        <vt:i4>0</vt:i4>
      </vt:variant>
      <vt:variant>
        <vt:i4>5</vt:i4>
      </vt:variant>
      <vt:variant>
        <vt:lpwstr/>
      </vt:variant>
      <vt:variant>
        <vt:lpwstr>_Toc358110302</vt:lpwstr>
      </vt:variant>
      <vt:variant>
        <vt:i4>1245241</vt:i4>
      </vt:variant>
      <vt:variant>
        <vt:i4>458</vt:i4>
      </vt:variant>
      <vt:variant>
        <vt:i4>0</vt:i4>
      </vt:variant>
      <vt:variant>
        <vt:i4>5</vt:i4>
      </vt:variant>
      <vt:variant>
        <vt:lpwstr/>
      </vt:variant>
      <vt:variant>
        <vt:lpwstr>_Toc358110301</vt:lpwstr>
      </vt:variant>
      <vt:variant>
        <vt:i4>1245241</vt:i4>
      </vt:variant>
      <vt:variant>
        <vt:i4>452</vt:i4>
      </vt:variant>
      <vt:variant>
        <vt:i4>0</vt:i4>
      </vt:variant>
      <vt:variant>
        <vt:i4>5</vt:i4>
      </vt:variant>
      <vt:variant>
        <vt:lpwstr/>
      </vt:variant>
      <vt:variant>
        <vt:lpwstr>_Toc358110300</vt:lpwstr>
      </vt:variant>
      <vt:variant>
        <vt:i4>1703992</vt:i4>
      </vt:variant>
      <vt:variant>
        <vt:i4>446</vt:i4>
      </vt:variant>
      <vt:variant>
        <vt:i4>0</vt:i4>
      </vt:variant>
      <vt:variant>
        <vt:i4>5</vt:i4>
      </vt:variant>
      <vt:variant>
        <vt:lpwstr/>
      </vt:variant>
      <vt:variant>
        <vt:lpwstr>_Toc358110299</vt:lpwstr>
      </vt:variant>
      <vt:variant>
        <vt:i4>1703992</vt:i4>
      </vt:variant>
      <vt:variant>
        <vt:i4>440</vt:i4>
      </vt:variant>
      <vt:variant>
        <vt:i4>0</vt:i4>
      </vt:variant>
      <vt:variant>
        <vt:i4>5</vt:i4>
      </vt:variant>
      <vt:variant>
        <vt:lpwstr/>
      </vt:variant>
      <vt:variant>
        <vt:lpwstr>_Toc358110298</vt:lpwstr>
      </vt:variant>
      <vt:variant>
        <vt:i4>1703992</vt:i4>
      </vt:variant>
      <vt:variant>
        <vt:i4>434</vt:i4>
      </vt:variant>
      <vt:variant>
        <vt:i4>0</vt:i4>
      </vt:variant>
      <vt:variant>
        <vt:i4>5</vt:i4>
      </vt:variant>
      <vt:variant>
        <vt:lpwstr/>
      </vt:variant>
      <vt:variant>
        <vt:lpwstr>_Toc358110297</vt:lpwstr>
      </vt:variant>
      <vt:variant>
        <vt:i4>1703992</vt:i4>
      </vt:variant>
      <vt:variant>
        <vt:i4>428</vt:i4>
      </vt:variant>
      <vt:variant>
        <vt:i4>0</vt:i4>
      </vt:variant>
      <vt:variant>
        <vt:i4>5</vt:i4>
      </vt:variant>
      <vt:variant>
        <vt:lpwstr/>
      </vt:variant>
      <vt:variant>
        <vt:lpwstr>_Toc358110296</vt:lpwstr>
      </vt:variant>
      <vt:variant>
        <vt:i4>1703992</vt:i4>
      </vt:variant>
      <vt:variant>
        <vt:i4>422</vt:i4>
      </vt:variant>
      <vt:variant>
        <vt:i4>0</vt:i4>
      </vt:variant>
      <vt:variant>
        <vt:i4>5</vt:i4>
      </vt:variant>
      <vt:variant>
        <vt:lpwstr/>
      </vt:variant>
      <vt:variant>
        <vt:lpwstr>_Toc358110295</vt:lpwstr>
      </vt:variant>
      <vt:variant>
        <vt:i4>1703992</vt:i4>
      </vt:variant>
      <vt:variant>
        <vt:i4>416</vt:i4>
      </vt:variant>
      <vt:variant>
        <vt:i4>0</vt:i4>
      </vt:variant>
      <vt:variant>
        <vt:i4>5</vt:i4>
      </vt:variant>
      <vt:variant>
        <vt:lpwstr/>
      </vt:variant>
      <vt:variant>
        <vt:lpwstr>_Toc358110294</vt:lpwstr>
      </vt:variant>
      <vt:variant>
        <vt:i4>1703992</vt:i4>
      </vt:variant>
      <vt:variant>
        <vt:i4>410</vt:i4>
      </vt:variant>
      <vt:variant>
        <vt:i4>0</vt:i4>
      </vt:variant>
      <vt:variant>
        <vt:i4>5</vt:i4>
      </vt:variant>
      <vt:variant>
        <vt:lpwstr/>
      </vt:variant>
      <vt:variant>
        <vt:lpwstr>_Toc358110293</vt:lpwstr>
      </vt:variant>
      <vt:variant>
        <vt:i4>1703992</vt:i4>
      </vt:variant>
      <vt:variant>
        <vt:i4>404</vt:i4>
      </vt:variant>
      <vt:variant>
        <vt:i4>0</vt:i4>
      </vt:variant>
      <vt:variant>
        <vt:i4>5</vt:i4>
      </vt:variant>
      <vt:variant>
        <vt:lpwstr/>
      </vt:variant>
      <vt:variant>
        <vt:lpwstr>_Toc358110292</vt:lpwstr>
      </vt:variant>
      <vt:variant>
        <vt:i4>1703992</vt:i4>
      </vt:variant>
      <vt:variant>
        <vt:i4>398</vt:i4>
      </vt:variant>
      <vt:variant>
        <vt:i4>0</vt:i4>
      </vt:variant>
      <vt:variant>
        <vt:i4>5</vt:i4>
      </vt:variant>
      <vt:variant>
        <vt:lpwstr/>
      </vt:variant>
      <vt:variant>
        <vt:lpwstr>_Toc358110291</vt:lpwstr>
      </vt:variant>
      <vt:variant>
        <vt:i4>1703992</vt:i4>
      </vt:variant>
      <vt:variant>
        <vt:i4>392</vt:i4>
      </vt:variant>
      <vt:variant>
        <vt:i4>0</vt:i4>
      </vt:variant>
      <vt:variant>
        <vt:i4>5</vt:i4>
      </vt:variant>
      <vt:variant>
        <vt:lpwstr/>
      </vt:variant>
      <vt:variant>
        <vt:lpwstr>_Toc358110290</vt:lpwstr>
      </vt:variant>
      <vt:variant>
        <vt:i4>1769528</vt:i4>
      </vt:variant>
      <vt:variant>
        <vt:i4>386</vt:i4>
      </vt:variant>
      <vt:variant>
        <vt:i4>0</vt:i4>
      </vt:variant>
      <vt:variant>
        <vt:i4>5</vt:i4>
      </vt:variant>
      <vt:variant>
        <vt:lpwstr/>
      </vt:variant>
      <vt:variant>
        <vt:lpwstr>_Toc358110289</vt:lpwstr>
      </vt:variant>
      <vt:variant>
        <vt:i4>1769528</vt:i4>
      </vt:variant>
      <vt:variant>
        <vt:i4>377</vt:i4>
      </vt:variant>
      <vt:variant>
        <vt:i4>0</vt:i4>
      </vt:variant>
      <vt:variant>
        <vt:i4>5</vt:i4>
      </vt:variant>
      <vt:variant>
        <vt:lpwstr/>
      </vt:variant>
      <vt:variant>
        <vt:lpwstr>_Toc358110288</vt:lpwstr>
      </vt:variant>
      <vt:variant>
        <vt:i4>1769528</vt:i4>
      </vt:variant>
      <vt:variant>
        <vt:i4>371</vt:i4>
      </vt:variant>
      <vt:variant>
        <vt:i4>0</vt:i4>
      </vt:variant>
      <vt:variant>
        <vt:i4>5</vt:i4>
      </vt:variant>
      <vt:variant>
        <vt:lpwstr/>
      </vt:variant>
      <vt:variant>
        <vt:lpwstr>_Toc358110287</vt:lpwstr>
      </vt:variant>
      <vt:variant>
        <vt:i4>1769528</vt:i4>
      </vt:variant>
      <vt:variant>
        <vt:i4>365</vt:i4>
      </vt:variant>
      <vt:variant>
        <vt:i4>0</vt:i4>
      </vt:variant>
      <vt:variant>
        <vt:i4>5</vt:i4>
      </vt:variant>
      <vt:variant>
        <vt:lpwstr/>
      </vt:variant>
      <vt:variant>
        <vt:lpwstr>_Toc358110286</vt:lpwstr>
      </vt:variant>
      <vt:variant>
        <vt:i4>1769528</vt:i4>
      </vt:variant>
      <vt:variant>
        <vt:i4>359</vt:i4>
      </vt:variant>
      <vt:variant>
        <vt:i4>0</vt:i4>
      </vt:variant>
      <vt:variant>
        <vt:i4>5</vt:i4>
      </vt:variant>
      <vt:variant>
        <vt:lpwstr/>
      </vt:variant>
      <vt:variant>
        <vt:lpwstr>_Toc358110285</vt:lpwstr>
      </vt:variant>
      <vt:variant>
        <vt:i4>1769528</vt:i4>
      </vt:variant>
      <vt:variant>
        <vt:i4>353</vt:i4>
      </vt:variant>
      <vt:variant>
        <vt:i4>0</vt:i4>
      </vt:variant>
      <vt:variant>
        <vt:i4>5</vt:i4>
      </vt:variant>
      <vt:variant>
        <vt:lpwstr/>
      </vt:variant>
      <vt:variant>
        <vt:lpwstr>_Toc358110284</vt:lpwstr>
      </vt:variant>
      <vt:variant>
        <vt:i4>1769528</vt:i4>
      </vt:variant>
      <vt:variant>
        <vt:i4>347</vt:i4>
      </vt:variant>
      <vt:variant>
        <vt:i4>0</vt:i4>
      </vt:variant>
      <vt:variant>
        <vt:i4>5</vt:i4>
      </vt:variant>
      <vt:variant>
        <vt:lpwstr/>
      </vt:variant>
      <vt:variant>
        <vt:lpwstr>_Toc358110283</vt:lpwstr>
      </vt:variant>
      <vt:variant>
        <vt:i4>1769528</vt:i4>
      </vt:variant>
      <vt:variant>
        <vt:i4>341</vt:i4>
      </vt:variant>
      <vt:variant>
        <vt:i4>0</vt:i4>
      </vt:variant>
      <vt:variant>
        <vt:i4>5</vt:i4>
      </vt:variant>
      <vt:variant>
        <vt:lpwstr/>
      </vt:variant>
      <vt:variant>
        <vt:lpwstr>_Toc358110282</vt:lpwstr>
      </vt:variant>
      <vt:variant>
        <vt:i4>1769528</vt:i4>
      </vt:variant>
      <vt:variant>
        <vt:i4>335</vt:i4>
      </vt:variant>
      <vt:variant>
        <vt:i4>0</vt:i4>
      </vt:variant>
      <vt:variant>
        <vt:i4>5</vt:i4>
      </vt:variant>
      <vt:variant>
        <vt:lpwstr/>
      </vt:variant>
      <vt:variant>
        <vt:lpwstr>_Toc358110281</vt:lpwstr>
      </vt:variant>
      <vt:variant>
        <vt:i4>1769528</vt:i4>
      </vt:variant>
      <vt:variant>
        <vt:i4>329</vt:i4>
      </vt:variant>
      <vt:variant>
        <vt:i4>0</vt:i4>
      </vt:variant>
      <vt:variant>
        <vt:i4>5</vt:i4>
      </vt:variant>
      <vt:variant>
        <vt:lpwstr/>
      </vt:variant>
      <vt:variant>
        <vt:lpwstr>_Toc358110280</vt:lpwstr>
      </vt:variant>
      <vt:variant>
        <vt:i4>1310776</vt:i4>
      </vt:variant>
      <vt:variant>
        <vt:i4>323</vt:i4>
      </vt:variant>
      <vt:variant>
        <vt:i4>0</vt:i4>
      </vt:variant>
      <vt:variant>
        <vt:i4>5</vt:i4>
      </vt:variant>
      <vt:variant>
        <vt:lpwstr/>
      </vt:variant>
      <vt:variant>
        <vt:lpwstr>_Toc358110279</vt:lpwstr>
      </vt:variant>
      <vt:variant>
        <vt:i4>1310776</vt:i4>
      </vt:variant>
      <vt:variant>
        <vt:i4>317</vt:i4>
      </vt:variant>
      <vt:variant>
        <vt:i4>0</vt:i4>
      </vt:variant>
      <vt:variant>
        <vt:i4>5</vt:i4>
      </vt:variant>
      <vt:variant>
        <vt:lpwstr/>
      </vt:variant>
      <vt:variant>
        <vt:lpwstr>_Toc358110278</vt:lpwstr>
      </vt:variant>
      <vt:variant>
        <vt:i4>1310776</vt:i4>
      </vt:variant>
      <vt:variant>
        <vt:i4>311</vt:i4>
      </vt:variant>
      <vt:variant>
        <vt:i4>0</vt:i4>
      </vt:variant>
      <vt:variant>
        <vt:i4>5</vt:i4>
      </vt:variant>
      <vt:variant>
        <vt:lpwstr/>
      </vt:variant>
      <vt:variant>
        <vt:lpwstr>_Toc358110277</vt:lpwstr>
      </vt:variant>
      <vt:variant>
        <vt:i4>1310776</vt:i4>
      </vt:variant>
      <vt:variant>
        <vt:i4>305</vt:i4>
      </vt:variant>
      <vt:variant>
        <vt:i4>0</vt:i4>
      </vt:variant>
      <vt:variant>
        <vt:i4>5</vt:i4>
      </vt:variant>
      <vt:variant>
        <vt:lpwstr/>
      </vt:variant>
      <vt:variant>
        <vt:lpwstr>_Toc358110276</vt:lpwstr>
      </vt:variant>
      <vt:variant>
        <vt:i4>1310776</vt:i4>
      </vt:variant>
      <vt:variant>
        <vt:i4>299</vt:i4>
      </vt:variant>
      <vt:variant>
        <vt:i4>0</vt:i4>
      </vt:variant>
      <vt:variant>
        <vt:i4>5</vt:i4>
      </vt:variant>
      <vt:variant>
        <vt:lpwstr/>
      </vt:variant>
      <vt:variant>
        <vt:lpwstr>_Toc358110275</vt:lpwstr>
      </vt:variant>
      <vt:variant>
        <vt:i4>1310776</vt:i4>
      </vt:variant>
      <vt:variant>
        <vt:i4>293</vt:i4>
      </vt:variant>
      <vt:variant>
        <vt:i4>0</vt:i4>
      </vt:variant>
      <vt:variant>
        <vt:i4>5</vt:i4>
      </vt:variant>
      <vt:variant>
        <vt:lpwstr/>
      </vt:variant>
      <vt:variant>
        <vt:lpwstr>_Toc358110274</vt:lpwstr>
      </vt:variant>
      <vt:variant>
        <vt:i4>1310776</vt:i4>
      </vt:variant>
      <vt:variant>
        <vt:i4>287</vt:i4>
      </vt:variant>
      <vt:variant>
        <vt:i4>0</vt:i4>
      </vt:variant>
      <vt:variant>
        <vt:i4>5</vt:i4>
      </vt:variant>
      <vt:variant>
        <vt:lpwstr/>
      </vt:variant>
      <vt:variant>
        <vt:lpwstr>_Toc358110273</vt:lpwstr>
      </vt:variant>
      <vt:variant>
        <vt:i4>1310776</vt:i4>
      </vt:variant>
      <vt:variant>
        <vt:i4>281</vt:i4>
      </vt:variant>
      <vt:variant>
        <vt:i4>0</vt:i4>
      </vt:variant>
      <vt:variant>
        <vt:i4>5</vt:i4>
      </vt:variant>
      <vt:variant>
        <vt:lpwstr/>
      </vt:variant>
      <vt:variant>
        <vt:lpwstr>_Toc358110272</vt:lpwstr>
      </vt:variant>
      <vt:variant>
        <vt:i4>1310776</vt:i4>
      </vt:variant>
      <vt:variant>
        <vt:i4>275</vt:i4>
      </vt:variant>
      <vt:variant>
        <vt:i4>0</vt:i4>
      </vt:variant>
      <vt:variant>
        <vt:i4>5</vt:i4>
      </vt:variant>
      <vt:variant>
        <vt:lpwstr/>
      </vt:variant>
      <vt:variant>
        <vt:lpwstr>_Toc358110271</vt:lpwstr>
      </vt:variant>
      <vt:variant>
        <vt:i4>1310776</vt:i4>
      </vt:variant>
      <vt:variant>
        <vt:i4>269</vt:i4>
      </vt:variant>
      <vt:variant>
        <vt:i4>0</vt:i4>
      </vt:variant>
      <vt:variant>
        <vt:i4>5</vt:i4>
      </vt:variant>
      <vt:variant>
        <vt:lpwstr/>
      </vt:variant>
      <vt:variant>
        <vt:lpwstr>_Toc358110270</vt:lpwstr>
      </vt:variant>
      <vt:variant>
        <vt:i4>1376312</vt:i4>
      </vt:variant>
      <vt:variant>
        <vt:i4>263</vt:i4>
      </vt:variant>
      <vt:variant>
        <vt:i4>0</vt:i4>
      </vt:variant>
      <vt:variant>
        <vt:i4>5</vt:i4>
      </vt:variant>
      <vt:variant>
        <vt:lpwstr/>
      </vt:variant>
      <vt:variant>
        <vt:lpwstr>_Toc358110269</vt:lpwstr>
      </vt:variant>
      <vt:variant>
        <vt:i4>1376312</vt:i4>
      </vt:variant>
      <vt:variant>
        <vt:i4>257</vt:i4>
      </vt:variant>
      <vt:variant>
        <vt:i4>0</vt:i4>
      </vt:variant>
      <vt:variant>
        <vt:i4>5</vt:i4>
      </vt:variant>
      <vt:variant>
        <vt:lpwstr/>
      </vt:variant>
      <vt:variant>
        <vt:lpwstr>_Toc358110268</vt:lpwstr>
      </vt:variant>
      <vt:variant>
        <vt:i4>1376312</vt:i4>
      </vt:variant>
      <vt:variant>
        <vt:i4>251</vt:i4>
      </vt:variant>
      <vt:variant>
        <vt:i4>0</vt:i4>
      </vt:variant>
      <vt:variant>
        <vt:i4>5</vt:i4>
      </vt:variant>
      <vt:variant>
        <vt:lpwstr/>
      </vt:variant>
      <vt:variant>
        <vt:lpwstr>_Toc358110267</vt:lpwstr>
      </vt:variant>
      <vt:variant>
        <vt:i4>1376312</vt:i4>
      </vt:variant>
      <vt:variant>
        <vt:i4>245</vt:i4>
      </vt:variant>
      <vt:variant>
        <vt:i4>0</vt:i4>
      </vt:variant>
      <vt:variant>
        <vt:i4>5</vt:i4>
      </vt:variant>
      <vt:variant>
        <vt:lpwstr/>
      </vt:variant>
      <vt:variant>
        <vt:lpwstr>_Toc358110266</vt:lpwstr>
      </vt:variant>
      <vt:variant>
        <vt:i4>1376312</vt:i4>
      </vt:variant>
      <vt:variant>
        <vt:i4>239</vt:i4>
      </vt:variant>
      <vt:variant>
        <vt:i4>0</vt:i4>
      </vt:variant>
      <vt:variant>
        <vt:i4>5</vt:i4>
      </vt:variant>
      <vt:variant>
        <vt:lpwstr/>
      </vt:variant>
      <vt:variant>
        <vt:lpwstr>_Toc358110265</vt:lpwstr>
      </vt:variant>
      <vt:variant>
        <vt:i4>1376312</vt:i4>
      </vt:variant>
      <vt:variant>
        <vt:i4>233</vt:i4>
      </vt:variant>
      <vt:variant>
        <vt:i4>0</vt:i4>
      </vt:variant>
      <vt:variant>
        <vt:i4>5</vt:i4>
      </vt:variant>
      <vt:variant>
        <vt:lpwstr/>
      </vt:variant>
      <vt:variant>
        <vt:lpwstr>_Toc358110264</vt:lpwstr>
      </vt:variant>
      <vt:variant>
        <vt:i4>1376312</vt:i4>
      </vt:variant>
      <vt:variant>
        <vt:i4>227</vt:i4>
      </vt:variant>
      <vt:variant>
        <vt:i4>0</vt:i4>
      </vt:variant>
      <vt:variant>
        <vt:i4>5</vt:i4>
      </vt:variant>
      <vt:variant>
        <vt:lpwstr/>
      </vt:variant>
      <vt:variant>
        <vt:lpwstr>_Toc358110263</vt:lpwstr>
      </vt:variant>
      <vt:variant>
        <vt:i4>1376312</vt:i4>
      </vt:variant>
      <vt:variant>
        <vt:i4>221</vt:i4>
      </vt:variant>
      <vt:variant>
        <vt:i4>0</vt:i4>
      </vt:variant>
      <vt:variant>
        <vt:i4>5</vt:i4>
      </vt:variant>
      <vt:variant>
        <vt:lpwstr/>
      </vt:variant>
      <vt:variant>
        <vt:lpwstr>_Toc358110262</vt:lpwstr>
      </vt:variant>
      <vt:variant>
        <vt:i4>1376312</vt:i4>
      </vt:variant>
      <vt:variant>
        <vt:i4>215</vt:i4>
      </vt:variant>
      <vt:variant>
        <vt:i4>0</vt:i4>
      </vt:variant>
      <vt:variant>
        <vt:i4>5</vt:i4>
      </vt:variant>
      <vt:variant>
        <vt:lpwstr/>
      </vt:variant>
      <vt:variant>
        <vt:lpwstr>_Toc358110261</vt:lpwstr>
      </vt:variant>
      <vt:variant>
        <vt:i4>1376312</vt:i4>
      </vt:variant>
      <vt:variant>
        <vt:i4>209</vt:i4>
      </vt:variant>
      <vt:variant>
        <vt:i4>0</vt:i4>
      </vt:variant>
      <vt:variant>
        <vt:i4>5</vt:i4>
      </vt:variant>
      <vt:variant>
        <vt:lpwstr/>
      </vt:variant>
      <vt:variant>
        <vt:lpwstr>_Toc358110260</vt:lpwstr>
      </vt:variant>
      <vt:variant>
        <vt:i4>1441848</vt:i4>
      </vt:variant>
      <vt:variant>
        <vt:i4>203</vt:i4>
      </vt:variant>
      <vt:variant>
        <vt:i4>0</vt:i4>
      </vt:variant>
      <vt:variant>
        <vt:i4>5</vt:i4>
      </vt:variant>
      <vt:variant>
        <vt:lpwstr/>
      </vt:variant>
      <vt:variant>
        <vt:lpwstr>_Toc358110259</vt:lpwstr>
      </vt:variant>
      <vt:variant>
        <vt:i4>1441848</vt:i4>
      </vt:variant>
      <vt:variant>
        <vt:i4>194</vt:i4>
      </vt:variant>
      <vt:variant>
        <vt:i4>0</vt:i4>
      </vt:variant>
      <vt:variant>
        <vt:i4>5</vt:i4>
      </vt:variant>
      <vt:variant>
        <vt:lpwstr/>
      </vt:variant>
      <vt:variant>
        <vt:lpwstr>_Toc358110258</vt:lpwstr>
      </vt:variant>
      <vt:variant>
        <vt:i4>1441848</vt:i4>
      </vt:variant>
      <vt:variant>
        <vt:i4>188</vt:i4>
      </vt:variant>
      <vt:variant>
        <vt:i4>0</vt:i4>
      </vt:variant>
      <vt:variant>
        <vt:i4>5</vt:i4>
      </vt:variant>
      <vt:variant>
        <vt:lpwstr/>
      </vt:variant>
      <vt:variant>
        <vt:lpwstr>_Toc358110257</vt:lpwstr>
      </vt:variant>
      <vt:variant>
        <vt:i4>1441848</vt:i4>
      </vt:variant>
      <vt:variant>
        <vt:i4>182</vt:i4>
      </vt:variant>
      <vt:variant>
        <vt:i4>0</vt:i4>
      </vt:variant>
      <vt:variant>
        <vt:i4>5</vt:i4>
      </vt:variant>
      <vt:variant>
        <vt:lpwstr/>
      </vt:variant>
      <vt:variant>
        <vt:lpwstr>_Toc358110256</vt:lpwstr>
      </vt:variant>
      <vt:variant>
        <vt:i4>1441848</vt:i4>
      </vt:variant>
      <vt:variant>
        <vt:i4>176</vt:i4>
      </vt:variant>
      <vt:variant>
        <vt:i4>0</vt:i4>
      </vt:variant>
      <vt:variant>
        <vt:i4>5</vt:i4>
      </vt:variant>
      <vt:variant>
        <vt:lpwstr/>
      </vt:variant>
      <vt:variant>
        <vt:lpwstr>_Toc358110255</vt:lpwstr>
      </vt:variant>
      <vt:variant>
        <vt:i4>1441848</vt:i4>
      </vt:variant>
      <vt:variant>
        <vt:i4>170</vt:i4>
      </vt:variant>
      <vt:variant>
        <vt:i4>0</vt:i4>
      </vt:variant>
      <vt:variant>
        <vt:i4>5</vt:i4>
      </vt:variant>
      <vt:variant>
        <vt:lpwstr/>
      </vt:variant>
      <vt:variant>
        <vt:lpwstr>_Toc358110254</vt:lpwstr>
      </vt:variant>
      <vt:variant>
        <vt:i4>1441848</vt:i4>
      </vt:variant>
      <vt:variant>
        <vt:i4>164</vt:i4>
      </vt:variant>
      <vt:variant>
        <vt:i4>0</vt:i4>
      </vt:variant>
      <vt:variant>
        <vt:i4>5</vt:i4>
      </vt:variant>
      <vt:variant>
        <vt:lpwstr/>
      </vt:variant>
      <vt:variant>
        <vt:lpwstr>_Toc358110253</vt:lpwstr>
      </vt:variant>
      <vt:variant>
        <vt:i4>1441848</vt:i4>
      </vt:variant>
      <vt:variant>
        <vt:i4>158</vt:i4>
      </vt:variant>
      <vt:variant>
        <vt:i4>0</vt:i4>
      </vt:variant>
      <vt:variant>
        <vt:i4>5</vt:i4>
      </vt:variant>
      <vt:variant>
        <vt:lpwstr/>
      </vt:variant>
      <vt:variant>
        <vt:lpwstr>_Toc358110252</vt:lpwstr>
      </vt:variant>
      <vt:variant>
        <vt:i4>1441848</vt:i4>
      </vt:variant>
      <vt:variant>
        <vt:i4>152</vt:i4>
      </vt:variant>
      <vt:variant>
        <vt:i4>0</vt:i4>
      </vt:variant>
      <vt:variant>
        <vt:i4>5</vt:i4>
      </vt:variant>
      <vt:variant>
        <vt:lpwstr/>
      </vt:variant>
      <vt:variant>
        <vt:lpwstr>_Toc358110251</vt:lpwstr>
      </vt:variant>
      <vt:variant>
        <vt:i4>1441848</vt:i4>
      </vt:variant>
      <vt:variant>
        <vt:i4>146</vt:i4>
      </vt:variant>
      <vt:variant>
        <vt:i4>0</vt:i4>
      </vt:variant>
      <vt:variant>
        <vt:i4>5</vt:i4>
      </vt:variant>
      <vt:variant>
        <vt:lpwstr/>
      </vt:variant>
      <vt:variant>
        <vt:lpwstr>_Toc358110250</vt:lpwstr>
      </vt:variant>
      <vt:variant>
        <vt:i4>1507384</vt:i4>
      </vt:variant>
      <vt:variant>
        <vt:i4>140</vt:i4>
      </vt:variant>
      <vt:variant>
        <vt:i4>0</vt:i4>
      </vt:variant>
      <vt:variant>
        <vt:i4>5</vt:i4>
      </vt:variant>
      <vt:variant>
        <vt:lpwstr/>
      </vt:variant>
      <vt:variant>
        <vt:lpwstr>_Toc358110249</vt:lpwstr>
      </vt:variant>
      <vt:variant>
        <vt:i4>1507384</vt:i4>
      </vt:variant>
      <vt:variant>
        <vt:i4>134</vt:i4>
      </vt:variant>
      <vt:variant>
        <vt:i4>0</vt:i4>
      </vt:variant>
      <vt:variant>
        <vt:i4>5</vt:i4>
      </vt:variant>
      <vt:variant>
        <vt:lpwstr/>
      </vt:variant>
      <vt:variant>
        <vt:lpwstr>_Toc358110248</vt:lpwstr>
      </vt:variant>
      <vt:variant>
        <vt:i4>1507384</vt:i4>
      </vt:variant>
      <vt:variant>
        <vt:i4>128</vt:i4>
      </vt:variant>
      <vt:variant>
        <vt:i4>0</vt:i4>
      </vt:variant>
      <vt:variant>
        <vt:i4>5</vt:i4>
      </vt:variant>
      <vt:variant>
        <vt:lpwstr/>
      </vt:variant>
      <vt:variant>
        <vt:lpwstr>_Toc358110247</vt:lpwstr>
      </vt:variant>
      <vt:variant>
        <vt:i4>1507384</vt:i4>
      </vt:variant>
      <vt:variant>
        <vt:i4>122</vt:i4>
      </vt:variant>
      <vt:variant>
        <vt:i4>0</vt:i4>
      </vt:variant>
      <vt:variant>
        <vt:i4>5</vt:i4>
      </vt:variant>
      <vt:variant>
        <vt:lpwstr/>
      </vt:variant>
      <vt:variant>
        <vt:lpwstr>_Toc358110246</vt:lpwstr>
      </vt:variant>
      <vt:variant>
        <vt:i4>1507384</vt:i4>
      </vt:variant>
      <vt:variant>
        <vt:i4>116</vt:i4>
      </vt:variant>
      <vt:variant>
        <vt:i4>0</vt:i4>
      </vt:variant>
      <vt:variant>
        <vt:i4>5</vt:i4>
      </vt:variant>
      <vt:variant>
        <vt:lpwstr/>
      </vt:variant>
      <vt:variant>
        <vt:lpwstr>_Toc358110245</vt:lpwstr>
      </vt:variant>
      <vt:variant>
        <vt:i4>1507384</vt:i4>
      </vt:variant>
      <vt:variant>
        <vt:i4>110</vt:i4>
      </vt:variant>
      <vt:variant>
        <vt:i4>0</vt:i4>
      </vt:variant>
      <vt:variant>
        <vt:i4>5</vt:i4>
      </vt:variant>
      <vt:variant>
        <vt:lpwstr/>
      </vt:variant>
      <vt:variant>
        <vt:lpwstr>_Toc358110244</vt:lpwstr>
      </vt:variant>
      <vt:variant>
        <vt:i4>1507384</vt:i4>
      </vt:variant>
      <vt:variant>
        <vt:i4>104</vt:i4>
      </vt:variant>
      <vt:variant>
        <vt:i4>0</vt:i4>
      </vt:variant>
      <vt:variant>
        <vt:i4>5</vt:i4>
      </vt:variant>
      <vt:variant>
        <vt:lpwstr/>
      </vt:variant>
      <vt:variant>
        <vt:lpwstr>_Toc358110243</vt:lpwstr>
      </vt:variant>
      <vt:variant>
        <vt:i4>1507384</vt:i4>
      </vt:variant>
      <vt:variant>
        <vt:i4>98</vt:i4>
      </vt:variant>
      <vt:variant>
        <vt:i4>0</vt:i4>
      </vt:variant>
      <vt:variant>
        <vt:i4>5</vt:i4>
      </vt:variant>
      <vt:variant>
        <vt:lpwstr/>
      </vt:variant>
      <vt:variant>
        <vt:lpwstr>_Toc358110242</vt:lpwstr>
      </vt:variant>
      <vt:variant>
        <vt:i4>1507384</vt:i4>
      </vt:variant>
      <vt:variant>
        <vt:i4>92</vt:i4>
      </vt:variant>
      <vt:variant>
        <vt:i4>0</vt:i4>
      </vt:variant>
      <vt:variant>
        <vt:i4>5</vt:i4>
      </vt:variant>
      <vt:variant>
        <vt:lpwstr/>
      </vt:variant>
      <vt:variant>
        <vt:lpwstr>_Toc358110241</vt:lpwstr>
      </vt:variant>
      <vt:variant>
        <vt:i4>1507384</vt:i4>
      </vt:variant>
      <vt:variant>
        <vt:i4>86</vt:i4>
      </vt:variant>
      <vt:variant>
        <vt:i4>0</vt:i4>
      </vt:variant>
      <vt:variant>
        <vt:i4>5</vt:i4>
      </vt:variant>
      <vt:variant>
        <vt:lpwstr/>
      </vt:variant>
      <vt:variant>
        <vt:lpwstr>_Toc358110240</vt:lpwstr>
      </vt:variant>
      <vt:variant>
        <vt:i4>1048632</vt:i4>
      </vt:variant>
      <vt:variant>
        <vt:i4>80</vt:i4>
      </vt:variant>
      <vt:variant>
        <vt:i4>0</vt:i4>
      </vt:variant>
      <vt:variant>
        <vt:i4>5</vt:i4>
      </vt:variant>
      <vt:variant>
        <vt:lpwstr/>
      </vt:variant>
      <vt:variant>
        <vt:lpwstr>_Toc358110239</vt:lpwstr>
      </vt:variant>
      <vt:variant>
        <vt:i4>1048632</vt:i4>
      </vt:variant>
      <vt:variant>
        <vt:i4>74</vt:i4>
      </vt:variant>
      <vt:variant>
        <vt:i4>0</vt:i4>
      </vt:variant>
      <vt:variant>
        <vt:i4>5</vt:i4>
      </vt:variant>
      <vt:variant>
        <vt:lpwstr/>
      </vt:variant>
      <vt:variant>
        <vt:lpwstr>_Toc358110238</vt:lpwstr>
      </vt:variant>
      <vt:variant>
        <vt:i4>1048632</vt:i4>
      </vt:variant>
      <vt:variant>
        <vt:i4>68</vt:i4>
      </vt:variant>
      <vt:variant>
        <vt:i4>0</vt:i4>
      </vt:variant>
      <vt:variant>
        <vt:i4>5</vt:i4>
      </vt:variant>
      <vt:variant>
        <vt:lpwstr/>
      </vt:variant>
      <vt:variant>
        <vt:lpwstr>_Toc358110237</vt:lpwstr>
      </vt:variant>
      <vt:variant>
        <vt:i4>1048632</vt:i4>
      </vt:variant>
      <vt:variant>
        <vt:i4>62</vt:i4>
      </vt:variant>
      <vt:variant>
        <vt:i4>0</vt:i4>
      </vt:variant>
      <vt:variant>
        <vt:i4>5</vt:i4>
      </vt:variant>
      <vt:variant>
        <vt:lpwstr/>
      </vt:variant>
      <vt:variant>
        <vt:lpwstr>_Toc358110236</vt:lpwstr>
      </vt:variant>
      <vt:variant>
        <vt:i4>1048632</vt:i4>
      </vt:variant>
      <vt:variant>
        <vt:i4>56</vt:i4>
      </vt:variant>
      <vt:variant>
        <vt:i4>0</vt:i4>
      </vt:variant>
      <vt:variant>
        <vt:i4>5</vt:i4>
      </vt:variant>
      <vt:variant>
        <vt:lpwstr/>
      </vt:variant>
      <vt:variant>
        <vt:lpwstr>_Toc358110235</vt:lpwstr>
      </vt:variant>
      <vt:variant>
        <vt:i4>1048632</vt:i4>
      </vt:variant>
      <vt:variant>
        <vt:i4>50</vt:i4>
      </vt:variant>
      <vt:variant>
        <vt:i4>0</vt:i4>
      </vt:variant>
      <vt:variant>
        <vt:i4>5</vt:i4>
      </vt:variant>
      <vt:variant>
        <vt:lpwstr/>
      </vt:variant>
      <vt:variant>
        <vt:lpwstr>_Toc358110234</vt:lpwstr>
      </vt:variant>
      <vt:variant>
        <vt:i4>1048632</vt:i4>
      </vt:variant>
      <vt:variant>
        <vt:i4>44</vt:i4>
      </vt:variant>
      <vt:variant>
        <vt:i4>0</vt:i4>
      </vt:variant>
      <vt:variant>
        <vt:i4>5</vt:i4>
      </vt:variant>
      <vt:variant>
        <vt:lpwstr/>
      </vt:variant>
      <vt:variant>
        <vt:lpwstr>_Toc358110233</vt:lpwstr>
      </vt:variant>
      <vt:variant>
        <vt:i4>1048632</vt:i4>
      </vt:variant>
      <vt:variant>
        <vt:i4>38</vt:i4>
      </vt:variant>
      <vt:variant>
        <vt:i4>0</vt:i4>
      </vt:variant>
      <vt:variant>
        <vt:i4>5</vt:i4>
      </vt:variant>
      <vt:variant>
        <vt:lpwstr/>
      </vt:variant>
      <vt:variant>
        <vt:lpwstr>_Toc358110232</vt:lpwstr>
      </vt:variant>
      <vt:variant>
        <vt:i4>1048632</vt:i4>
      </vt:variant>
      <vt:variant>
        <vt:i4>32</vt:i4>
      </vt:variant>
      <vt:variant>
        <vt:i4>0</vt:i4>
      </vt:variant>
      <vt:variant>
        <vt:i4>5</vt:i4>
      </vt:variant>
      <vt:variant>
        <vt:lpwstr/>
      </vt:variant>
      <vt:variant>
        <vt:lpwstr>_Toc358110231</vt:lpwstr>
      </vt:variant>
      <vt:variant>
        <vt:i4>1048632</vt:i4>
      </vt:variant>
      <vt:variant>
        <vt:i4>26</vt:i4>
      </vt:variant>
      <vt:variant>
        <vt:i4>0</vt:i4>
      </vt:variant>
      <vt:variant>
        <vt:i4>5</vt:i4>
      </vt:variant>
      <vt:variant>
        <vt:lpwstr/>
      </vt:variant>
      <vt:variant>
        <vt:lpwstr>_Toc358110230</vt:lpwstr>
      </vt:variant>
      <vt:variant>
        <vt:i4>1114168</vt:i4>
      </vt:variant>
      <vt:variant>
        <vt:i4>20</vt:i4>
      </vt:variant>
      <vt:variant>
        <vt:i4>0</vt:i4>
      </vt:variant>
      <vt:variant>
        <vt:i4>5</vt:i4>
      </vt:variant>
      <vt:variant>
        <vt:lpwstr/>
      </vt:variant>
      <vt:variant>
        <vt:lpwstr>_Toc358110229</vt:lpwstr>
      </vt:variant>
      <vt:variant>
        <vt:i4>1114168</vt:i4>
      </vt:variant>
      <vt:variant>
        <vt:i4>14</vt:i4>
      </vt:variant>
      <vt:variant>
        <vt:i4>0</vt:i4>
      </vt:variant>
      <vt:variant>
        <vt:i4>5</vt:i4>
      </vt:variant>
      <vt:variant>
        <vt:lpwstr/>
      </vt:variant>
      <vt:variant>
        <vt:lpwstr>_Toc358110228</vt:lpwstr>
      </vt:variant>
      <vt:variant>
        <vt:i4>1114168</vt:i4>
      </vt:variant>
      <vt:variant>
        <vt:i4>8</vt:i4>
      </vt:variant>
      <vt:variant>
        <vt:i4>0</vt:i4>
      </vt:variant>
      <vt:variant>
        <vt:i4>5</vt:i4>
      </vt:variant>
      <vt:variant>
        <vt:lpwstr/>
      </vt:variant>
      <vt:variant>
        <vt:lpwstr>_Toc358110227</vt:lpwstr>
      </vt:variant>
      <vt:variant>
        <vt:i4>1114168</vt:i4>
      </vt:variant>
      <vt:variant>
        <vt:i4>2</vt:i4>
      </vt:variant>
      <vt:variant>
        <vt:i4>0</vt:i4>
      </vt:variant>
      <vt:variant>
        <vt:i4>5</vt:i4>
      </vt:variant>
      <vt:variant>
        <vt:lpwstr/>
      </vt:variant>
      <vt:variant>
        <vt:lpwstr>_Toc358110226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Guide</dc:title>
  <dc:creator>yennamani</dc:creator>
  <cp:lastModifiedBy>heather fujioka</cp:lastModifiedBy>
  <cp:revision>3</cp:revision>
  <cp:lastPrinted>2013-06-03T15:59:00Z</cp:lastPrinted>
  <dcterms:created xsi:type="dcterms:W3CDTF">2013-06-28T21:19:00Z</dcterms:created>
  <dcterms:modified xsi:type="dcterms:W3CDTF">2013-06-28T21:26:00Z</dcterms:modified>
</cp:coreProperties>
</file>